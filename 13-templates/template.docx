
<file path=[Content_Types].xml><?xml version="1.0" encoding="utf-8"?>
<Types xmlns="http://schemas.openxmlformats.org/package/2006/content-types">
  <Default Extension="xml" ContentType="application/xml"/>
  <Default Extension="png" ContentType="image/png"/>
  <Default Extension="jp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41D516" w14:textId="7CF4AD38" w:rsidR="00340300" w:rsidRPr="00B2187B" w:rsidRDefault="00741982" w:rsidP="00B2187B">
      <w:pPr>
        <w:spacing w:line="240" w:lineRule="auto"/>
        <w:ind w:firstLine="0"/>
        <w:jc w:val="center"/>
      </w:pPr>
      <w:r>
        <w:rPr>
          <w:noProof/>
          <w:lang w:val="en-US"/>
        </w:rPr>
        <w:drawing>
          <wp:anchor distT="0" distB="0" distL="114300" distR="114300" simplePos="0" relativeHeight="251662336" behindDoc="1" locked="0" layoutInCell="1" allowOverlap="1" wp14:anchorId="43907AE4" wp14:editId="5803699A">
            <wp:simplePos x="0" y="0"/>
            <wp:positionH relativeFrom="column">
              <wp:posOffset>-1099305</wp:posOffset>
            </wp:positionH>
            <wp:positionV relativeFrom="paragraph">
              <wp:posOffset>294005</wp:posOffset>
            </wp:positionV>
            <wp:extent cx="7613866" cy="8629328"/>
            <wp:effectExtent l="0" t="0" r="635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a_padrao_ufpr_imprensa.jpg"/>
                    <pic:cNvPicPr/>
                  </pic:nvPicPr>
                  <pic:blipFill>
                    <a:blip r:embed="rId9">
                      <a:extLst>
                        <a:ext uri="{28A0092B-C50C-407E-A947-70E740481C1C}">
                          <a14:useLocalDpi xmlns:a14="http://schemas.microsoft.com/office/drawing/2010/main" val="0"/>
                        </a:ext>
                      </a:extLst>
                    </a:blip>
                    <a:stretch>
                      <a:fillRect/>
                    </a:stretch>
                  </pic:blipFill>
                  <pic:spPr>
                    <a:xfrm>
                      <a:off x="0" y="0"/>
                      <a:ext cx="7623502" cy="8640249"/>
                    </a:xfrm>
                    <a:prstGeom prst="rect">
                      <a:avLst/>
                    </a:prstGeom>
                  </pic:spPr>
                </pic:pic>
              </a:graphicData>
            </a:graphic>
            <wp14:sizeRelH relativeFrom="page">
              <wp14:pctWidth>0</wp14:pctWidth>
            </wp14:sizeRelH>
            <wp14:sizeRelV relativeFrom="page">
              <wp14:pctHeight>0</wp14:pctHeight>
            </wp14:sizeRelV>
          </wp:anchor>
        </w:drawing>
      </w:r>
      <w:r w:rsidR="00340300" w:rsidRPr="00B57D84">
        <w:rPr>
          <w:b/>
        </w:rPr>
        <w:t>UNIVE</w:t>
      </w:r>
      <w:r w:rsidR="00724F9D">
        <w:rPr>
          <w:b/>
        </w:rPr>
        <w:t>RSIDADE FEDERAL DO PARANÁ</w:t>
      </w:r>
    </w:p>
    <w:p w14:paraId="16988842" w14:textId="2B266A4A" w:rsidR="00340300" w:rsidRPr="00B57D84" w:rsidRDefault="00340300" w:rsidP="00340300">
      <w:pPr>
        <w:spacing w:line="240" w:lineRule="auto"/>
        <w:ind w:firstLine="0"/>
        <w:jc w:val="center"/>
        <w:rPr>
          <w:b/>
        </w:rPr>
      </w:pPr>
      <w:r w:rsidRPr="00B57D84">
        <w:rPr>
          <w:b/>
        </w:rPr>
        <w:t>PROGRAMA DE PÓS-GRADUAÇÃO EM DESENVOLVIMENTO ECONÔMICO</w:t>
      </w:r>
    </w:p>
    <w:p w14:paraId="74B00897" w14:textId="0D4E14CC" w:rsidR="00340300" w:rsidRPr="00B57D84" w:rsidRDefault="00340300" w:rsidP="00340300">
      <w:pPr>
        <w:spacing w:line="240" w:lineRule="auto"/>
        <w:ind w:firstLine="0"/>
        <w:jc w:val="center"/>
        <w:rPr>
          <w:b/>
        </w:rPr>
      </w:pPr>
      <w:r w:rsidRPr="00B57D84">
        <w:rPr>
          <w:b/>
        </w:rPr>
        <w:t>MESTRADO PROFISSIONAL EM DESENVOLVIMENTO ECONÔMICO</w:t>
      </w:r>
    </w:p>
    <w:p w14:paraId="20468709" w14:textId="58A7E077" w:rsidR="00340300" w:rsidRDefault="00340300" w:rsidP="00340300">
      <w:pPr>
        <w:spacing w:after="200" w:line="240" w:lineRule="auto"/>
        <w:ind w:firstLine="0"/>
        <w:jc w:val="center"/>
        <w:rPr>
          <w:rStyle w:val="Emphasis"/>
          <w:sz w:val="24"/>
          <w:szCs w:val="24"/>
        </w:rPr>
      </w:pPr>
    </w:p>
    <w:p w14:paraId="51A63A40" w14:textId="77777777" w:rsidR="00B2187B" w:rsidRDefault="00B2187B" w:rsidP="00340300">
      <w:pPr>
        <w:spacing w:after="200" w:line="240" w:lineRule="auto"/>
        <w:ind w:firstLine="0"/>
        <w:jc w:val="center"/>
        <w:rPr>
          <w:rStyle w:val="Emphasis"/>
          <w:sz w:val="24"/>
          <w:szCs w:val="24"/>
        </w:rPr>
      </w:pPr>
    </w:p>
    <w:p w14:paraId="71157B4B" w14:textId="77777777" w:rsidR="00B2187B" w:rsidRDefault="00B2187B" w:rsidP="00340300">
      <w:pPr>
        <w:spacing w:after="200" w:line="240" w:lineRule="auto"/>
        <w:ind w:firstLine="0"/>
        <w:jc w:val="center"/>
        <w:rPr>
          <w:rStyle w:val="Emphasis"/>
          <w:sz w:val="24"/>
          <w:szCs w:val="24"/>
        </w:rPr>
      </w:pPr>
    </w:p>
    <w:p w14:paraId="760E7073" w14:textId="77777777" w:rsidR="00B2187B" w:rsidRPr="00B57D84" w:rsidRDefault="00B2187B" w:rsidP="00340300">
      <w:pPr>
        <w:spacing w:after="200" w:line="240" w:lineRule="auto"/>
        <w:ind w:firstLine="0"/>
        <w:jc w:val="center"/>
        <w:rPr>
          <w:rStyle w:val="Emphasis"/>
          <w:sz w:val="24"/>
          <w:szCs w:val="24"/>
        </w:rPr>
      </w:pPr>
    </w:p>
    <w:p w14:paraId="4CB7399D" w14:textId="77777777" w:rsidR="00340300" w:rsidRPr="00B57D84" w:rsidRDefault="00340300" w:rsidP="00340300">
      <w:pPr>
        <w:spacing w:after="200" w:line="240" w:lineRule="auto"/>
        <w:ind w:firstLine="0"/>
        <w:jc w:val="center"/>
        <w:rPr>
          <w:rStyle w:val="Emphasis"/>
          <w:sz w:val="24"/>
          <w:szCs w:val="24"/>
        </w:rPr>
      </w:pPr>
    </w:p>
    <w:p w14:paraId="2C2A119B" w14:textId="726AA9CB" w:rsidR="00340300" w:rsidRPr="00B57D84" w:rsidRDefault="00340300" w:rsidP="00340300">
      <w:pPr>
        <w:spacing w:after="200" w:line="240" w:lineRule="auto"/>
        <w:ind w:firstLine="0"/>
        <w:jc w:val="center"/>
        <w:rPr>
          <w:rStyle w:val="Emphasis"/>
          <w:sz w:val="24"/>
          <w:szCs w:val="24"/>
        </w:rPr>
      </w:pPr>
    </w:p>
    <w:p w14:paraId="64F22B6B" w14:textId="77777777" w:rsidR="00340300" w:rsidRPr="00B57D84" w:rsidRDefault="00340300" w:rsidP="00340300">
      <w:pPr>
        <w:spacing w:after="200" w:line="240" w:lineRule="auto"/>
        <w:ind w:firstLine="0"/>
        <w:jc w:val="center"/>
        <w:rPr>
          <w:rStyle w:val="Emphasis"/>
          <w:sz w:val="24"/>
          <w:szCs w:val="24"/>
        </w:rPr>
      </w:pPr>
    </w:p>
    <w:p w14:paraId="397885FB" w14:textId="77777777" w:rsidR="00340300" w:rsidRPr="00B57D84" w:rsidRDefault="00340300" w:rsidP="00340300">
      <w:pPr>
        <w:ind w:firstLine="0"/>
        <w:jc w:val="center"/>
        <w:rPr>
          <w:rStyle w:val="Emphasis"/>
          <w:sz w:val="24"/>
          <w:szCs w:val="24"/>
        </w:rPr>
      </w:pPr>
      <w:r w:rsidRPr="00B57D84">
        <w:rPr>
          <w:rStyle w:val="Emphasis"/>
          <w:sz w:val="24"/>
          <w:szCs w:val="24"/>
        </w:rPr>
        <w:t>JACKSON DA SILVA TORRES</w:t>
      </w:r>
    </w:p>
    <w:p w14:paraId="5FB8CD6A" w14:textId="77777777" w:rsidR="00340300" w:rsidRPr="00B57D84" w:rsidRDefault="00340300" w:rsidP="00340300">
      <w:pPr>
        <w:spacing w:after="200" w:line="240" w:lineRule="auto"/>
        <w:ind w:firstLine="0"/>
        <w:jc w:val="center"/>
        <w:rPr>
          <w:rStyle w:val="Emphasis"/>
          <w:sz w:val="24"/>
          <w:szCs w:val="24"/>
        </w:rPr>
      </w:pPr>
    </w:p>
    <w:p w14:paraId="4FAD568A" w14:textId="77777777" w:rsidR="00340300" w:rsidRPr="00B57D84" w:rsidRDefault="00340300" w:rsidP="00340300">
      <w:pPr>
        <w:spacing w:after="200" w:line="240" w:lineRule="auto"/>
        <w:ind w:firstLine="0"/>
        <w:jc w:val="center"/>
        <w:rPr>
          <w:rStyle w:val="Emphasis"/>
          <w:sz w:val="24"/>
          <w:szCs w:val="24"/>
        </w:rPr>
      </w:pPr>
    </w:p>
    <w:p w14:paraId="47DDCFB6" w14:textId="77777777" w:rsidR="00340300" w:rsidRPr="00B57D84" w:rsidRDefault="00340300" w:rsidP="00340300">
      <w:pPr>
        <w:spacing w:after="200" w:line="240" w:lineRule="auto"/>
        <w:ind w:firstLine="0"/>
        <w:jc w:val="center"/>
        <w:rPr>
          <w:rStyle w:val="Emphasis"/>
          <w:sz w:val="24"/>
          <w:szCs w:val="24"/>
        </w:rPr>
      </w:pPr>
    </w:p>
    <w:p w14:paraId="23766252" w14:textId="77777777" w:rsidR="00340300" w:rsidRPr="00B57D84" w:rsidRDefault="00340300" w:rsidP="00340300">
      <w:pPr>
        <w:spacing w:after="200" w:line="240" w:lineRule="auto"/>
        <w:ind w:firstLine="0"/>
        <w:jc w:val="center"/>
        <w:rPr>
          <w:rStyle w:val="Emphasis"/>
          <w:sz w:val="24"/>
          <w:szCs w:val="24"/>
        </w:rPr>
      </w:pPr>
    </w:p>
    <w:p w14:paraId="0FA6982B" w14:textId="77777777" w:rsidR="00340300" w:rsidRPr="00B57D84" w:rsidRDefault="00340300" w:rsidP="00340300">
      <w:pPr>
        <w:spacing w:after="200" w:line="240" w:lineRule="auto"/>
        <w:ind w:firstLine="0"/>
        <w:jc w:val="center"/>
        <w:rPr>
          <w:rStyle w:val="Emphasis"/>
          <w:sz w:val="24"/>
          <w:szCs w:val="24"/>
        </w:rPr>
      </w:pPr>
    </w:p>
    <w:p w14:paraId="05285BD4" w14:textId="77777777" w:rsidR="00340300" w:rsidRPr="00B57D84" w:rsidRDefault="00340300" w:rsidP="00340300">
      <w:pPr>
        <w:spacing w:after="200" w:line="240" w:lineRule="auto"/>
        <w:ind w:firstLine="0"/>
        <w:jc w:val="center"/>
        <w:rPr>
          <w:rStyle w:val="Emphasis"/>
          <w:sz w:val="24"/>
          <w:szCs w:val="24"/>
        </w:rPr>
      </w:pPr>
    </w:p>
    <w:p w14:paraId="78577BF3" w14:textId="6614EFCA" w:rsidR="00340300" w:rsidRPr="004939C9" w:rsidRDefault="00340300" w:rsidP="00547CA4">
      <w:pPr>
        <w:ind w:firstLine="0"/>
        <w:jc w:val="center"/>
        <w:rPr>
          <w:rStyle w:val="Emphasis"/>
          <w:b/>
          <w:sz w:val="24"/>
          <w:szCs w:val="24"/>
        </w:rPr>
      </w:pPr>
      <w:r w:rsidRPr="004939C9">
        <w:rPr>
          <w:rStyle w:val="Emphasis"/>
          <w:b/>
          <w:sz w:val="24"/>
          <w:szCs w:val="24"/>
        </w:rPr>
        <w:t>OS ASPECTOS ECONÔMICOS DO PROCESSO DE INOVAÇÃO BIOTECNOLÓGICA NA PRODUÇÃO DE BIOPOLÍMEROS</w:t>
      </w:r>
      <w:r w:rsidR="00547CA4" w:rsidRPr="004939C9">
        <w:rPr>
          <w:rStyle w:val="Emphasis"/>
          <w:b/>
          <w:sz w:val="24"/>
          <w:szCs w:val="24"/>
        </w:rPr>
        <w:t xml:space="preserve"> </w:t>
      </w:r>
      <w:r w:rsidR="00444937">
        <w:rPr>
          <w:rStyle w:val="Emphasis"/>
          <w:b/>
          <w:sz w:val="24"/>
          <w:szCs w:val="24"/>
        </w:rPr>
        <w:br/>
      </w:r>
      <w:r w:rsidR="004939C9">
        <w:rPr>
          <w:rStyle w:val="Emphasis"/>
          <w:b/>
          <w:sz w:val="24"/>
          <w:szCs w:val="24"/>
        </w:rPr>
        <w:t>MICROBIANOS</w:t>
      </w:r>
      <w:r w:rsidR="00A01D1F">
        <w:rPr>
          <w:rStyle w:val="Emphasis"/>
          <w:b/>
          <w:sz w:val="24"/>
          <w:szCs w:val="24"/>
        </w:rPr>
        <w:t xml:space="preserve"> PLÁSTICOS</w:t>
      </w:r>
    </w:p>
    <w:p w14:paraId="104340CB" w14:textId="77777777" w:rsidR="00547CA4" w:rsidRPr="00B57D84" w:rsidRDefault="00547CA4" w:rsidP="00444937">
      <w:pPr>
        <w:spacing w:after="200" w:line="240" w:lineRule="auto"/>
        <w:ind w:firstLine="0"/>
        <w:rPr>
          <w:rStyle w:val="Emphasis"/>
          <w:sz w:val="24"/>
          <w:szCs w:val="24"/>
        </w:rPr>
      </w:pPr>
    </w:p>
    <w:p w14:paraId="283C41A5" w14:textId="77777777" w:rsidR="00340300" w:rsidRPr="00B57D84" w:rsidRDefault="00340300" w:rsidP="00340300">
      <w:pPr>
        <w:spacing w:after="200" w:line="240" w:lineRule="auto"/>
        <w:ind w:firstLine="0"/>
        <w:jc w:val="center"/>
        <w:rPr>
          <w:rStyle w:val="Emphasis"/>
          <w:sz w:val="24"/>
          <w:szCs w:val="24"/>
        </w:rPr>
      </w:pPr>
    </w:p>
    <w:p w14:paraId="2AAF11D6" w14:textId="77777777" w:rsidR="00340300" w:rsidRPr="00B57D84" w:rsidRDefault="00340300" w:rsidP="00340300">
      <w:pPr>
        <w:spacing w:after="200" w:line="240" w:lineRule="auto"/>
        <w:ind w:firstLine="0"/>
        <w:jc w:val="center"/>
        <w:rPr>
          <w:rStyle w:val="Emphasis"/>
          <w:sz w:val="24"/>
          <w:szCs w:val="24"/>
        </w:rPr>
      </w:pPr>
    </w:p>
    <w:p w14:paraId="194C0FBE" w14:textId="77777777" w:rsidR="00340300" w:rsidRPr="00B57D84" w:rsidRDefault="00340300" w:rsidP="00340300">
      <w:pPr>
        <w:spacing w:after="200" w:line="240" w:lineRule="auto"/>
        <w:ind w:firstLine="0"/>
        <w:jc w:val="center"/>
        <w:rPr>
          <w:rStyle w:val="Emphasis"/>
          <w:sz w:val="24"/>
          <w:szCs w:val="24"/>
        </w:rPr>
      </w:pPr>
    </w:p>
    <w:p w14:paraId="1604AD10" w14:textId="77777777" w:rsidR="00340300" w:rsidRPr="00B57D84" w:rsidRDefault="00340300" w:rsidP="00340300">
      <w:pPr>
        <w:spacing w:after="200" w:line="240" w:lineRule="auto"/>
        <w:ind w:firstLine="0"/>
        <w:jc w:val="center"/>
        <w:rPr>
          <w:rStyle w:val="Emphasis"/>
          <w:sz w:val="24"/>
          <w:szCs w:val="24"/>
        </w:rPr>
      </w:pPr>
    </w:p>
    <w:p w14:paraId="01802697" w14:textId="77777777" w:rsidR="00340300" w:rsidRPr="00B57D84" w:rsidRDefault="00340300" w:rsidP="006A1EF5">
      <w:pPr>
        <w:spacing w:after="200" w:line="240" w:lineRule="auto"/>
        <w:ind w:firstLine="0"/>
        <w:rPr>
          <w:rStyle w:val="Emphasis"/>
          <w:sz w:val="24"/>
          <w:szCs w:val="24"/>
        </w:rPr>
      </w:pPr>
    </w:p>
    <w:p w14:paraId="2C550DCD" w14:textId="77777777" w:rsidR="00340300" w:rsidRPr="00B57D84" w:rsidRDefault="00340300" w:rsidP="00340300">
      <w:pPr>
        <w:spacing w:after="200" w:line="240" w:lineRule="auto"/>
        <w:ind w:firstLine="0"/>
        <w:jc w:val="center"/>
        <w:rPr>
          <w:rStyle w:val="Emphasis"/>
          <w:sz w:val="24"/>
          <w:szCs w:val="24"/>
        </w:rPr>
      </w:pPr>
    </w:p>
    <w:p w14:paraId="55FF4BFC" w14:textId="77777777" w:rsidR="00340300" w:rsidRPr="00B57D84" w:rsidRDefault="00340300" w:rsidP="00340300">
      <w:pPr>
        <w:spacing w:after="200" w:line="240" w:lineRule="auto"/>
        <w:ind w:firstLine="0"/>
        <w:jc w:val="center"/>
        <w:rPr>
          <w:rStyle w:val="Emphasis"/>
          <w:sz w:val="24"/>
          <w:szCs w:val="24"/>
        </w:rPr>
      </w:pPr>
    </w:p>
    <w:p w14:paraId="3E12F813" w14:textId="77777777" w:rsidR="00340300" w:rsidRPr="00B57D84" w:rsidRDefault="00340300" w:rsidP="006A1EF5">
      <w:pPr>
        <w:spacing w:after="0"/>
        <w:ind w:firstLine="0"/>
        <w:jc w:val="center"/>
        <w:rPr>
          <w:rStyle w:val="Emphasis"/>
          <w:sz w:val="24"/>
          <w:szCs w:val="24"/>
        </w:rPr>
      </w:pPr>
      <w:r w:rsidRPr="00B57D84">
        <w:rPr>
          <w:rStyle w:val="Emphasis"/>
          <w:sz w:val="24"/>
          <w:szCs w:val="24"/>
        </w:rPr>
        <w:t>CURITIBA – PR</w:t>
      </w:r>
    </w:p>
    <w:p w14:paraId="78C3B3E3" w14:textId="6840672C" w:rsidR="00340300" w:rsidRPr="00B57D84" w:rsidRDefault="00340300" w:rsidP="006A1EF5">
      <w:pPr>
        <w:spacing w:after="0"/>
        <w:ind w:firstLine="0"/>
        <w:jc w:val="center"/>
        <w:rPr>
          <w:rStyle w:val="Emphasis"/>
        </w:rPr>
      </w:pPr>
      <w:r w:rsidRPr="00B57D84">
        <w:rPr>
          <w:rStyle w:val="Emphasis"/>
          <w:sz w:val="24"/>
          <w:szCs w:val="24"/>
        </w:rPr>
        <w:t>20</w:t>
      </w:r>
      <w:r w:rsidR="00B2187B">
        <w:rPr>
          <w:rStyle w:val="Emphasis"/>
          <w:sz w:val="24"/>
          <w:szCs w:val="24"/>
        </w:rPr>
        <w:t>20</w:t>
      </w:r>
    </w:p>
    <w:p w14:paraId="30CE925D" w14:textId="77777777" w:rsidR="00340300" w:rsidRPr="00B57D84" w:rsidRDefault="00340300" w:rsidP="00340300">
      <w:pPr>
        <w:spacing w:line="240" w:lineRule="auto"/>
        <w:ind w:firstLine="0"/>
        <w:jc w:val="center"/>
        <w:rPr>
          <w:rStyle w:val="Emphasis"/>
          <w:sz w:val="24"/>
          <w:szCs w:val="24"/>
        </w:rPr>
      </w:pPr>
      <w:r w:rsidRPr="00B57D84">
        <w:rPr>
          <w:noProof/>
          <w:color w:val="000000" w:themeColor="text1"/>
          <w:lang w:val="en-US"/>
        </w:rPr>
        <w:lastRenderedPageBreak/>
        <w:drawing>
          <wp:inline distT="0" distB="0" distL="0" distR="0" wp14:anchorId="4BA97001" wp14:editId="3E3AC4F5">
            <wp:extent cx="1373798" cy="89758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01.jpg"/>
                    <pic:cNvPicPr/>
                  </pic:nvPicPr>
                  <pic:blipFill rotWithShape="1">
                    <a:blip r:embed="rId10">
                      <a:extLst>
                        <a:ext uri="{BEBA8EAE-BF5A-486C-A8C5-ECC9F3942E4B}">
                          <a14:imgProps xmlns:a14="http://schemas.microsoft.com/office/drawing/2010/main">
                            <a14:imgLayer r:embed="rId11">
                              <a14:imgEffect>
                                <a14:brightnessContrast bright="100000"/>
                              </a14:imgEffect>
                            </a14:imgLayer>
                          </a14:imgProps>
                        </a:ext>
                        <a:ext uri="{28A0092B-C50C-407E-A947-70E740481C1C}">
                          <a14:useLocalDpi xmlns:a14="http://schemas.microsoft.com/office/drawing/2010/main" val="0"/>
                        </a:ext>
                      </a:extLst>
                    </a:blip>
                    <a:srcRect/>
                    <a:stretch/>
                  </pic:blipFill>
                  <pic:spPr>
                    <a:xfrm>
                      <a:off x="0" y="0"/>
                      <a:ext cx="1374613" cy="898112"/>
                    </a:xfrm>
                    <a:prstGeom prst="rect">
                      <a:avLst/>
                    </a:prstGeom>
                  </pic:spPr>
                </pic:pic>
              </a:graphicData>
            </a:graphic>
          </wp:inline>
        </w:drawing>
      </w:r>
    </w:p>
    <w:p w14:paraId="7FD1D1BF" w14:textId="77777777" w:rsidR="00340300" w:rsidRPr="00B57D84" w:rsidRDefault="00340300" w:rsidP="00340300">
      <w:pPr>
        <w:spacing w:after="0" w:line="240" w:lineRule="auto"/>
        <w:ind w:firstLine="0"/>
        <w:jc w:val="center"/>
        <w:rPr>
          <w:rStyle w:val="Emphasis"/>
          <w:sz w:val="24"/>
          <w:szCs w:val="24"/>
        </w:rPr>
      </w:pPr>
    </w:p>
    <w:p w14:paraId="2F689608" w14:textId="77777777" w:rsidR="00340300" w:rsidRPr="00B57D84" w:rsidRDefault="00340300" w:rsidP="00340300">
      <w:pPr>
        <w:spacing w:line="240" w:lineRule="auto"/>
        <w:ind w:firstLine="0"/>
        <w:jc w:val="center"/>
        <w:rPr>
          <w:b/>
        </w:rPr>
      </w:pPr>
    </w:p>
    <w:p w14:paraId="5A507E4E" w14:textId="77777777" w:rsidR="00340300" w:rsidRPr="00B57D84" w:rsidRDefault="00340300" w:rsidP="00340300">
      <w:pPr>
        <w:spacing w:line="240" w:lineRule="auto"/>
        <w:ind w:firstLine="0"/>
        <w:jc w:val="center"/>
        <w:rPr>
          <w:b/>
        </w:rPr>
      </w:pPr>
    </w:p>
    <w:p w14:paraId="5D0A6886" w14:textId="77777777" w:rsidR="00340300" w:rsidRPr="00B57D84" w:rsidRDefault="00340300" w:rsidP="00340300">
      <w:pPr>
        <w:spacing w:line="240" w:lineRule="auto"/>
        <w:ind w:firstLine="0"/>
        <w:jc w:val="center"/>
        <w:rPr>
          <w:b/>
        </w:rPr>
      </w:pPr>
    </w:p>
    <w:p w14:paraId="7358D5FC" w14:textId="77777777" w:rsidR="00340300" w:rsidRPr="00B57D84" w:rsidRDefault="00340300" w:rsidP="00340300">
      <w:pPr>
        <w:spacing w:after="200" w:line="240" w:lineRule="auto"/>
        <w:ind w:firstLine="0"/>
        <w:jc w:val="center"/>
        <w:rPr>
          <w:rStyle w:val="Emphasis"/>
          <w:sz w:val="24"/>
          <w:szCs w:val="24"/>
        </w:rPr>
      </w:pPr>
    </w:p>
    <w:p w14:paraId="321627AC" w14:textId="77777777" w:rsidR="00340300" w:rsidRPr="00B57D84" w:rsidRDefault="00340300" w:rsidP="00340300">
      <w:pPr>
        <w:spacing w:after="200" w:line="240" w:lineRule="auto"/>
        <w:ind w:firstLine="0"/>
        <w:jc w:val="center"/>
        <w:rPr>
          <w:rStyle w:val="Emphasis"/>
          <w:sz w:val="24"/>
          <w:szCs w:val="24"/>
        </w:rPr>
      </w:pPr>
    </w:p>
    <w:p w14:paraId="16FCC688" w14:textId="77777777" w:rsidR="00340300" w:rsidRPr="00B57D84" w:rsidRDefault="00340300" w:rsidP="00340300">
      <w:pPr>
        <w:spacing w:after="200" w:line="240" w:lineRule="auto"/>
        <w:ind w:firstLine="0"/>
        <w:jc w:val="center"/>
        <w:rPr>
          <w:rStyle w:val="Emphasis"/>
          <w:sz w:val="24"/>
          <w:szCs w:val="24"/>
        </w:rPr>
      </w:pPr>
    </w:p>
    <w:p w14:paraId="7A590919" w14:textId="77777777" w:rsidR="00340300" w:rsidRPr="00B57D84" w:rsidRDefault="00340300" w:rsidP="00340300">
      <w:pPr>
        <w:spacing w:after="200" w:line="240" w:lineRule="auto"/>
        <w:ind w:firstLine="0"/>
        <w:jc w:val="center"/>
        <w:rPr>
          <w:rStyle w:val="Emphasis"/>
          <w:sz w:val="24"/>
          <w:szCs w:val="24"/>
        </w:rPr>
      </w:pPr>
    </w:p>
    <w:p w14:paraId="44BEFF0A" w14:textId="77777777" w:rsidR="00340300" w:rsidRPr="00B57D84" w:rsidRDefault="00340300" w:rsidP="00340300">
      <w:pPr>
        <w:ind w:firstLine="0"/>
        <w:jc w:val="center"/>
        <w:rPr>
          <w:rStyle w:val="Emphasis"/>
          <w:sz w:val="24"/>
          <w:szCs w:val="24"/>
        </w:rPr>
      </w:pPr>
      <w:r w:rsidRPr="00B57D84">
        <w:rPr>
          <w:rStyle w:val="Emphasis"/>
          <w:sz w:val="24"/>
          <w:szCs w:val="24"/>
        </w:rPr>
        <w:t>JACKSON DA SILVA TORRES</w:t>
      </w:r>
    </w:p>
    <w:p w14:paraId="07894BAD" w14:textId="77777777" w:rsidR="00340300" w:rsidRPr="00B57D84" w:rsidRDefault="00340300" w:rsidP="00340300">
      <w:pPr>
        <w:spacing w:after="200" w:line="240" w:lineRule="auto"/>
        <w:ind w:firstLine="0"/>
        <w:jc w:val="center"/>
        <w:rPr>
          <w:rStyle w:val="Emphasis"/>
          <w:sz w:val="24"/>
          <w:szCs w:val="24"/>
        </w:rPr>
      </w:pPr>
    </w:p>
    <w:p w14:paraId="3928E5FE" w14:textId="77777777" w:rsidR="00340300" w:rsidRPr="00B57D84" w:rsidRDefault="00340300" w:rsidP="00340300">
      <w:pPr>
        <w:spacing w:after="200" w:line="240" w:lineRule="auto"/>
        <w:ind w:firstLine="0"/>
        <w:jc w:val="center"/>
        <w:rPr>
          <w:rStyle w:val="Emphasis"/>
          <w:sz w:val="24"/>
          <w:szCs w:val="24"/>
        </w:rPr>
      </w:pPr>
    </w:p>
    <w:p w14:paraId="710C1950" w14:textId="77777777" w:rsidR="00340300" w:rsidRPr="00B57D84" w:rsidRDefault="00340300" w:rsidP="00340300">
      <w:pPr>
        <w:spacing w:after="200" w:line="240" w:lineRule="auto"/>
        <w:ind w:firstLine="0"/>
        <w:jc w:val="center"/>
        <w:rPr>
          <w:rStyle w:val="Emphasis"/>
          <w:sz w:val="24"/>
          <w:szCs w:val="24"/>
        </w:rPr>
      </w:pPr>
    </w:p>
    <w:p w14:paraId="7833FC4F" w14:textId="77777777" w:rsidR="00340300" w:rsidRPr="00B57D84" w:rsidRDefault="00340300" w:rsidP="00340300">
      <w:pPr>
        <w:spacing w:after="200" w:line="240" w:lineRule="auto"/>
        <w:ind w:firstLine="0"/>
        <w:jc w:val="center"/>
        <w:rPr>
          <w:rStyle w:val="Emphasis"/>
          <w:sz w:val="24"/>
          <w:szCs w:val="24"/>
        </w:rPr>
      </w:pPr>
    </w:p>
    <w:p w14:paraId="7D63526A" w14:textId="77777777" w:rsidR="00340300" w:rsidRPr="00B57D84" w:rsidRDefault="00340300" w:rsidP="00340300">
      <w:pPr>
        <w:spacing w:after="200" w:line="240" w:lineRule="auto"/>
        <w:ind w:firstLine="0"/>
        <w:jc w:val="center"/>
        <w:rPr>
          <w:rStyle w:val="Emphasis"/>
          <w:sz w:val="24"/>
          <w:szCs w:val="24"/>
        </w:rPr>
      </w:pPr>
    </w:p>
    <w:p w14:paraId="665DA61D" w14:textId="77777777" w:rsidR="00340300" w:rsidRPr="00B57D84" w:rsidRDefault="00340300" w:rsidP="00340300">
      <w:pPr>
        <w:spacing w:after="200" w:line="240" w:lineRule="auto"/>
        <w:ind w:firstLine="0"/>
        <w:jc w:val="center"/>
        <w:rPr>
          <w:rStyle w:val="Emphasis"/>
          <w:sz w:val="24"/>
          <w:szCs w:val="24"/>
        </w:rPr>
      </w:pPr>
    </w:p>
    <w:p w14:paraId="4CF43E1A" w14:textId="77777777" w:rsidR="00444937" w:rsidRPr="004939C9" w:rsidRDefault="00444937" w:rsidP="00444937">
      <w:pPr>
        <w:ind w:firstLine="0"/>
        <w:jc w:val="center"/>
        <w:rPr>
          <w:rStyle w:val="Emphasis"/>
          <w:b/>
          <w:sz w:val="24"/>
          <w:szCs w:val="24"/>
        </w:rPr>
      </w:pPr>
      <w:r w:rsidRPr="004939C9">
        <w:rPr>
          <w:rStyle w:val="Emphasis"/>
          <w:b/>
          <w:sz w:val="24"/>
          <w:szCs w:val="24"/>
        </w:rPr>
        <w:t xml:space="preserve">OS ASPECTOS ECONÔMICOS DO PROCESSO DE INOVAÇÃO BIOTECNOLÓGICA NA PRODUÇÃO DE BIOPOLÍMEROS </w:t>
      </w:r>
      <w:r>
        <w:rPr>
          <w:rStyle w:val="Emphasis"/>
          <w:b/>
          <w:sz w:val="24"/>
          <w:szCs w:val="24"/>
        </w:rPr>
        <w:br/>
        <w:t>MICROBIANOS PLÁSTICOS</w:t>
      </w:r>
    </w:p>
    <w:p w14:paraId="170CADCA" w14:textId="77777777" w:rsidR="00340300" w:rsidRPr="00B57D84" w:rsidRDefault="00340300" w:rsidP="004939C9">
      <w:pPr>
        <w:spacing w:after="200" w:line="240" w:lineRule="auto"/>
        <w:ind w:firstLine="0"/>
        <w:rPr>
          <w:rStyle w:val="Emphasis"/>
          <w:sz w:val="24"/>
          <w:szCs w:val="24"/>
        </w:rPr>
      </w:pPr>
    </w:p>
    <w:p w14:paraId="0636CDD4" w14:textId="3FCBFE11" w:rsidR="00340300" w:rsidRPr="00B57D84" w:rsidRDefault="00340300" w:rsidP="00340300">
      <w:pPr>
        <w:spacing w:line="240" w:lineRule="auto"/>
        <w:ind w:left="4536" w:firstLine="0"/>
        <w:rPr>
          <w:sz w:val="22"/>
          <w:szCs w:val="22"/>
        </w:rPr>
      </w:pPr>
      <w:r w:rsidRPr="00B57D84">
        <w:rPr>
          <w:sz w:val="22"/>
          <w:szCs w:val="22"/>
        </w:rPr>
        <w:t xml:space="preserve">Dissertação de conclusão de curso de </w:t>
      </w:r>
      <w:r w:rsidR="00FD3961">
        <w:rPr>
          <w:sz w:val="22"/>
          <w:szCs w:val="22"/>
        </w:rPr>
        <w:t>M</w:t>
      </w:r>
      <w:r w:rsidRPr="00B57D84">
        <w:rPr>
          <w:sz w:val="22"/>
          <w:szCs w:val="22"/>
        </w:rPr>
        <w:t xml:space="preserve">estrado </w:t>
      </w:r>
      <w:r w:rsidR="00FD3961">
        <w:rPr>
          <w:sz w:val="22"/>
          <w:szCs w:val="22"/>
        </w:rPr>
        <w:t>P</w:t>
      </w:r>
      <w:r w:rsidRPr="00B57D84">
        <w:rPr>
          <w:sz w:val="22"/>
          <w:szCs w:val="22"/>
        </w:rPr>
        <w:t xml:space="preserve">rofissional em </w:t>
      </w:r>
      <w:r w:rsidR="00FD3961">
        <w:rPr>
          <w:sz w:val="22"/>
          <w:szCs w:val="22"/>
        </w:rPr>
        <w:t>D</w:t>
      </w:r>
      <w:r w:rsidRPr="00B57D84">
        <w:rPr>
          <w:sz w:val="22"/>
          <w:szCs w:val="22"/>
        </w:rPr>
        <w:t xml:space="preserve">esenvolvimento </w:t>
      </w:r>
      <w:r w:rsidR="00FD3961">
        <w:rPr>
          <w:sz w:val="22"/>
          <w:szCs w:val="22"/>
        </w:rPr>
        <w:t>E</w:t>
      </w:r>
      <w:r w:rsidRPr="00B57D84">
        <w:rPr>
          <w:sz w:val="22"/>
          <w:szCs w:val="22"/>
        </w:rPr>
        <w:t xml:space="preserve">conômico apresentada ao </w:t>
      </w:r>
      <w:r w:rsidR="00FD3961">
        <w:rPr>
          <w:sz w:val="22"/>
          <w:szCs w:val="22"/>
        </w:rPr>
        <w:t>P</w:t>
      </w:r>
      <w:r w:rsidRPr="00B57D84">
        <w:rPr>
          <w:sz w:val="22"/>
          <w:szCs w:val="22"/>
        </w:rPr>
        <w:t xml:space="preserve">rograma de </w:t>
      </w:r>
      <w:r w:rsidR="00FD3961">
        <w:rPr>
          <w:sz w:val="22"/>
          <w:szCs w:val="22"/>
        </w:rPr>
        <w:t>P</w:t>
      </w:r>
      <w:r w:rsidRPr="00B57D84">
        <w:rPr>
          <w:sz w:val="22"/>
          <w:szCs w:val="22"/>
        </w:rPr>
        <w:t xml:space="preserve">ós-graduação em </w:t>
      </w:r>
      <w:r w:rsidR="00FD3961">
        <w:rPr>
          <w:sz w:val="22"/>
          <w:szCs w:val="22"/>
        </w:rPr>
        <w:t>D</w:t>
      </w:r>
      <w:r w:rsidRPr="00B57D84">
        <w:rPr>
          <w:sz w:val="22"/>
          <w:szCs w:val="22"/>
        </w:rPr>
        <w:t xml:space="preserve">esenvolvimento </w:t>
      </w:r>
      <w:r w:rsidR="00FD3961">
        <w:rPr>
          <w:sz w:val="22"/>
          <w:szCs w:val="22"/>
        </w:rPr>
        <w:t>E</w:t>
      </w:r>
      <w:r w:rsidRPr="00B57D84">
        <w:rPr>
          <w:sz w:val="22"/>
          <w:szCs w:val="22"/>
        </w:rPr>
        <w:t xml:space="preserve">conômico, como parte dos requisitos para a obtenção do título de </w:t>
      </w:r>
      <w:r w:rsidR="00FD3961">
        <w:rPr>
          <w:sz w:val="22"/>
          <w:szCs w:val="22"/>
        </w:rPr>
        <w:t>M</w:t>
      </w:r>
      <w:r w:rsidRPr="00B57D84">
        <w:rPr>
          <w:sz w:val="22"/>
          <w:szCs w:val="22"/>
        </w:rPr>
        <w:t xml:space="preserve">estre </w:t>
      </w:r>
      <w:r w:rsidR="00FD3961">
        <w:rPr>
          <w:sz w:val="22"/>
          <w:szCs w:val="22"/>
        </w:rPr>
        <w:t>P</w:t>
      </w:r>
      <w:r w:rsidRPr="00B57D84">
        <w:rPr>
          <w:sz w:val="22"/>
          <w:szCs w:val="22"/>
        </w:rPr>
        <w:t xml:space="preserve">rofissional em </w:t>
      </w:r>
      <w:r w:rsidR="00FD3961">
        <w:rPr>
          <w:sz w:val="22"/>
          <w:szCs w:val="22"/>
        </w:rPr>
        <w:t>D</w:t>
      </w:r>
      <w:r w:rsidRPr="00B57D84">
        <w:rPr>
          <w:sz w:val="22"/>
          <w:szCs w:val="22"/>
        </w:rPr>
        <w:t xml:space="preserve">esenvolvimento </w:t>
      </w:r>
      <w:r w:rsidR="00FD3961">
        <w:rPr>
          <w:sz w:val="22"/>
          <w:szCs w:val="22"/>
        </w:rPr>
        <w:t>E</w:t>
      </w:r>
      <w:r w:rsidRPr="00B57D84">
        <w:rPr>
          <w:sz w:val="22"/>
          <w:szCs w:val="22"/>
        </w:rPr>
        <w:t>conômico.</w:t>
      </w:r>
    </w:p>
    <w:p w14:paraId="7F82E9B2" w14:textId="77777777" w:rsidR="00340300" w:rsidRPr="00B57D84" w:rsidRDefault="00340300" w:rsidP="006A1EF5">
      <w:pPr>
        <w:spacing w:after="200" w:line="240" w:lineRule="auto"/>
        <w:ind w:left="4536" w:firstLine="0"/>
        <w:rPr>
          <w:sz w:val="20"/>
          <w:szCs w:val="20"/>
        </w:rPr>
      </w:pPr>
    </w:p>
    <w:p w14:paraId="5C4C4DE5" w14:textId="77777777" w:rsidR="00340300" w:rsidRPr="00B57D84" w:rsidRDefault="00340300" w:rsidP="00340300">
      <w:pPr>
        <w:spacing w:line="240" w:lineRule="auto"/>
        <w:ind w:left="4536" w:firstLine="0"/>
        <w:rPr>
          <w:sz w:val="22"/>
          <w:szCs w:val="22"/>
        </w:rPr>
      </w:pPr>
      <w:r w:rsidRPr="00B57D84">
        <w:rPr>
          <w:sz w:val="22"/>
          <w:szCs w:val="22"/>
        </w:rPr>
        <w:t>Orientador: Prof. Dr. José Wladimir Freitas da Fonseca</w:t>
      </w:r>
    </w:p>
    <w:p w14:paraId="76552A52" w14:textId="77777777" w:rsidR="00340300" w:rsidRPr="00B57D84" w:rsidRDefault="00340300" w:rsidP="00340300">
      <w:pPr>
        <w:spacing w:after="200" w:line="240" w:lineRule="auto"/>
        <w:ind w:firstLine="0"/>
        <w:rPr>
          <w:rStyle w:val="Emphasis"/>
          <w:sz w:val="24"/>
          <w:szCs w:val="24"/>
        </w:rPr>
      </w:pPr>
    </w:p>
    <w:p w14:paraId="535A7E1F" w14:textId="77777777" w:rsidR="00340300" w:rsidRPr="00B57D84" w:rsidRDefault="00340300" w:rsidP="006A1EF5">
      <w:pPr>
        <w:spacing w:after="0"/>
        <w:ind w:firstLine="0"/>
        <w:jc w:val="center"/>
        <w:rPr>
          <w:rStyle w:val="Emphasis"/>
          <w:sz w:val="24"/>
          <w:szCs w:val="24"/>
        </w:rPr>
      </w:pPr>
      <w:r w:rsidRPr="00B57D84">
        <w:rPr>
          <w:rStyle w:val="Emphasis"/>
          <w:sz w:val="24"/>
          <w:szCs w:val="24"/>
        </w:rPr>
        <w:t>CURITIBA – PR</w:t>
      </w:r>
    </w:p>
    <w:p w14:paraId="51A54088" w14:textId="408AA2B0" w:rsidR="00340300" w:rsidRPr="00B57D84" w:rsidRDefault="00340300" w:rsidP="006A1EF5">
      <w:pPr>
        <w:spacing w:after="0"/>
        <w:ind w:firstLine="0"/>
        <w:jc w:val="center"/>
        <w:rPr>
          <w:rStyle w:val="Emphasis"/>
          <w:sz w:val="24"/>
          <w:szCs w:val="24"/>
        </w:rPr>
      </w:pPr>
      <w:r w:rsidRPr="00B57D84">
        <w:rPr>
          <w:rStyle w:val="Emphasis"/>
          <w:sz w:val="24"/>
          <w:szCs w:val="24"/>
        </w:rPr>
        <w:t>20</w:t>
      </w:r>
      <w:r w:rsidR="00EC4A83">
        <w:rPr>
          <w:rStyle w:val="Emphasis"/>
          <w:sz w:val="24"/>
          <w:szCs w:val="24"/>
        </w:rPr>
        <w:t>20</w:t>
      </w:r>
      <w:r w:rsidRPr="00B57D84">
        <w:rPr>
          <w:rStyle w:val="Emphasis"/>
          <w:sz w:val="24"/>
          <w:szCs w:val="24"/>
        </w:rPr>
        <w:br w:type="page"/>
      </w:r>
    </w:p>
    <w:p w14:paraId="43749824" w14:textId="77777777" w:rsidR="00340300" w:rsidRPr="00B57D84" w:rsidRDefault="00340300" w:rsidP="00340300">
      <w:pPr>
        <w:spacing w:after="0"/>
        <w:ind w:firstLine="0"/>
        <w:jc w:val="center"/>
        <w:rPr>
          <w:rStyle w:val="Emphasis"/>
          <w:sz w:val="24"/>
          <w:szCs w:val="24"/>
        </w:rPr>
      </w:pPr>
      <w:r w:rsidRPr="00B57D84">
        <w:rPr>
          <w:rStyle w:val="Emphasis"/>
          <w:sz w:val="24"/>
          <w:szCs w:val="24"/>
        </w:rPr>
        <w:lastRenderedPageBreak/>
        <w:t>JACKSON DA SILVA TORRES</w:t>
      </w:r>
    </w:p>
    <w:p w14:paraId="6AFD715F" w14:textId="77777777" w:rsidR="00340300" w:rsidRPr="00B57D84" w:rsidRDefault="00340300" w:rsidP="00340300">
      <w:pPr>
        <w:spacing w:after="0"/>
        <w:ind w:firstLine="0"/>
        <w:jc w:val="center"/>
        <w:rPr>
          <w:rStyle w:val="Emphasis"/>
          <w:sz w:val="24"/>
          <w:szCs w:val="24"/>
        </w:rPr>
      </w:pPr>
    </w:p>
    <w:p w14:paraId="17F3309E" w14:textId="01F3CBA8" w:rsidR="00340300" w:rsidRPr="00B57D84" w:rsidRDefault="00340300" w:rsidP="00340300">
      <w:pPr>
        <w:spacing w:after="0" w:line="276" w:lineRule="auto"/>
        <w:ind w:firstLine="720"/>
        <w:rPr>
          <w:b/>
        </w:rPr>
      </w:pPr>
      <w:r w:rsidRPr="00B57D84">
        <w:t xml:space="preserve">Este documento corresponde a versão final da dissertação de conclusão de curso apresentada ao </w:t>
      </w:r>
      <w:r w:rsidR="00602345">
        <w:t>P</w:t>
      </w:r>
      <w:r w:rsidRPr="00B57D84">
        <w:t xml:space="preserve">rograma de </w:t>
      </w:r>
      <w:r w:rsidR="00602345">
        <w:t>P</w:t>
      </w:r>
      <w:r w:rsidRPr="00B57D84">
        <w:t xml:space="preserve">ós-graduação em </w:t>
      </w:r>
      <w:r w:rsidR="00602345">
        <w:t>D</w:t>
      </w:r>
      <w:r w:rsidRPr="00B57D84">
        <w:t xml:space="preserve">esenvolvimento </w:t>
      </w:r>
      <w:r w:rsidR="00602345">
        <w:t>E</w:t>
      </w:r>
      <w:r w:rsidRPr="00B57D84">
        <w:t xml:space="preserve">conômico como parte dos requisitos para a obtenção do título de </w:t>
      </w:r>
      <w:r w:rsidR="004939C9">
        <w:t>m</w:t>
      </w:r>
      <w:r w:rsidRPr="00B57D84">
        <w:t xml:space="preserve">estre </w:t>
      </w:r>
      <w:r w:rsidR="004939C9">
        <w:t>p</w:t>
      </w:r>
      <w:r w:rsidRPr="00B57D84">
        <w:t xml:space="preserve">rofissional </w:t>
      </w:r>
      <w:r w:rsidR="00FD3961">
        <w:t>em D</w:t>
      </w:r>
      <w:r w:rsidRPr="00B57D84">
        <w:t xml:space="preserve">esenvolvimento </w:t>
      </w:r>
      <w:r w:rsidR="00FD3961">
        <w:t>E</w:t>
      </w:r>
      <w:r w:rsidRPr="00B57D84">
        <w:t xml:space="preserve">conômico, intitulada: </w:t>
      </w:r>
    </w:p>
    <w:p w14:paraId="679CCE79" w14:textId="77777777" w:rsidR="00340300" w:rsidRPr="00B57D84" w:rsidRDefault="00340300" w:rsidP="00340300">
      <w:pPr>
        <w:spacing w:after="0" w:line="276" w:lineRule="auto"/>
        <w:ind w:firstLine="720"/>
        <w:rPr>
          <w:b/>
        </w:rPr>
      </w:pPr>
    </w:p>
    <w:p w14:paraId="05A9F730" w14:textId="77777777" w:rsidR="00340300" w:rsidRPr="00B57D84" w:rsidRDefault="00340300" w:rsidP="00340300">
      <w:pPr>
        <w:spacing w:after="0" w:line="240" w:lineRule="auto"/>
        <w:ind w:firstLine="720"/>
      </w:pPr>
    </w:p>
    <w:p w14:paraId="647CB03F" w14:textId="77777777" w:rsidR="00340300" w:rsidRPr="00B57D84" w:rsidRDefault="00340300" w:rsidP="00340300">
      <w:pPr>
        <w:spacing w:after="0" w:line="240" w:lineRule="auto"/>
        <w:ind w:firstLine="720"/>
      </w:pPr>
    </w:p>
    <w:p w14:paraId="1E82497D" w14:textId="77777777" w:rsidR="00340300" w:rsidRPr="00B57D84" w:rsidRDefault="00340300" w:rsidP="00340300">
      <w:pPr>
        <w:spacing w:after="0" w:line="240" w:lineRule="auto"/>
        <w:ind w:firstLine="0"/>
        <w:jc w:val="left"/>
      </w:pPr>
      <w:r w:rsidRPr="00B57D84">
        <w:t xml:space="preserve">Aprovada </w:t>
      </w:r>
      <w:proofErr w:type="gramStart"/>
      <w:r w:rsidRPr="00B57D84">
        <w:t>em:_</w:t>
      </w:r>
      <w:proofErr w:type="gramEnd"/>
      <w:r w:rsidRPr="00B57D84">
        <w:t>___/____/_______</w:t>
      </w:r>
    </w:p>
    <w:p w14:paraId="074A09C5" w14:textId="77777777" w:rsidR="00340300" w:rsidRPr="00B57D84" w:rsidRDefault="00340300" w:rsidP="00340300">
      <w:pPr>
        <w:spacing w:after="0" w:line="240" w:lineRule="auto"/>
        <w:ind w:firstLine="0"/>
        <w:jc w:val="left"/>
      </w:pPr>
    </w:p>
    <w:p w14:paraId="3E657760" w14:textId="77777777" w:rsidR="00340300" w:rsidRPr="00B57D84" w:rsidRDefault="00340300" w:rsidP="00340300">
      <w:pPr>
        <w:spacing w:after="0" w:line="240" w:lineRule="auto"/>
        <w:ind w:firstLine="0"/>
        <w:jc w:val="left"/>
      </w:pPr>
    </w:p>
    <w:p w14:paraId="55A1692D" w14:textId="77777777" w:rsidR="00340300" w:rsidRPr="00B57D84" w:rsidRDefault="00340300" w:rsidP="00340300">
      <w:pPr>
        <w:spacing w:after="0" w:line="240" w:lineRule="auto"/>
        <w:ind w:firstLine="0"/>
        <w:jc w:val="left"/>
      </w:pPr>
    </w:p>
    <w:p w14:paraId="2C4CD23E" w14:textId="77777777" w:rsidR="00340300" w:rsidRPr="00B57D84" w:rsidRDefault="00340300" w:rsidP="00340300">
      <w:pPr>
        <w:spacing w:after="0" w:line="240" w:lineRule="auto"/>
        <w:ind w:firstLine="0"/>
        <w:jc w:val="center"/>
        <w:rPr>
          <w:b/>
        </w:rPr>
      </w:pPr>
      <w:r w:rsidRPr="00B57D84">
        <w:rPr>
          <w:b/>
        </w:rPr>
        <w:t>BANCA EXAMINADORA</w:t>
      </w:r>
    </w:p>
    <w:p w14:paraId="1A2A67C5" w14:textId="77777777" w:rsidR="00340300" w:rsidRPr="00B57D84" w:rsidRDefault="00340300" w:rsidP="00340300">
      <w:pPr>
        <w:spacing w:after="0" w:line="240" w:lineRule="auto"/>
        <w:ind w:firstLine="0"/>
        <w:jc w:val="left"/>
      </w:pPr>
    </w:p>
    <w:p w14:paraId="67DBC2D6" w14:textId="77777777" w:rsidR="00340300" w:rsidRPr="00B57D84" w:rsidRDefault="00340300" w:rsidP="00340300">
      <w:pPr>
        <w:spacing w:after="0" w:line="240" w:lineRule="auto"/>
        <w:ind w:firstLine="0"/>
        <w:jc w:val="left"/>
      </w:pPr>
    </w:p>
    <w:p w14:paraId="74CE7683" w14:textId="77777777" w:rsidR="00340300" w:rsidRPr="00B57D84" w:rsidRDefault="00340300" w:rsidP="00340300">
      <w:pPr>
        <w:spacing w:after="0" w:line="240" w:lineRule="auto"/>
        <w:ind w:firstLine="0"/>
        <w:jc w:val="left"/>
      </w:pPr>
    </w:p>
    <w:p w14:paraId="2FA57993" w14:textId="77777777" w:rsidR="00340300" w:rsidRPr="00B57D84" w:rsidRDefault="00340300" w:rsidP="00340300">
      <w:pPr>
        <w:spacing w:after="0" w:line="240" w:lineRule="auto"/>
        <w:ind w:firstLine="0"/>
        <w:jc w:val="center"/>
      </w:pPr>
      <w:r w:rsidRPr="00B57D84">
        <w:t>____________________________________________________</w:t>
      </w:r>
    </w:p>
    <w:p w14:paraId="7A35CB26" w14:textId="77777777" w:rsidR="00340300" w:rsidRPr="00B57D84" w:rsidRDefault="00340300" w:rsidP="00340300">
      <w:pPr>
        <w:spacing w:after="0" w:line="240" w:lineRule="auto"/>
        <w:ind w:firstLine="0"/>
        <w:jc w:val="center"/>
      </w:pPr>
    </w:p>
    <w:p w14:paraId="7CBF6D55" w14:textId="77777777" w:rsidR="00340300" w:rsidRPr="00B57D84" w:rsidRDefault="00340300" w:rsidP="00340300">
      <w:pPr>
        <w:spacing w:after="0" w:line="240" w:lineRule="auto"/>
        <w:ind w:firstLine="0"/>
        <w:jc w:val="center"/>
      </w:pPr>
    </w:p>
    <w:p w14:paraId="56D251E2" w14:textId="77777777" w:rsidR="00340300" w:rsidRPr="00B57D84" w:rsidRDefault="00340300" w:rsidP="00340300">
      <w:pPr>
        <w:spacing w:after="0" w:line="240" w:lineRule="auto"/>
        <w:ind w:firstLine="0"/>
        <w:jc w:val="center"/>
      </w:pPr>
    </w:p>
    <w:p w14:paraId="5D9C3C9E" w14:textId="77777777" w:rsidR="00340300" w:rsidRPr="00B57D84" w:rsidRDefault="00340300" w:rsidP="00340300">
      <w:pPr>
        <w:spacing w:after="0" w:line="240" w:lineRule="auto"/>
        <w:ind w:firstLine="0"/>
        <w:jc w:val="center"/>
      </w:pPr>
    </w:p>
    <w:p w14:paraId="4DCE5A5B" w14:textId="77777777" w:rsidR="00340300" w:rsidRPr="00B57D84" w:rsidRDefault="00340300" w:rsidP="00340300">
      <w:pPr>
        <w:spacing w:after="0" w:line="240" w:lineRule="auto"/>
        <w:ind w:firstLine="0"/>
        <w:jc w:val="center"/>
      </w:pPr>
      <w:r w:rsidRPr="00B57D84">
        <w:t>____________________________________________________</w:t>
      </w:r>
    </w:p>
    <w:p w14:paraId="006D308D" w14:textId="77777777" w:rsidR="00340300" w:rsidRPr="00B57D84" w:rsidRDefault="00340300" w:rsidP="00340300">
      <w:pPr>
        <w:spacing w:after="0" w:line="240" w:lineRule="auto"/>
        <w:ind w:firstLine="0"/>
        <w:jc w:val="center"/>
      </w:pPr>
    </w:p>
    <w:p w14:paraId="77EC3C61" w14:textId="77777777" w:rsidR="00340300" w:rsidRPr="00B57D84" w:rsidRDefault="00340300" w:rsidP="00340300">
      <w:pPr>
        <w:spacing w:after="0"/>
        <w:ind w:firstLine="0"/>
        <w:jc w:val="center"/>
        <w:rPr>
          <w:rStyle w:val="Emphasis"/>
          <w:sz w:val="24"/>
          <w:szCs w:val="24"/>
        </w:rPr>
      </w:pPr>
    </w:p>
    <w:p w14:paraId="3CD5470E" w14:textId="77777777" w:rsidR="00340300" w:rsidRPr="00B57D84" w:rsidRDefault="00340300" w:rsidP="00340300">
      <w:pPr>
        <w:spacing w:after="0"/>
        <w:ind w:firstLine="0"/>
        <w:jc w:val="center"/>
        <w:rPr>
          <w:rStyle w:val="Emphasis"/>
          <w:sz w:val="24"/>
          <w:szCs w:val="24"/>
        </w:rPr>
      </w:pPr>
    </w:p>
    <w:p w14:paraId="5D13C62A" w14:textId="77777777" w:rsidR="00340300" w:rsidRPr="00B57D84" w:rsidRDefault="00340300" w:rsidP="00340300">
      <w:pPr>
        <w:spacing w:after="0" w:line="240" w:lineRule="auto"/>
        <w:ind w:firstLine="0"/>
        <w:jc w:val="center"/>
      </w:pPr>
      <w:r w:rsidRPr="00B57D84">
        <w:t>____________________________________________________</w:t>
      </w:r>
    </w:p>
    <w:p w14:paraId="5AA6308B" w14:textId="77777777" w:rsidR="00340300" w:rsidRPr="00B57D84" w:rsidRDefault="00340300" w:rsidP="00340300">
      <w:pPr>
        <w:spacing w:after="0"/>
        <w:ind w:firstLine="0"/>
        <w:jc w:val="center"/>
      </w:pPr>
    </w:p>
    <w:p w14:paraId="34A124EE" w14:textId="77777777" w:rsidR="00340300" w:rsidRPr="00B57D84" w:rsidRDefault="00340300" w:rsidP="00340300">
      <w:pPr>
        <w:spacing w:after="0"/>
        <w:ind w:firstLine="0"/>
        <w:jc w:val="center"/>
      </w:pPr>
    </w:p>
    <w:p w14:paraId="25128F89" w14:textId="77777777" w:rsidR="00340300" w:rsidRPr="00B57D84" w:rsidRDefault="00340300" w:rsidP="00340300">
      <w:pPr>
        <w:spacing w:after="0"/>
        <w:ind w:firstLine="0"/>
        <w:jc w:val="center"/>
      </w:pPr>
    </w:p>
    <w:p w14:paraId="541942C6" w14:textId="77777777" w:rsidR="00340300" w:rsidRPr="00B57D84" w:rsidRDefault="00340300" w:rsidP="00340300">
      <w:pPr>
        <w:spacing w:after="0"/>
        <w:ind w:firstLine="0"/>
        <w:jc w:val="center"/>
        <w:rPr>
          <w:rStyle w:val="Emphasis"/>
          <w:sz w:val="24"/>
          <w:szCs w:val="24"/>
        </w:rPr>
      </w:pPr>
    </w:p>
    <w:p w14:paraId="6823951F" w14:textId="77777777" w:rsidR="00340300" w:rsidRPr="00B57D84" w:rsidRDefault="00340300" w:rsidP="00340300">
      <w:pPr>
        <w:spacing w:after="0"/>
        <w:ind w:firstLine="0"/>
        <w:jc w:val="center"/>
        <w:rPr>
          <w:rStyle w:val="Emphasis"/>
          <w:sz w:val="24"/>
          <w:szCs w:val="24"/>
        </w:rPr>
      </w:pPr>
    </w:p>
    <w:p w14:paraId="381CB562" w14:textId="77777777" w:rsidR="00340300" w:rsidRPr="00B57D84" w:rsidRDefault="00340300" w:rsidP="00340300">
      <w:pPr>
        <w:spacing w:after="0"/>
        <w:ind w:firstLine="0"/>
        <w:jc w:val="center"/>
        <w:rPr>
          <w:rStyle w:val="Emphasis"/>
          <w:sz w:val="24"/>
          <w:szCs w:val="24"/>
        </w:rPr>
      </w:pPr>
    </w:p>
    <w:p w14:paraId="40673264" w14:textId="77777777" w:rsidR="00340300" w:rsidRPr="00B57D84" w:rsidRDefault="00340300" w:rsidP="00340300">
      <w:pPr>
        <w:spacing w:after="0"/>
        <w:ind w:firstLine="0"/>
        <w:jc w:val="center"/>
        <w:rPr>
          <w:rStyle w:val="Emphasis"/>
          <w:sz w:val="24"/>
          <w:szCs w:val="24"/>
        </w:rPr>
      </w:pPr>
    </w:p>
    <w:p w14:paraId="5204EC3C" w14:textId="77777777" w:rsidR="00340300" w:rsidRPr="00B57D84" w:rsidRDefault="00340300" w:rsidP="00340300">
      <w:pPr>
        <w:spacing w:after="0"/>
        <w:ind w:firstLine="0"/>
        <w:jc w:val="center"/>
        <w:rPr>
          <w:rStyle w:val="Emphasis"/>
          <w:sz w:val="24"/>
          <w:szCs w:val="24"/>
        </w:rPr>
      </w:pPr>
    </w:p>
    <w:p w14:paraId="21E7A5B2" w14:textId="77777777" w:rsidR="00340300" w:rsidRPr="00B57D84" w:rsidRDefault="00340300" w:rsidP="00340300">
      <w:pPr>
        <w:spacing w:after="0"/>
        <w:ind w:firstLine="0"/>
        <w:jc w:val="center"/>
        <w:rPr>
          <w:rStyle w:val="Emphasis"/>
          <w:sz w:val="24"/>
          <w:szCs w:val="24"/>
        </w:rPr>
      </w:pPr>
    </w:p>
    <w:p w14:paraId="4ECC66B8" w14:textId="77777777" w:rsidR="00340300" w:rsidRPr="00B57D84" w:rsidRDefault="00340300" w:rsidP="00340300">
      <w:pPr>
        <w:spacing w:after="0"/>
        <w:ind w:firstLine="0"/>
        <w:jc w:val="center"/>
        <w:rPr>
          <w:rStyle w:val="Emphasis"/>
          <w:sz w:val="24"/>
          <w:szCs w:val="24"/>
        </w:rPr>
      </w:pPr>
    </w:p>
    <w:p w14:paraId="128D7E82" w14:textId="77777777" w:rsidR="00340300" w:rsidRPr="00B57D84" w:rsidRDefault="00340300" w:rsidP="00340300">
      <w:pPr>
        <w:spacing w:after="0"/>
        <w:ind w:firstLine="0"/>
        <w:jc w:val="center"/>
        <w:rPr>
          <w:rStyle w:val="Emphasis"/>
          <w:sz w:val="24"/>
          <w:szCs w:val="24"/>
        </w:rPr>
      </w:pPr>
    </w:p>
    <w:p w14:paraId="593AF6A6" w14:textId="77777777" w:rsidR="00340300" w:rsidRPr="00B57D84" w:rsidRDefault="00340300" w:rsidP="00340300">
      <w:pPr>
        <w:spacing w:after="0"/>
        <w:ind w:firstLine="0"/>
        <w:jc w:val="center"/>
        <w:rPr>
          <w:rStyle w:val="Emphasis"/>
          <w:sz w:val="24"/>
          <w:szCs w:val="24"/>
        </w:rPr>
      </w:pPr>
    </w:p>
    <w:p w14:paraId="46152BB3" w14:textId="77777777" w:rsidR="00340300" w:rsidRPr="00B57D84" w:rsidRDefault="00340300" w:rsidP="006A1EF5">
      <w:pPr>
        <w:spacing w:after="0"/>
        <w:ind w:firstLine="0"/>
        <w:jc w:val="center"/>
        <w:rPr>
          <w:rStyle w:val="Emphasis"/>
          <w:sz w:val="24"/>
          <w:szCs w:val="24"/>
        </w:rPr>
      </w:pPr>
      <w:r w:rsidRPr="00B57D84">
        <w:rPr>
          <w:rStyle w:val="Emphasis"/>
          <w:sz w:val="24"/>
          <w:szCs w:val="24"/>
        </w:rPr>
        <w:t>CURITIBA – PR</w:t>
      </w:r>
    </w:p>
    <w:p w14:paraId="51151451" w14:textId="2D2E83AB" w:rsidR="00362E10" w:rsidRPr="00B57D84" w:rsidRDefault="00340300" w:rsidP="006A1EF5">
      <w:pPr>
        <w:spacing w:after="0"/>
        <w:ind w:firstLine="0"/>
        <w:jc w:val="center"/>
        <w:rPr>
          <w:rStyle w:val="Emphasis"/>
        </w:rPr>
      </w:pPr>
      <w:r w:rsidRPr="00B57D84">
        <w:rPr>
          <w:rStyle w:val="Emphasis"/>
          <w:sz w:val="24"/>
          <w:szCs w:val="24"/>
        </w:rPr>
        <w:t>20</w:t>
      </w:r>
      <w:r w:rsidR="00EC4A83">
        <w:rPr>
          <w:rStyle w:val="Emphasis"/>
          <w:sz w:val="24"/>
          <w:szCs w:val="24"/>
        </w:rPr>
        <w:t>20</w:t>
      </w:r>
    </w:p>
    <w:p w14:paraId="6AE7F208" w14:textId="77777777" w:rsidR="00025767" w:rsidRPr="00B57D84" w:rsidRDefault="00025767" w:rsidP="00025767">
      <w:pPr>
        <w:spacing w:after="0" w:line="240" w:lineRule="auto"/>
        <w:ind w:left="3969" w:firstLine="0"/>
        <w:jc w:val="left"/>
        <w:rPr>
          <w:rStyle w:val="Emphasis"/>
        </w:rPr>
      </w:pPr>
    </w:p>
    <w:p w14:paraId="5F3CFEB0" w14:textId="77777777" w:rsidR="00025767" w:rsidRPr="00B57D84" w:rsidRDefault="00025767" w:rsidP="00025767">
      <w:pPr>
        <w:spacing w:after="0" w:line="240" w:lineRule="auto"/>
        <w:ind w:left="3969" w:firstLine="0"/>
        <w:jc w:val="left"/>
        <w:rPr>
          <w:rStyle w:val="Emphasis"/>
        </w:rPr>
      </w:pPr>
    </w:p>
    <w:p w14:paraId="4203816D" w14:textId="77777777" w:rsidR="00025767" w:rsidRPr="00B57D84" w:rsidRDefault="00025767" w:rsidP="00025767">
      <w:pPr>
        <w:spacing w:after="0" w:line="240" w:lineRule="auto"/>
        <w:ind w:left="3969" w:firstLine="0"/>
        <w:jc w:val="left"/>
        <w:rPr>
          <w:rStyle w:val="Emphasis"/>
        </w:rPr>
      </w:pPr>
    </w:p>
    <w:p w14:paraId="1B89041F" w14:textId="77777777" w:rsidR="00025767" w:rsidRPr="00B57D84" w:rsidRDefault="00025767" w:rsidP="00025767">
      <w:pPr>
        <w:spacing w:after="0" w:line="240" w:lineRule="auto"/>
        <w:ind w:left="3969" w:firstLine="0"/>
        <w:jc w:val="left"/>
        <w:rPr>
          <w:rStyle w:val="Emphasis"/>
        </w:rPr>
      </w:pPr>
    </w:p>
    <w:p w14:paraId="726FE4B6" w14:textId="77777777" w:rsidR="00025767" w:rsidRPr="00B57D84" w:rsidRDefault="00025767" w:rsidP="00025767">
      <w:pPr>
        <w:spacing w:after="0" w:line="240" w:lineRule="auto"/>
        <w:ind w:left="3969" w:firstLine="0"/>
        <w:jc w:val="left"/>
        <w:rPr>
          <w:rStyle w:val="Emphasis"/>
        </w:rPr>
      </w:pPr>
    </w:p>
    <w:p w14:paraId="49A616F3" w14:textId="77777777" w:rsidR="00025767" w:rsidRPr="00B57D84" w:rsidRDefault="00025767" w:rsidP="00025767">
      <w:pPr>
        <w:spacing w:after="0" w:line="240" w:lineRule="auto"/>
        <w:ind w:left="3969" w:firstLine="0"/>
        <w:jc w:val="left"/>
        <w:rPr>
          <w:rStyle w:val="Emphasis"/>
        </w:rPr>
      </w:pPr>
    </w:p>
    <w:p w14:paraId="03CB336F" w14:textId="77777777" w:rsidR="00025767" w:rsidRPr="00B57D84" w:rsidRDefault="00025767" w:rsidP="00025767">
      <w:pPr>
        <w:spacing w:after="0" w:line="240" w:lineRule="auto"/>
        <w:ind w:left="3969" w:firstLine="0"/>
        <w:jc w:val="left"/>
        <w:rPr>
          <w:rStyle w:val="Emphasis"/>
        </w:rPr>
      </w:pPr>
    </w:p>
    <w:p w14:paraId="2580E3EC" w14:textId="77777777" w:rsidR="00025767" w:rsidRPr="00B57D84" w:rsidRDefault="00025767" w:rsidP="00025767">
      <w:pPr>
        <w:spacing w:after="0" w:line="240" w:lineRule="auto"/>
        <w:ind w:left="3969" w:firstLine="0"/>
        <w:jc w:val="left"/>
        <w:rPr>
          <w:rStyle w:val="Emphasis"/>
        </w:rPr>
      </w:pPr>
    </w:p>
    <w:p w14:paraId="5CB489DB" w14:textId="77777777" w:rsidR="00025767" w:rsidRPr="00B57D84" w:rsidRDefault="00025767" w:rsidP="00025767">
      <w:pPr>
        <w:spacing w:after="0" w:line="240" w:lineRule="auto"/>
        <w:ind w:left="3969" w:firstLine="0"/>
        <w:jc w:val="left"/>
        <w:rPr>
          <w:rStyle w:val="Emphasis"/>
        </w:rPr>
      </w:pPr>
    </w:p>
    <w:p w14:paraId="15198E72" w14:textId="77777777" w:rsidR="00025767" w:rsidRPr="00B57D84" w:rsidRDefault="00025767" w:rsidP="00025767">
      <w:pPr>
        <w:spacing w:after="0" w:line="240" w:lineRule="auto"/>
        <w:ind w:left="3969" w:firstLine="0"/>
        <w:jc w:val="left"/>
        <w:rPr>
          <w:rStyle w:val="Emphasis"/>
        </w:rPr>
      </w:pPr>
    </w:p>
    <w:p w14:paraId="107A76DF" w14:textId="77777777" w:rsidR="00025767" w:rsidRPr="00B57D84" w:rsidRDefault="00025767" w:rsidP="00025767">
      <w:pPr>
        <w:spacing w:after="0" w:line="240" w:lineRule="auto"/>
        <w:ind w:left="3969" w:firstLine="0"/>
        <w:jc w:val="left"/>
        <w:rPr>
          <w:rStyle w:val="Emphasis"/>
        </w:rPr>
      </w:pPr>
    </w:p>
    <w:p w14:paraId="452EF91E" w14:textId="77777777" w:rsidR="00025767" w:rsidRPr="00B57D84" w:rsidRDefault="00025767" w:rsidP="00025767">
      <w:pPr>
        <w:spacing w:after="0" w:line="240" w:lineRule="auto"/>
        <w:ind w:left="3969" w:firstLine="0"/>
        <w:jc w:val="left"/>
        <w:rPr>
          <w:rStyle w:val="Emphasis"/>
        </w:rPr>
      </w:pPr>
    </w:p>
    <w:p w14:paraId="3617BEE7" w14:textId="77777777" w:rsidR="00025767" w:rsidRPr="00B57D84" w:rsidRDefault="00025767" w:rsidP="00025767">
      <w:pPr>
        <w:spacing w:after="0" w:line="240" w:lineRule="auto"/>
        <w:ind w:left="3969" w:firstLine="0"/>
        <w:jc w:val="left"/>
        <w:rPr>
          <w:rStyle w:val="Emphasis"/>
        </w:rPr>
      </w:pPr>
    </w:p>
    <w:p w14:paraId="480376F0" w14:textId="77777777" w:rsidR="00025767" w:rsidRPr="00B57D84" w:rsidRDefault="00025767" w:rsidP="00025767">
      <w:pPr>
        <w:spacing w:after="0" w:line="240" w:lineRule="auto"/>
        <w:ind w:left="3969" w:firstLine="0"/>
        <w:jc w:val="left"/>
        <w:rPr>
          <w:rStyle w:val="Emphasis"/>
        </w:rPr>
      </w:pPr>
    </w:p>
    <w:p w14:paraId="47F6B8EB" w14:textId="77777777" w:rsidR="00025767" w:rsidRPr="00B57D84" w:rsidRDefault="00025767" w:rsidP="00025767">
      <w:pPr>
        <w:spacing w:after="0" w:line="240" w:lineRule="auto"/>
        <w:ind w:left="3969" w:firstLine="0"/>
        <w:jc w:val="left"/>
        <w:rPr>
          <w:rStyle w:val="Emphasis"/>
        </w:rPr>
      </w:pPr>
    </w:p>
    <w:p w14:paraId="5F20E024" w14:textId="77777777" w:rsidR="00025767" w:rsidRPr="00B57D84" w:rsidRDefault="00025767" w:rsidP="00025767">
      <w:pPr>
        <w:spacing w:after="0" w:line="240" w:lineRule="auto"/>
        <w:ind w:left="3969" w:firstLine="0"/>
        <w:jc w:val="left"/>
        <w:rPr>
          <w:rStyle w:val="Emphasis"/>
        </w:rPr>
      </w:pPr>
    </w:p>
    <w:p w14:paraId="0B43BDF1" w14:textId="77777777" w:rsidR="00025767" w:rsidRPr="00B57D84" w:rsidRDefault="00025767" w:rsidP="00025767">
      <w:pPr>
        <w:spacing w:after="0" w:line="240" w:lineRule="auto"/>
        <w:ind w:left="3969" w:firstLine="0"/>
        <w:jc w:val="left"/>
        <w:rPr>
          <w:rStyle w:val="Emphasis"/>
        </w:rPr>
      </w:pPr>
    </w:p>
    <w:p w14:paraId="40DA7981" w14:textId="77777777" w:rsidR="00025767" w:rsidRPr="00B57D84" w:rsidRDefault="00025767" w:rsidP="00025767">
      <w:pPr>
        <w:spacing w:after="0" w:line="240" w:lineRule="auto"/>
        <w:ind w:left="3969" w:firstLine="0"/>
        <w:jc w:val="left"/>
        <w:rPr>
          <w:rStyle w:val="Emphasis"/>
        </w:rPr>
      </w:pPr>
    </w:p>
    <w:p w14:paraId="1874111F" w14:textId="77777777" w:rsidR="00025767" w:rsidRPr="00B57D84" w:rsidRDefault="00025767" w:rsidP="00025767">
      <w:pPr>
        <w:spacing w:after="0" w:line="240" w:lineRule="auto"/>
        <w:ind w:left="3969" w:firstLine="0"/>
        <w:jc w:val="left"/>
        <w:rPr>
          <w:rStyle w:val="Emphasis"/>
        </w:rPr>
      </w:pPr>
    </w:p>
    <w:p w14:paraId="37C1A223" w14:textId="77777777" w:rsidR="00025767" w:rsidRPr="00B57D84" w:rsidRDefault="00025767" w:rsidP="00025767">
      <w:pPr>
        <w:spacing w:after="0" w:line="240" w:lineRule="auto"/>
        <w:ind w:left="3969" w:firstLine="0"/>
        <w:jc w:val="left"/>
        <w:rPr>
          <w:rStyle w:val="Emphasis"/>
        </w:rPr>
      </w:pPr>
    </w:p>
    <w:p w14:paraId="1A75E452" w14:textId="77777777" w:rsidR="00025767" w:rsidRPr="00B57D84" w:rsidRDefault="00025767" w:rsidP="00025767">
      <w:pPr>
        <w:spacing w:after="0" w:line="240" w:lineRule="auto"/>
        <w:ind w:left="3969" w:firstLine="0"/>
        <w:jc w:val="left"/>
        <w:rPr>
          <w:rStyle w:val="Emphasis"/>
        </w:rPr>
      </w:pPr>
    </w:p>
    <w:p w14:paraId="37C4DBD5" w14:textId="77777777" w:rsidR="00025767" w:rsidRPr="00B57D84" w:rsidRDefault="00025767" w:rsidP="00025767">
      <w:pPr>
        <w:spacing w:after="0" w:line="240" w:lineRule="auto"/>
        <w:ind w:left="3969" w:firstLine="0"/>
        <w:jc w:val="left"/>
        <w:rPr>
          <w:rStyle w:val="Emphasis"/>
        </w:rPr>
      </w:pPr>
    </w:p>
    <w:p w14:paraId="16323D25" w14:textId="77777777" w:rsidR="00025767" w:rsidRPr="00B57D84" w:rsidRDefault="00025767" w:rsidP="00025767">
      <w:pPr>
        <w:spacing w:after="0" w:line="240" w:lineRule="auto"/>
        <w:ind w:left="3969" w:firstLine="0"/>
        <w:jc w:val="left"/>
        <w:rPr>
          <w:rStyle w:val="Emphasis"/>
        </w:rPr>
      </w:pPr>
    </w:p>
    <w:p w14:paraId="206061DA" w14:textId="77777777" w:rsidR="00025767" w:rsidRPr="00B57D84" w:rsidRDefault="00025767" w:rsidP="00025767">
      <w:pPr>
        <w:spacing w:after="0" w:line="240" w:lineRule="auto"/>
        <w:ind w:left="3969" w:firstLine="0"/>
        <w:jc w:val="left"/>
        <w:rPr>
          <w:rStyle w:val="Emphasis"/>
        </w:rPr>
      </w:pPr>
    </w:p>
    <w:p w14:paraId="2C969E85" w14:textId="77777777" w:rsidR="00025767" w:rsidRPr="00B57D84" w:rsidRDefault="00025767" w:rsidP="00025767">
      <w:pPr>
        <w:spacing w:after="0" w:line="240" w:lineRule="auto"/>
        <w:ind w:left="3969" w:firstLine="0"/>
        <w:jc w:val="left"/>
        <w:rPr>
          <w:rStyle w:val="Emphasis"/>
        </w:rPr>
      </w:pPr>
    </w:p>
    <w:p w14:paraId="294C223E" w14:textId="77777777" w:rsidR="00025767" w:rsidRPr="00B57D84" w:rsidRDefault="00025767" w:rsidP="00025767">
      <w:pPr>
        <w:spacing w:after="0" w:line="240" w:lineRule="auto"/>
        <w:ind w:left="3969" w:firstLine="0"/>
        <w:jc w:val="left"/>
        <w:rPr>
          <w:rStyle w:val="Emphasis"/>
        </w:rPr>
      </w:pPr>
    </w:p>
    <w:p w14:paraId="68CA7AC4" w14:textId="77777777" w:rsidR="00025767" w:rsidRPr="00B57D84" w:rsidRDefault="00025767" w:rsidP="00025767">
      <w:pPr>
        <w:spacing w:after="0" w:line="240" w:lineRule="auto"/>
        <w:ind w:left="3969" w:firstLine="0"/>
        <w:jc w:val="left"/>
        <w:rPr>
          <w:rStyle w:val="Emphasis"/>
        </w:rPr>
      </w:pPr>
    </w:p>
    <w:p w14:paraId="3AD48DAA" w14:textId="77777777" w:rsidR="00025767" w:rsidRPr="00B57D84" w:rsidRDefault="00025767" w:rsidP="00025767">
      <w:pPr>
        <w:spacing w:after="0" w:line="240" w:lineRule="auto"/>
        <w:ind w:left="3969" w:firstLine="0"/>
        <w:jc w:val="left"/>
        <w:rPr>
          <w:rStyle w:val="Emphasis"/>
        </w:rPr>
      </w:pPr>
    </w:p>
    <w:p w14:paraId="074B9225" w14:textId="77777777" w:rsidR="00025767" w:rsidRPr="00B57D84" w:rsidRDefault="00025767" w:rsidP="00025767">
      <w:pPr>
        <w:spacing w:after="0" w:line="240" w:lineRule="auto"/>
        <w:ind w:left="3969" w:firstLine="0"/>
        <w:jc w:val="left"/>
        <w:rPr>
          <w:rStyle w:val="Emphasis"/>
        </w:rPr>
      </w:pPr>
    </w:p>
    <w:p w14:paraId="793251AE" w14:textId="77777777" w:rsidR="00025767" w:rsidRPr="00B57D84" w:rsidRDefault="00025767" w:rsidP="00025767">
      <w:pPr>
        <w:spacing w:after="0" w:line="240" w:lineRule="auto"/>
        <w:ind w:left="3969" w:firstLine="0"/>
        <w:jc w:val="left"/>
        <w:rPr>
          <w:rStyle w:val="Emphasis"/>
        </w:rPr>
      </w:pPr>
    </w:p>
    <w:p w14:paraId="1A7481EA" w14:textId="77777777" w:rsidR="00025767" w:rsidRPr="00B57D84" w:rsidRDefault="00025767" w:rsidP="00025767">
      <w:pPr>
        <w:spacing w:after="0" w:line="240" w:lineRule="auto"/>
        <w:ind w:left="3969" w:firstLine="0"/>
        <w:jc w:val="left"/>
        <w:rPr>
          <w:rStyle w:val="Emphasis"/>
        </w:rPr>
      </w:pPr>
    </w:p>
    <w:p w14:paraId="02A8B1AC" w14:textId="77777777" w:rsidR="00025767" w:rsidRPr="00B57D84" w:rsidRDefault="00025767" w:rsidP="00025767">
      <w:pPr>
        <w:spacing w:after="0" w:line="240" w:lineRule="auto"/>
        <w:ind w:left="3969" w:firstLine="0"/>
        <w:jc w:val="left"/>
        <w:rPr>
          <w:rStyle w:val="Emphasis"/>
        </w:rPr>
      </w:pPr>
    </w:p>
    <w:p w14:paraId="1CB4C7C9" w14:textId="77777777" w:rsidR="00025767" w:rsidRPr="00B57D84" w:rsidRDefault="00025767" w:rsidP="00025767">
      <w:pPr>
        <w:spacing w:after="0" w:line="240" w:lineRule="auto"/>
        <w:ind w:left="3969" w:firstLine="0"/>
        <w:jc w:val="left"/>
        <w:rPr>
          <w:rStyle w:val="Emphasis"/>
        </w:rPr>
      </w:pPr>
    </w:p>
    <w:p w14:paraId="5E613B9E" w14:textId="77777777" w:rsidR="00025767" w:rsidRPr="00B57D84" w:rsidRDefault="00025767" w:rsidP="00025767">
      <w:pPr>
        <w:spacing w:after="0" w:line="240" w:lineRule="auto"/>
        <w:ind w:left="3969" w:firstLine="0"/>
        <w:jc w:val="left"/>
        <w:rPr>
          <w:rStyle w:val="Emphasis"/>
        </w:rPr>
      </w:pPr>
    </w:p>
    <w:p w14:paraId="533905D2" w14:textId="77777777" w:rsidR="00025767" w:rsidRPr="00B57D84" w:rsidRDefault="00025767" w:rsidP="00025767">
      <w:pPr>
        <w:spacing w:after="0" w:line="240" w:lineRule="auto"/>
        <w:ind w:left="3969" w:firstLine="0"/>
        <w:jc w:val="left"/>
        <w:rPr>
          <w:rStyle w:val="Emphasis"/>
        </w:rPr>
      </w:pPr>
    </w:p>
    <w:p w14:paraId="4DA138EF" w14:textId="77777777" w:rsidR="00025767" w:rsidRPr="00B57D84" w:rsidRDefault="00025767" w:rsidP="00025767">
      <w:pPr>
        <w:spacing w:after="0" w:line="240" w:lineRule="auto"/>
        <w:ind w:left="3969" w:firstLine="0"/>
        <w:jc w:val="left"/>
        <w:rPr>
          <w:rStyle w:val="Emphasis"/>
        </w:rPr>
      </w:pPr>
    </w:p>
    <w:p w14:paraId="3D11F507" w14:textId="77777777" w:rsidR="00025767" w:rsidRPr="00B57D84" w:rsidRDefault="00025767" w:rsidP="00025767">
      <w:pPr>
        <w:spacing w:after="0" w:line="240" w:lineRule="auto"/>
        <w:ind w:left="3969" w:firstLine="0"/>
        <w:jc w:val="left"/>
        <w:rPr>
          <w:rStyle w:val="Emphasis"/>
        </w:rPr>
      </w:pPr>
    </w:p>
    <w:p w14:paraId="74F1DCF7" w14:textId="77777777" w:rsidR="00025767" w:rsidRPr="00B57D84" w:rsidRDefault="00025767" w:rsidP="00025767">
      <w:pPr>
        <w:spacing w:after="0" w:line="240" w:lineRule="auto"/>
        <w:ind w:left="3969" w:firstLine="0"/>
        <w:jc w:val="left"/>
        <w:rPr>
          <w:rStyle w:val="Emphasis"/>
        </w:rPr>
      </w:pPr>
    </w:p>
    <w:p w14:paraId="7DB6DE3F" w14:textId="77777777" w:rsidR="00025767" w:rsidRPr="00B57D84" w:rsidRDefault="00025767" w:rsidP="00025767">
      <w:pPr>
        <w:spacing w:after="0" w:line="240" w:lineRule="auto"/>
        <w:ind w:left="3969" w:firstLine="0"/>
        <w:jc w:val="left"/>
        <w:rPr>
          <w:rStyle w:val="Emphasis"/>
        </w:rPr>
      </w:pPr>
    </w:p>
    <w:p w14:paraId="6B791417" w14:textId="77777777" w:rsidR="00025767" w:rsidRPr="00B57D84" w:rsidRDefault="00025767" w:rsidP="00025767">
      <w:pPr>
        <w:spacing w:after="0" w:line="240" w:lineRule="auto"/>
        <w:ind w:left="3969" w:firstLine="0"/>
        <w:jc w:val="left"/>
        <w:rPr>
          <w:rStyle w:val="Emphasis"/>
        </w:rPr>
      </w:pPr>
    </w:p>
    <w:p w14:paraId="1F04A447" w14:textId="77777777" w:rsidR="00025767" w:rsidRPr="00B57D84" w:rsidRDefault="00025767" w:rsidP="00025767">
      <w:pPr>
        <w:spacing w:after="0" w:line="240" w:lineRule="auto"/>
        <w:ind w:left="3969" w:firstLine="0"/>
        <w:jc w:val="left"/>
        <w:rPr>
          <w:rStyle w:val="Emphasis"/>
        </w:rPr>
      </w:pPr>
    </w:p>
    <w:p w14:paraId="101EFD41" w14:textId="77777777" w:rsidR="00025767" w:rsidRPr="00B57D84" w:rsidRDefault="00025767" w:rsidP="00025767">
      <w:pPr>
        <w:spacing w:after="0" w:line="240" w:lineRule="auto"/>
        <w:ind w:left="3969" w:firstLine="0"/>
        <w:jc w:val="left"/>
        <w:rPr>
          <w:rStyle w:val="Emphasis"/>
        </w:rPr>
      </w:pPr>
    </w:p>
    <w:p w14:paraId="0FE668B4" w14:textId="77777777" w:rsidR="00025767" w:rsidRPr="00B57D84" w:rsidRDefault="00025767" w:rsidP="00025767">
      <w:pPr>
        <w:spacing w:after="0" w:line="240" w:lineRule="auto"/>
        <w:ind w:left="3969" w:firstLine="0"/>
        <w:jc w:val="left"/>
        <w:rPr>
          <w:rStyle w:val="Emphasis"/>
        </w:rPr>
      </w:pPr>
    </w:p>
    <w:p w14:paraId="154B7CD0" w14:textId="77777777" w:rsidR="00025767" w:rsidRPr="00B57D84" w:rsidRDefault="00025767" w:rsidP="00025767">
      <w:pPr>
        <w:spacing w:after="0" w:line="240" w:lineRule="auto"/>
        <w:ind w:left="3969" w:firstLine="0"/>
        <w:jc w:val="left"/>
        <w:rPr>
          <w:rStyle w:val="Emphasis"/>
        </w:rPr>
      </w:pPr>
    </w:p>
    <w:p w14:paraId="0BFFEC9E" w14:textId="77777777" w:rsidR="00025767" w:rsidRPr="00B57D84" w:rsidRDefault="00025767" w:rsidP="00025767">
      <w:pPr>
        <w:spacing w:after="0" w:line="240" w:lineRule="auto"/>
        <w:ind w:left="3969" w:firstLine="0"/>
        <w:jc w:val="left"/>
        <w:rPr>
          <w:rStyle w:val="Emphasis"/>
        </w:rPr>
      </w:pPr>
    </w:p>
    <w:p w14:paraId="74250D96" w14:textId="77777777" w:rsidR="00025767" w:rsidRPr="00B57D84" w:rsidRDefault="00025767" w:rsidP="00025767">
      <w:pPr>
        <w:spacing w:after="0" w:line="240" w:lineRule="auto"/>
        <w:ind w:left="3969" w:firstLine="0"/>
        <w:jc w:val="left"/>
        <w:rPr>
          <w:rStyle w:val="Emphasis"/>
        </w:rPr>
      </w:pPr>
    </w:p>
    <w:p w14:paraId="4C87296E" w14:textId="77777777" w:rsidR="00025767" w:rsidRPr="00B57D84" w:rsidRDefault="00025767" w:rsidP="00025767">
      <w:pPr>
        <w:spacing w:after="0" w:line="240" w:lineRule="auto"/>
        <w:ind w:left="3969" w:firstLine="0"/>
        <w:jc w:val="left"/>
        <w:rPr>
          <w:rStyle w:val="Emphasis"/>
        </w:rPr>
      </w:pPr>
    </w:p>
    <w:p w14:paraId="784D3733" w14:textId="77777777" w:rsidR="00025767" w:rsidRPr="00B57D84" w:rsidRDefault="00025767" w:rsidP="00025767">
      <w:pPr>
        <w:spacing w:after="0" w:line="240" w:lineRule="auto"/>
        <w:ind w:left="3969" w:firstLine="0"/>
        <w:jc w:val="left"/>
        <w:rPr>
          <w:rStyle w:val="Emphasis"/>
        </w:rPr>
      </w:pPr>
    </w:p>
    <w:p w14:paraId="454BA25A" w14:textId="77777777" w:rsidR="00025767" w:rsidRPr="00B57D84" w:rsidRDefault="00025767" w:rsidP="00025767">
      <w:pPr>
        <w:spacing w:after="0" w:line="240" w:lineRule="auto"/>
        <w:ind w:left="3969" w:firstLine="0"/>
        <w:jc w:val="left"/>
        <w:rPr>
          <w:rStyle w:val="Emphasis"/>
        </w:rPr>
      </w:pPr>
    </w:p>
    <w:p w14:paraId="01A0363C" w14:textId="77777777" w:rsidR="00025767" w:rsidRPr="00B57D84" w:rsidRDefault="00025767" w:rsidP="00025767">
      <w:pPr>
        <w:spacing w:after="0" w:line="240" w:lineRule="auto"/>
        <w:ind w:left="3969" w:firstLine="0"/>
        <w:jc w:val="left"/>
        <w:rPr>
          <w:rStyle w:val="Emphasis"/>
        </w:rPr>
      </w:pPr>
    </w:p>
    <w:p w14:paraId="7A4D3F9C" w14:textId="77777777" w:rsidR="00025767" w:rsidRPr="00B57D84" w:rsidRDefault="00025767" w:rsidP="00025767">
      <w:pPr>
        <w:spacing w:after="0" w:line="240" w:lineRule="auto"/>
        <w:ind w:left="3969" w:firstLine="0"/>
        <w:jc w:val="left"/>
        <w:rPr>
          <w:rStyle w:val="Emphasis"/>
        </w:rPr>
      </w:pPr>
    </w:p>
    <w:p w14:paraId="008E3D23" w14:textId="77777777" w:rsidR="00025767" w:rsidRPr="00B57D84" w:rsidRDefault="00025767" w:rsidP="00025767">
      <w:pPr>
        <w:spacing w:after="0" w:line="240" w:lineRule="auto"/>
        <w:ind w:left="3969" w:firstLine="0"/>
        <w:jc w:val="left"/>
        <w:rPr>
          <w:rStyle w:val="Emphasis"/>
        </w:rPr>
      </w:pPr>
    </w:p>
    <w:p w14:paraId="6BCC114C" w14:textId="77777777" w:rsidR="00025767" w:rsidRPr="00B57D84" w:rsidRDefault="00025767" w:rsidP="00025767">
      <w:pPr>
        <w:spacing w:after="0" w:line="240" w:lineRule="auto"/>
        <w:ind w:left="3969" w:firstLine="0"/>
        <w:jc w:val="left"/>
        <w:rPr>
          <w:rStyle w:val="Emphasis"/>
        </w:rPr>
      </w:pPr>
    </w:p>
    <w:p w14:paraId="0EC0898C" w14:textId="77777777" w:rsidR="00025767" w:rsidRPr="00B57D84" w:rsidRDefault="00025767" w:rsidP="00025767">
      <w:pPr>
        <w:spacing w:after="0" w:line="240" w:lineRule="auto"/>
        <w:ind w:left="3969" w:firstLine="0"/>
        <w:jc w:val="left"/>
        <w:rPr>
          <w:rStyle w:val="Emphasis"/>
        </w:rPr>
      </w:pPr>
    </w:p>
    <w:p w14:paraId="0B698552" w14:textId="77777777" w:rsidR="00025767" w:rsidRPr="00B57D84" w:rsidRDefault="00025767" w:rsidP="00025767">
      <w:pPr>
        <w:spacing w:after="0" w:line="240" w:lineRule="auto"/>
        <w:ind w:left="3969" w:firstLine="0"/>
        <w:jc w:val="left"/>
        <w:rPr>
          <w:rStyle w:val="Emphasis"/>
        </w:rPr>
      </w:pPr>
    </w:p>
    <w:p w14:paraId="6A2C5CE0" w14:textId="77777777" w:rsidR="00025767" w:rsidRPr="00B57D84" w:rsidRDefault="00025767" w:rsidP="00025767">
      <w:pPr>
        <w:spacing w:after="0" w:line="240" w:lineRule="auto"/>
        <w:ind w:left="3969" w:firstLine="0"/>
        <w:jc w:val="left"/>
        <w:rPr>
          <w:rStyle w:val="Emphasis"/>
        </w:rPr>
      </w:pPr>
    </w:p>
    <w:p w14:paraId="42F3DF28" w14:textId="77777777" w:rsidR="00025767" w:rsidRPr="00B57D84" w:rsidRDefault="00025767" w:rsidP="00025767">
      <w:pPr>
        <w:spacing w:after="0" w:line="240" w:lineRule="auto"/>
        <w:ind w:left="3969" w:firstLine="0"/>
        <w:jc w:val="left"/>
        <w:rPr>
          <w:rStyle w:val="Emphasis"/>
        </w:rPr>
      </w:pPr>
    </w:p>
    <w:p w14:paraId="20C4DCF2" w14:textId="77777777" w:rsidR="00025767" w:rsidRPr="00B57D84" w:rsidRDefault="00025767" w:rsidP="00025767">
      <w:pPr>
        <w:spacing w:after="0" w:line="240" w:lineRule="auto"/>
        <w:ind w:left="3969" w:firstLine="0"/>
        <w:jc w:val="left"/>
        <w:rPr>
          <w:rStyle w:val="Emphasis"/>
        </w:rPr>
      </w:pPr>
    </w:p>
    <w:p w14:paraId="3B5CFA78" w14:textId="77777777" w:rsidR="00025767" w:rsidRPr="00B57D84" w:rsidRDefault="00025767" w:rsidP="00025767">
      <w:pPr>
        <w:spacing w:after="0" w:line="240" w:lineRule="auto"/>
        <w:ind w:left="3969" w:firstLine="0"/>
        <w:jc w:val="left"/>
        <w:rPr>
          <w:rStyle w:val="Emphasis"/>
        </w:rPr>
      </w:pPr>
    </w:p>
    <w:p w14:paraId="4181881A" w14:textId="7382613E" w:rsidR="006A04EF" w:rsidRPr="00B57D84" w:rsidRDefault="00B627C0" w:rsidP="00025767">
      <w:pPr>
        <w:spacing w:after="0"/>
        <w:jc w:val="right"/>
        <w:rPr>
          <w:rStyle w:val="Emphasis"/>
          <w:i/>
          <w:sz w:val="24"/>
          <w:szCs w:val="24"/>
        </w:rPr>
      </w:pPr>
      <w:r w:rsidRPr="00B57D84">
        <w:rPr>
          <w:rStyle w:val="Emphasis"/>
          <w:i/>
          <w:sz w:val="24"/>
          <w:szCs w:val="24"/>
        </w:rPr>
        <w:t>Dedicatória</w:t>
      </w:r>
      <w:r w:rsidR="006A04EF" w:rsidRPr="00B57D84">
        <w:rPr>
          <w:rStyle w:val="Emphasis"/>
          <w:i/>
          <w:sz w:val="24"/>
          <w:szCs w:val="24"/>
        </w:rPr>
        <w:br w:type="page"/>
      </w:r>
    </w:p>
    <w:p w14:paraId="318CA251" w14:textId="77777777" w:rsidR="00362E10" w:rsidRPr="00B57D84" w:rsidRDefault="00362E10" w:rsidP="00025767">
      <w:pPr>
        <w:spacing w:after="0"/>
      </w:pPr>
    </w:p>
    <w:p w14:paraId="7B3BB9F7" w14:textId="77777777" w:rsidR="00362E10" w:rsidRPr="00B57D84" w:rsidRDefault="00362E10" w:rsidP="00025767">
      <w:pPr>
        <w:spacing w:after="0"/>
      </w:pPr>
    </w:p>
    <w:p w14:paraId="3D5A2FF1" w14:textId="77777777" w:rsidR="00362E10" w:rsidRPr="00B57D84" w:rsidRDefault="00362E10" w:rsidP="00025767">
      <w:pPr>
        <w:spacing w:after="0"/>
      </w:pPr>
    </w:p>
    <w:p w14:paraId="47EE0A17" w14:textId="77777777" w:rsidR="00362E10" w:rsidRPr="00B57D84" w:rsidRDefault="00362E10" w:rsidP="00025767">
      <w:pPr>
        <w:spacing w:after="0"/>
      </w:pPr>
    </w:p>
    <w:p w14:paraId="1205F085" w14:textId="77777777" w:rsidR="00362E10" w:rsidRPr="00B57D84" w:rsidRDefault="00362E10" w:rsidP="00025767">
      <w:pPr>
        <w:spacing w:after="0"/>
      </w:pPr>
    </w:p>
    <w:p w14:paraId="08E8E1D5" w14:textId="77777777" w:rsidR="00362E10" w:rsidRPr="00B57D84" w:rsidRDefault="00362E10" w:rsidP="00025767">
      <w:pPr>
        <w:spacing w:after="0"/>
      </w:pPr>
    </w:p>
    <w:p w14:paraId="692C4EBD" w14:textId="77777777" w:rsidR="00362E10" w:rsidRPr="00B57D84" w:rsidRDefault="00362E10" w:rsidP="00025767">
      <w:pPr>
        <w:spacing w:after="0"/>
      </w:pPr>
    </w:p>
    <w:p w14:paraId="63D5A8DC" w14:textId="77777777" w:rsidR="00362E10" w:rsidRPr="00B57D84" w:rsidRDefault="00362E10" w:rsidP="00025767">
      <w:pPr>
        <w:spacing w:after="0"/>
      </w:pPr>
    </w:p>
    <w:p w14:paraId="16BBF7F6" w14:textId="77777777" w:rsidR="00362E10" w:rsidRPr="00B57D84" w:rsidRDefault="00362E10" w:rsidP="00025767">
      <w:pPr>
        <w:spacing w:after="0"/>
      </w:pPr>
    </w:p>
    <w:p w14:paraId="44244B65" w14:textId="77777777" w:rsidR="00362E10" w:rsidRPr="00B57D84" w:rsidRDefault="00362E10" w:rsidP="00025767">
      <w:pPr>
        <w:spacing w:after="0"/>
      </w:pPr>
    </w:p>
    <w:p w14:paraId="3F6D2FEB" w14:textId="77777777" w:rsidR="00362E10" w:rsidRPr="00B57D84" w:rsidRDefault="00362E10" w:rsidP="00025767">
      <w:pPr>
        <w:spacing w:after="0"/>
      </w:pPr>
    </w:p>
    <w:p w14:paraId="5AD4161F" w14:textId="77777777" w:rsidR="00362E10" w:rsidRPr="00B57D84" w:rsidRDefault="00362E10" w:rsidP="00025767">
      <w:pPr>
        <w:spacing w:after="0"/>
      </w:pPr>
    </w:p>
    <w:p w14:paraId="1561959B" w14:textId="77777777" w:rsidR="00362E10" w:rsidRPr="00B57D84" w:rsidRDefault="00362E10" w:rsidP="00025767">
      <w:pPr>
        <w:spacing w:after="0"/>
      </w:pPr>
    </w:p>
    <w:p w14:paraId="5BB515D4" w14:textId="77777777" w:rsidR="00362E10" w:rsidRPr="00B57D84" w:rsidRDefault="00362E10" w:rsidP="00025767">
      <w:pPr>
        <w:spacing w:after="0"/>
      </w:pPr>
    </w:p>
    <w:p w14:paraId="4D133A89" w14:textId="77777777" w:rsidR="00362E10" w:rsidRPr="00B57D84" w:rsidRDefault="00362E10" w:rsidP="00025767">
      <w:pPr>
        <w:spacing w:after="0"/>
      </w:pPr>
    </w:p>
    <w:p w14:paraId="75B96F69" w14:textId="77777777" w:rsidR="00362E10" w:rsidRPr="00B57D84" w:rsidRDefault="00362E10" w:rsidP="00025767">
      <w:pPr>
        <w:spacing w:after="0"/>
      </w:pPr>
    </w:p>
    <w:p w14:paraId="65F40096" w14:textId="77777777" w:rsidR="00362E10" w:rsidRPr="00B57D84" w:rsidRDefault="00362E10" w:rsidP="00025767">
      <w:pPr>
        <w:spacing w:after="0"/>
      </w:pPr>
    </w:p>
    <w:p w14:paraId="5CC754A1" w14:textId="77777777" w:rsidR="00362E10" w:rsidRPr="00B57D84" w:rsidRDefault="00362E10" w:rsidP="00025767">
      <w:pPr>
        <w:spacing w:after="0"/>
      </w:pPr>
    </w:p>
    <w:p w14:paraId="66069208" w14:textId="77777777" w:rsidR="00362E10" w:rsidRPr="00B57D84" w:rsidRDefault="00362E10" w:rsidP="00025767">
      <w:pPr>
        <w:spacing w:after="0"/>
      </w:pPr>
    </w:p>
    <w:p w14:paraId="251D2C2D" w14:textId="77777777" w:rsidR="00362E10" w:rsidRPr="00B57D84" w:rsidRDefault="00362E10" w:rsidP="00025767">
      <w:pPr>
        <w:spacing w:after="0"/>
      </w:pPr>
    </w:p>
    <w:p w14:paraId="6B348A12" w14:textId="77777777" w:rsidR="00362E10" w:rsidRPr="00B57D84" w:rsidRDefault="00362E10" w:rsidP="00025767">
      <w:pPr>
        <w:spacing w:after="0"/>
      </w:pPr>
    </w:p>
    <w:p w14:paraId="59A1B891" w14:textId="77777777" w:rsidR="00362E10" w:rsidRPr="00B57D84" w:rsidRDefault="00362E10" w:rsidP="00025767">
      <w:pPr>
        <w:spacing w:after="0"/>
      </w:pPr>
    </w:p>
    <w:p w14:paraId="2C327F66" w14:textId="77777777" w:rsidR="00362E10" w:rsidRPr="00B57D84" w:rsidRDefault="00362E10" w:rsidP="00025767">
      <w:pPr>
        <w:spacing w:after="0"/>
      </w:pPr>
    </w:p>
    <w:p w14:paraId="284E3509" w14:textId="77777777" w:rsidR="00362E10" w:rsidRPr="00B57D84" w:rsidRDefault="00362E10" w:rsidP="00025767">
      <w:pPr>
        <w:spacing w:after="0"/>
      </w:pPr>
    </w:p>
    <w:p w14:paraId="5B5570F6" w14:textId="77777777" w:rsidR="00362E10" w:rsidRPr="00B57D84" w:rsidRDefault="00362E10" w:rsidP="00025767">
      <w:pPr>
        <w:spacing w:after="0"/>
      </w:pPr>
    </w:p>
    <w:p w14:paraId="77DB6D46" w14:textId="77777777" w:rsidR="00362E10" w:rsidRPr="00B57D84" w:rsidRDefault="00362E10" w:rsidP="00025767">
      <w:pPr>
        <w:spacing w:after="0"/>
      </w:pPr>
    </w:p>
    <w:p w14:paraId="37FC0374" w14:textId="77777777" w:rsidR="00362E10" w:rsidRPr="00B57D84" w:rsidRDefault="00362E10" w:rsidP="00025767">
      <w:pPr>
        <w:spacing w:after="0"/>
      </w:pPr>
    </w:p>
    <w:p w14:paraId="2DEEE7EE" w14:textId="77777777" w:rsidR="00362E10" w:rsidRPr="00B57D84" w:rsidRDefault="00362E10" w:rsidP="00025767">
      <w:pPr>
        <w:spacing w:after="0"/>
      </w:pPr>
    </w:p>
    <w:p w14:paraId="414472BF" w14:textId="77777777" w:rsidR="00362E10" w:rsidRPr="00B57D84" w:rsidRDefault="00362E10" w:rsidP="00025767">
      <w:pPr>
        <w:spacing w:after="0"/>
      </w:pPr>
    </w:p>
    <w:p w14:paraId="214F20EB" w14:textId="77777777" w:rsidR="006A04EF" w:rsidRPr="00B57D84" w:rsidRDefault="006A04EF" w:rsidP="00025767">
      <w:pPr>
        <w:spacing w:after="0"/>
      </w:pPr>
    </w:p>
    <w:p w14:paraId="79F2E8B1" w14:textId="77777777" w:rsidR="00362E10" w:rsidRPr="00B57D84" w:rsidRDefault="00362E10" w:rsidP="00025767">
      <w:pPr>
        <w:spacing w:after="0"/>
      </w:pPr>
    </w:p>
    <w:p w14:paraId="0726B88B" w14:textId="77777777" w:rsidR="006A04EF" w:rsidRPr="00B57D84" w:rsidRDefault="006A04EF" w:rsidP="00025767">
      <w:pPr>
        <w:spacing w:after="0"/>
      </w:pPr>
    </w:p>
    <w:p w14:paraId="76D5D04C" w14:textId="77777777" w:rsidR="00362E10" w:rsidRPr="00B57D84" w:rsidRDefault="00362E10" w:rsidP="00025767">
      <w:pPr>
        <w:spacing w:after="0"/>
      </w:pPr>
    </w:p>
    <w:p w14:paraId="682C1C8B" w14:textId="77777777" w:rsidR="00D339BF" w:rsidRPr="00B57D84" w:rsidRDefault="00B627C0" w:rsidP="005E0110">
      <w:pPr>
        <w:spacing w:after="0"/>
        <w:jc w:val="right"/>
        <w:sectPr w:rsidR="00D339BF" w:rsidRPr="00B57D84" w:rsidSect="00E83371">
          <w:headerReference w:type="even" r:id="rId12"/>
          <w:pgSz w:w="11900" w:h="16840"/>
          <w:pgMar w:top="1701" w:right="1134" w:bottom="1134" w:left="1701" w:header="708" w:footer="708" w:gutter="0"/>
          <w:pgNumType w:start="0"/>
          <w:cols w:space="708"/>
          <w:titlePg/>
          <w:docGrid w:linePitch="360"/>
        </w:sectPr>
      </w:pPr>
      <w:r w:rsidRPr="00B57D84">
        <w:t>Epígrafe</w:t>
      </w:r>
    </w:p>
    <w:p w14:paraId="3342A55E" w14:textId="77777777" w:rsidR="00A72F58" w:rsidRPr="008A2F03" w:rsidRDefault="00A72F58" w:rsidP="00FE65EE">
      <w:pPr>
        <w:pStyle w:val="Caption"/>
        <w:rPr>
          <w:rStyle w:val="Emphasis"/>
          <w:sz w:val="24"/>
          <w:szCs w:val="24"/>
        </w:rPr>
      </w:pPr>
      <w:bookmarkStart w:id="0" w:name="_Toc329336816"/>
      <w:bookmarkStart w:id="1" w:name="_Toc329336916"/>
      <w:bookmarkStart w:id="2" w:name="_Toc329337111"/>
      <w:bookmarkStart w:id="3" w:name="_Toc45888556"/>
      <w:r w:rsidRPr="008A2F03">
        <w:rPr>
          <w:rStyle w:val="Emphasis"/>
          <w:sz w:val="24"/>
          <w:szCs w:val="24"/>
        </w:rPr>
        <w:lastRenderedPageBreak/>
        <w:t>AGRADECIMENTOS</w:t>
      </w:r>
      <w:bookmarkEnd w:id="0"/>
      <w:bookmarkEnd w:id="1"/>
      <w:bookmarkEnd w:id="2"/>
      <w:bookmarkEnd w:id="3"/>
    </w:p>
    <w:p w14:paraId="1ECEC557" w14:textId="77777777" w:rsidR="00A72F58" w:rsidRPr="00B57D84" w:rsidRDefault="00A72F58" w:rsidP="00B02B28">
      <w:pPr>
        <w:rPr>
          <w:rStyle w:val="Emphasis"/>
          <w:b/>
          <w:sz w:val="24"/>
          <w:szCs w:val="24"/>
        </w:rPr>
      </w:pPr>
    </w:p>
    <w:p w14:paraId="1DAB9AC1" w14:textId="77777777" w:rsidR="00A72F58" w:rsidRPr="00B57D84" w:rsidRDefault="00A72F58" w:rsidP="00B02B28">
      <w:pPr>
        <w:rPr>
          <w:rStyle w:val="Emphasis"/>
          <w:sz w:val="24"/>
          <w:szCs w:val="24"/>
        </w:rPr>
      </w:pPr>
    </w:p>
    <w:p w14:paraId="5B5C97F5" w14:textId="77777777" w:rsidR="00A72F58" w:rsidRPr="00B57D84" w:rsidRDefault="00A72F58" w:rsidP="00B02B28">
      <w:pPr>
        <w:rPr>
          <w:rStyle w:val="Emphasis"/>
          <w:sz w:val="24"/>
          <w:szCs w:val="24"/>
        </w:rPr>
      </w:pPr>
      <w:r w:rsidRPr="00B57D84">
        <w:rPr>
          <w:rStyle w:val="Emphasis"/>
          <w:sz w:val="24"/>
          <w:szCs w:val="24"/>
        </w:rPr>
        <w:br w:type="page"/>
      </w:r>
    </w:p>
    <w:p w14:paraId="0A3E748A" w14:textId="5947A031" w:rsidR="00A72F58" w:rsidRPr="00B57D84" w:rsidRDefault="00A72F58" w:rsidP="00FE65EE">
      <w:pPr>
        <w:pStyle w:val="Caption"/>
        <w:rPr>
          <w:rStyle w:val="Emphasis"/>
          <w:b w:val="0"/>
          <w:sz w:val="24"/>
          <w:szCs w:val="24"/>
        </w:rPr>
      </w:pPr>
      <w:bookmarkStart w:id="4" w:name="_Toc329336817"/>
      <w:bookmarkStart w:id="5" w:name="_Toc329336917"/>
      <w:bookmarkStart w:id="6" w:name="_Toc329337112"/>
      <w:bookmarkStart w:id="7" w:name="_Toc45888557"/>
      <w:r w:rsidRPr="00B57D84">
        <w:rPr>
          <w:rStyle w:val="Emphasis"/>
          <w:sz w:val="24"/>
          <w:szCs w:val="24"/>
        </w:rPr>
        <w:lastRenderedPageBreak/>
        <w:t>RESUMO</w:t>
      </w:r>
      <w:bookmarkEnd w:id="4"/>
      <w:bookmarkEnd w:id="5"/>
      <w:bookmarkEnd w:id="6"/>
      <w:bookmarkEnd w:id="7"/>
    </w:p>
    <w:p w14:paraId="474B4972" w14:textId="75C7EEC2" w:rsidR="0048129C" w:rsidRPr="00B57D84" w:rsidRDefault="00E93A25" w:rsidP="00BB51C9">
      <w:pPr>
        <w:spacing w:line="240" w:lineRule="auto"/>
        <w:rPr>
          <w:rStyle w:val="Emphasis"/>
          <w:sz w:val="24"/>
          <w:szCs w:val="24"/>
        </w:rPr>
      </w:pPr>
      <w:r>
        <w:rPr>
          <w:rStyle w:val="Emphasis"/>
          <w:sz w:val="24"/>
          <w:szCs w:val="24"/>
        </w:rPr>
        <w:t xml:space="preserve">Este estudo se propôs verificar os aspectos econômicos </w:t>
      </w:r>
      <w:r w:rsidR="0024565E">
        <w:rPr>
          <w:rStyle w:val="Emphasis"/>
          <w:sz w:val="24"/>
          <w:szCs w:val="24"/>
        </w:rPr>
        <w:t>que envolvem o</w:t>
      </w:r>
      <w:r>
        <w:rPr>
          <w:rStyle w:val="Emphasis"/>
          <w:sz w:val="24"/>
          <w:szCs w:val="24"/>
        </w:rPr>
        <w:t xml:space="preserve"> processo de inovação </w:t>
      </w:r>
      <w:r w:rsidR="0024565E">
        <w:rPr>
          <w:rStyle w:val="Emphasis"/>
          <w:sz w:val="24"/>
          <w:szCs w:val="24"/>
        </w:rPr>
        <w:t>biotecnológica na produção de biopolíme</w:t>
      </w:r>
      <w:r w:rsidR="002016B6">
        <w:rPr>
          <w:rStyle w:val="Emphasis"/>
          <w:sz w:val="24"/>
          <w:szCs w:val="24"/>
        </w:rPr>
        <w:t>ros a partir de microrganismos</w:t>
      </w:r>
      <w:r w:rsidR="007E06F7">
        <w:rPr>
          <w:rStyle w:val="Emphasis"/>
          <w:sz w:val="24"/>
          <w:szCs w:val="24"/>
        </w:rPr>
        <w:t xml:space="preserve">, que surgiu para </w:t>
      </w:r>
      <w:r w:rsidR="00070FC3">
        <w:rPr>
          <w:rStyle w:val="Emphasis"/>
          <w:sz w:val="24"/>
          <w:szCs w:val="24"/>
        </w:rPr>
        <w:t xml:space="preserve">equacionar questões </w:t>
      </w:r>
      <w:r w:rsidR="0018735A">
        <w:rPr>
          <w:rStyle w:val="Emphasis"/>
          <w:sz w:val="24"/>
          <w:szCs w:val="24"/>
        </w:rPr>
        <w:t xml:space="preserve">nas esferas </w:t>
      </w:r>
      <w:r w:rsidR="00070FC3">
        <w:rPr>
          <w:rStyle w:val="Emphasis"/>
          <w:sz w:val="24"/>
          <w:szCs w:val="24"/>
        </w:rPr>
        <w:t>econômicas, sociais e ambientais que envolvem a oferta de polímeros de origem fóssil</w:t>
      </w:r>
      <w:r w:rsidR="00A32CB6">
        <w:rPr>
          <w:rStyle w:val="Emphasis"/>
          <w:sz w:val="24"/>
          <w:szCs w:val="24"/>
        </w:rPr>
        <w:t>.</w:t>
      </w:r>
      <w:r w:rsidR="00070FC3">
        <w:rPr>
          <w:rStyle w:val="Emphasis"/>
          <w:sz w:val="24"/>
          <w:szCs w:val="24"/>
        </w:rPr>
        <w:t xml:space="preserve"> </w:t>
      </w:r>
      <w:r w:rsidR="0018735A">
        <w:rPr>
          <w:rStyle w:val="Emphasis"/>
          <w:sz w:val="24"/>
          <w:szCs w:val="24"/>
        </w:rPr>
        <w:t>A proposição partiu da assimetria d</w:t>
      </w:r>
      <w:r w:rsidR="00AC270C">
        <w:rPr>
          <w:rStyle w:val="Emphasis"/>
          <w:sz w:val="24"/>
          <w:szCs w:val="24"/>
        </w:rPr>
        <w:t>e</w:t>
      </w:r>
      <w:r w:rsidR="0018735A">
        <w:rPr>
          <w:rStyle w:val="Emphasis"/>
          <w:sz w:val="24"/>
          <w:szCs w:val="24"/>
        </w:rPr>
        <w:t xml:space="preserve"> informaç</w:t>
      </w:r>
      <w:r w:rsidR="00AC270C">
        <w:rPr>
          <w:rStyle w:val="Emphasis"/>
          <w:sz w:val="24"/>
          <w:szCs w:val="24"/>
        </w:rPr>
        <w:t>ões</w:t>
      </w:r>
      <w:r w:rsidR="0018735A">
        <w:rPr>
          <w:rStyle w:val="Emphasis"/>
          <w:sz w:val="24"/>
          <w:szCs w:val="24"/>
        </w:rPr>
        <w:t xml:space="preserve"> que envolve as questões</w:t>
      </w:r>
      <w:r w:rsidR="00163F99">
        <w:rPr>
          <w:rStyle w:val="Emphasis"/>
          <w:sz w:val="24"/>
          <w:szCs w:val="24"/>
        </w:rPr>
        <w:t xml:space="preserve"> técnicas</w:t>
      </w:r>
      <w:r w:rsidR="0018735A">
        <w:rPr>
          <w:rStyle w:val="Emphasis"/>
          <w:sz w:val="24"/>
          <w:szCs w:val="24"/>
        </w:rPr>
        <w:t xml:space="preserve"> econômicas, sociais e ambientais, sendo o principal entrave para o avanço da pesquisa e desenvolvimento. </w:t>
      </w:r>
      <w:r w:rsidR="00860DAC">
        <w:rPr>
          <w:rStyle w:val="Emphasis"/>
          <w:sz w:val="24"/>
          <w:szCs w:val="24"/>
        </w:rPr>
        <w:t>Foi verificado que a produção de biopolímeros se caracteriza como um processo de reprodução natural – em oposição ao processo de reprodução mecâ</w:t>
      </w:r>
      <w:r w:rsidR="00BF613D">
        <w:rPr>
          <w:rStyle w:val="Emphasis"/>
          <w:sz w:val="24"/>
          <w:szCs w:val="24"/>
        </w:rPr>
        <w:t>nica –, podendo</w:t>
      </w:r>
      <w:r w:rsidR="00860DAC">
        <w:rPr>
          <w:rStyle w:val="Emphasis"/>
          <w:sz w:val="24"/>
          <w:szCs w:val="24"/>
        </w:rPr>
        <w:t xml:space="preserve"> equacionar problemas da oferta atual, </w:t>
      </w:r>
      <w:r w:rsidR="00BF613D">
        <w:rPr>
          <w:rStyle w:val="Emphasis"/>
          <w:sz w:val="24"/>
          <w:szCs w:val="24"/>
        </w:rPr>
        <w:t xml:space="preserve">através do efeito </w:t>
      </w:r>
      <w:r w:rsidR="00457460">
        <w:rPr>
          <w:rStyle w:val="Emphasis"/>
          <w:sz w:val="24"/>
          <w:szCs w:val="24"/>
        </w:rPr>
        <w:t xml:space="preserve">substitutivo, </w:t>
      </w:r>
      <w:r w:rsidR="00CA74A1">
        <w:rPr>
          <w:rStyle w:val="Emphasis"/>
          <w:sz w:val="24"/>
          <w:szCs w:val="24"/>
        </w:rPr>
        <w:t xml:space="preserve">porém </w:t>
      </w:r>
      <w:r w:rsidR="00637989">
        <w:rPr>
          <w:rStyle w:val="Emphasis"/>
          <w:sz w:val="24"/>
          <w:szCs w:val="24"/>
        </w:rPr>
        <w:t xml:space="preserve">com maior potencial de gerar </w:t>
      </w:r>
      <w:r w:rsidR="00457460">
        <w:rPr>
          <w:rStyle w:val="Emphasis"/>
          <w:sz w:val="24"/>
          <w:szCs w:val="24"/>
        </w:rPr>
        <w:t>novos produtos inovadores,</w:t>
      </w:r>
      <w:r w:rsidR="00637989">
        <w:rPr>
          <w:rStyle w:val="Emphasis"/>
          <w:sz w:val="24"/>
          <w:szCs w:val="24"/>
        </w:rPr>
        <w:t xml:space="preserve"> </w:t>
      </w:r>
      <w:r w:rsidR="00CA74A1">
        <w:rPr>
          <w:rStyle w:val="Emphasis"/>
          <w:sz w:val="24"/>
          <w:szCs w:val="24"/>
        </w:rPr>
        <w:t>implicações que</w:t>
      </w:r>
      <w:r w:rsidR="00601CA9">
        <w:rPr>
          <w:rStyle w:val="Emphasis"/>
          <w:sz w:val="24"/>
          <w:szCs w:val="24"/>
        </w:rPr>
        <w:t xml:space="preserve"> modifica</w:t>
      </w:r>
      <w:r w:rsidR="00EF46BD">
        <w:rPr>
          <w:rStyle w:val="Emphasis"/>
          <w:sz w:val="24"/>
          <w:szCs w:val="24"/>
        </w:rPr>
        <w:t>riam</w:t>
      </w:r>
      <w:r w:rsidR="00457460">
        <w:rPr>
          <w:rStyle w:val="Emphasis"/>
          <w:sz w:val="24"/>
          <w:szCs w:val="24"/>
        </w:rPr>
        <w:t xml:space="preserve"> a alocação de capital, </w:t>
      </w:r>
      <w:r w:rsidR="000165F7">
        <w:rPr>
          <w:rStyle w:val="Emphasis"/>
          <w:sz w:val="24"/>
          <w:szCs w:val="24"/>
        </w:rPr>
        <w:t xml:space="preserve">com efeito transbordamento e </w:t>
      </w:r>
      <w:r w:rsidR="00457460">
        <w:rPr>
          <w:rStyle w:val="Emphasis"/>
          <w:sz w:val="24"/>
          <w:szCs w:val="24"/>
        </w:rPr>
        <w:t>gerando externalidades positivas</w:t>
      </w:r>
      <w:r w:rsidR="004C78B6">
        <w:rPr>
          <w:rStyle w:val="Emphasis"/>
          <w:sz w:val="24"/>
          <w:szCs w:val="24"/>
        </w:rPr>
        <w:t xml:space="preserve">. </w:t>
      </w:r>
      <w:r w:rsidR="00E56AB3">
        <w:rPr>
          <w:rStyle w:val="Emphasis"/>
          <w:sz w:val="24"/>
          <w:szCs w:val="24"/>
        </w:rPr>
        <w:t>A</w:t>
      </w:r>
      <w:r w:rsidR="0048129C">
        <w:rPr>
          <w:rStyle w:val="Emphasis"/>
          <w:sz w:val="24"/>
          <w:szCs w:val="24"/>
        </w:rPr>
        <w:t xml:space="preserve"> produção de biopolímeros microbianos</w:t>
      </w:r>
      <w:r w:rsidR="005757DA">
        <w:rPr>
          <w:rStyle w:val="Emphasis"/>
          <w:sz w:val="24"/>
          <w:szCs w:val="24"/>
        </w:rPr>
        <w:t xml:space="preserve"> em concomitância do avanço das técnicas de reprogramação genômica,</w:t>
      </w:r>
      <w:r w:rsidR="0048129C">
        <w:rPr>
          <w:rStyle w:val="Emphasis"/>
          <w:sz w:val="24"/>
          <w:szCs w:val="24"/>
        </w:rPr>
        <w:t xml:space="preserve"> abordada como inovação </w:t>
      </w:r>
      <w:r w:rsidR="00BE6E9C">
        <w:rPr>
          <w:rStyle w:val="Emphasis"/>
          <w:sz w:val="24"/>
          <w:szCs w:val="24"/>
        </w:rPr>
        <w:t>biotecnológica, emerge</w:t>
      </w:r>
      <w:r w:rsidR="0048129C">
        <w:rPr>
          <w:rStyle w:val="Emphasis"/>
          <w:sz w:val="24"/>
          <w:szCs w:val="24"/>
        </w:rPr>
        <w:t xml:space="preserve"> como promissora na geração de benefícios nas esferas, modificando paradigmas</w:t>
      </w:r>
      <w:r w:rsidR="00BE6E9C">
        <w:rPr>
          <w:rStyle w:val="Emphasis"/>
          <w:sz w:val="24"/>
          <w:szCs w:val="24"/>
        </w:rPr>
        <w:t xml:space="preserve">, através da reconfiguração dos </w:t>
      </w:r>
      <w:r w:rsidR="0072414F">
        <w:rPr>
          <w:rStyle w:val="Emphasis"/>
          <w:sz w:val="24"/>
          <w:szCs w:val="24"/>
        </w:rPr>
        <w:t>“</w:t>
      </w:r>
      <w:r w:rsidR="00BE6E9C">
        <w:rPr>
          <w:rStyle w:val="Emphasis"/>
          <w:sz w:val="24"/>
          <w:szCs w:val="24"/>
        </w:rPr>
        <w:t>nanocomponentes</w:t>
      </w:r>
      <w:r w:rsidR="0072414F">
        <w:rPr>
          <w:rStyle w:val="Emphasis"/>
          <w:sz w:val="24"/>
          <w:szCs w:val="24"/>
        </w:rPr>
        <w:t>”</w:t>
      </w:r>
      <w:r w:rsidR="0012146C">
        <w:rPr>
          <w:rStyle w:val="Emphasis"/>
          <w:sz w:val="24"/>
          <w:szCs w:val="24"/>
        </w:rPr>
        <w:t xml:space="preserve"> e </w:t>
      </w:r>
      <w:r w:rsidR="0048129C">
        <w:rPr>
          <w:rStyle w:val="Emphasis"/>
          <w:sz w:val="24"/>
          <w:szCs w:val="24"/>
        </w:rPr>
        <w:t>potencializando os efeitos da inovação no desenvolvimento econômico</w:t>
      </w:r>
      <w:r w:rsidR="00BE6E9C">
        <w:rPr>
          <w:rStyle w:val="Emphasis"/>
          <w:sz w:val="24"/>
          <w:szCs w:val="24"/>
        </w:rPr>
        <w:t>.</w:t>
      </w:r>
    </w:p>
    <w:p w14:paraId="4F426E57" w14:textId="77777777" w:rsidR="00A72F58" w:rsidRPr="00B57D84" w:rsidRDefault="00A72F58" w:rsidP="00B02B28">
      <w:pPr>
        <w:rPr>
          <w:rStyle w:val="Emphasis"/>
          <w:sz w:val="24"/>
          <w:szCs w:val="24"/>
        </w:rPr>
      </w:pPr>
    </w:p>
    <w:p w14:paraId="428FD8D8" w14:textId="4F85731C" w:rsidR="00A72F58" w:rsidRPr="00B57D84" w:rsidRDefault="00A72F58" w:rsidP="004B670F">
      <w:pPr>
        <w:ind w:firstLine="0"/>
        <w:rPr>
          <w:rStyle w:val="Emphasis"/>
          <w:b/>
          <w:sz w:val="24"/>
          <w:szCs w:val="24"/>
        </w:rPr>
      </w:pPr>
      <w:r w:rsidRPr="00B57D84">
        <w:rPr>
          <w:rStyle w:val="Emphasis"/>
          <w:b/>
          <w:sz w:val="24"/>
          <w:szCs w:val="24"/>
        </w:rPr>
        <w:t>Palavras-Chave:</w:t>
      </w:r>
      <w:r w:rsidRPr="00B57D84">
        <w:rPr>
          <w:rStyle w:val="Emphasis"/>
          <w:sz w:val="24"/>
          <w:szCs w:val="24"/>
        </w:rPr>
        <w:t xml:space="preserve"> </w:t>
      </w:r>
      <w:r w:rsidR="00975F13">
        <w:rPr>
          <w:rStyle w:val="Emphasis"/>
          <w:sz w:val="24"/>
          <w:szCs w:val="24"/>
        </w:rPr>
        <w:t>Inovação</w:t>
      </w:r>
      <w:r w:rsidR="004B670F">
        <w:rPr>
          <w:rStyle w:val="Emphasis"/>
          <w:sz w:val="24"/>
          <w:szCs w:val="24"/>
        </w:rPr>
        <w:t>; Biotecnol</w:t>
      </w:r>
      <w:r w:rsidR="00F74CAB">
        <w:rPr>
          <w:rStyle w:val="Emphasis"/>
          <w:sz w:val="24"/>
          <w:szCs w:val="24"/>
        </w:rPr>
        <w:t>o</w:t>
      </w:r>
      <w:r w:rsidR="004B670F">
        <w:rPr>
          <w:rStyle w:val="Emphasis"/>
          <w:sz w:val="24"/>
          <w:szCs w:val="24"/>
        </w:rPr>
        <w:t>gia</w:t>
      </w:r>
      <w:r w:rsidR="00975F13">
        <w:rPr>
          <w:rStyle w:val="Emphasis"/>
          <w:sz w:val="24"/>
          <w:szCs w:val="24"/>
        </w:rPr>
        <w:t xml:space="preserve">; </w:t>
      </w:r>
      <w:r w:rsidR="008B3C00">
        <w:rPr>
          <w:rStyle w:val="Emphasis"/>
          <w:sz w:val="24"/>
          <w:szCs w:val="24"/>
        </w:rPr>
        <w:t>Biopolímeros</w:t>
      </w:r>
      <w:r w:rsidR="00CC528D">
        <w:rPr>
          <w:rStyle w:val="Emphasis"/>
          <w:sz w:val="24"/>
          <w:szCs w:val="24"/>
        </w:rPr>
        <w:t>;</w:t>
      </w:r>
      <w:r w:rsidR="00975F13">
        <w:rPr>
          <w:rStyle w:val="Emphasis"/>
          <w:sz w:val="24"/>
          <w:szCs w:val="24"/>
        </w:rPr>
        <w:t xml:space="preserve"> Desenvolvimento Econômico</w:t>
      </w:r>
      <w:r w:rsidR="00CC528D">
        <w:rPr>
          <w:rStyle w:val="Emphasis"/>
          <w:sz w:val="24"/>
          <w:szCs w:val="24"/>
        </w:rPr>
        <w:t xml:space="preserve"> </w:t>
      </w:r>
    </w:p>
    <w:p w14:paraId="237EBD1F" w14:textId="77777777" w:rsidR="00A72F58" w:rsidRPr="00B57D84" w:rsidRDefault="00A72F58" w:rsidP="00B02B28">
      <w:pPr>
        <w:rPr>
          <w:rStyle w:val="Emphasis"/>
          <w:sz w:val="24"/>
          <w:szCs w:val="24"/>
        </w:rPr>
      </w:pPr>
      <w:r w:rsidRPr="00B57D84">
        <w:rPr>
          <w:rStyle w:val="Emphasis"/>
          <w:sz w:val="24"/>
          <w:szCs w:val="24"/>
        </w:rPr>
        <w:br w:type="page"/>
      </w:r>
    </w:p>
    <w:p w14:paraId="502A2241" w14:textId="37E746D7" w:rsidR="00A72F58" w:rsidRPr="00B57D84" w:rsidRDefault="00A72F58" w:rsidP="00FE65EE">
      <w:pPr>
        <w:pStyle w:val="Caption"/>
        <w:rPr>
          <w:rStyle w:val="Emphasis"/>
          <w:sz w:val="24"/>
          <w:szCs w:val="24"/>
        </w:rPr>
      </w:pPr>
      <w:bookmarkStart w:id="8" w:name="_Toc45888558"/>
      <w:r w:rsidRPr="00B57D84">
        <w:rPr>
          <w:rStyle w:val="Emphasis"/>
          <w:sz w:val="24"/>
          <w:szCs w:val="24"/>
        </w:rPr>
        <w:lastRenderedPageBreak/>
        <w:t>ABSTRACT</w:t>
      </w:r>
      <w:bookmarkEnd w:id="8"/>
    </w:p>
    <w:p w14:paraId="7B710934" w14:textId="4A61E85E" w:rsidR="00A72F58" w:rsidRPr="00191E56" w:rsidRDefault="00191E56" w:rsidP="00191E56">
      <w:pPr>
        <w:spacing w:line="240" w:lineRule="auto"/>
        <w:rPr>
          <w:rStyle w:val="Emphasis"/>
          <w:sz w:val="24"/>
          <w:szCs w:val="24"/>
          <w:lang w:val="en-US"/>
        </w:rPr>
      </w:pPr>
      <w:r w:rsidRPr="00191E56">
        <w:rPr>
          <w:rStyle w:val="Emphasis"/>
          <w:sz w:val="24"/>
          <w:szCs w:val="24"/>
          <w:lang w:val="en-US"/>
        </w:rPr>
        <w:t xml:space="preserve">This study aimed to verify the economic aspects that involve the process of biotechnological innovation in the production of biopolymers from microorganisms, which emerged to address issues in the economic, social and environmental spheres that involve the supply of polymers of fossil origin. The proposition started from the asymmetry of information that involves technical economic, social and environmental issues, being the main obstacle to the advancement of research and development. It was verified that the production of biopolymers is characterized as a natural reproduction process </w:t>
      </w:r>
      <w:r w:rsidR="00634956">
        <w:rPr>
          <w:rStyle w:val="Emphasis"/>
          <w:sz w:val="24"/>
          <w:szCs w:val="24"/>
          <w:lang w:val="en-US"/>
        </w:rPr>
        <w:t>–</w:t>
      </w:r>
      <w:r w:rsidRPr="00191E56">
        <w:rPr>
          <w:rStyle w:val="Emphasis"/>
          <w:sz w:val="24"/>
          <w:szCs w:val="24"/>
          <w:lang w:val="en-US"/>
        </w:rPr>
        <w:t xml:space="preserve"> as opposed to the mechanical reproduction process </w:t>
      </w:r>
      <w:r w:rsidR="00634956">
        <w:rPr>
          <w:rStyle w:val="Emphasis"/>
          <w:sz w:val="24"/>
          <w:szCs w:val="24"/>
          <w:lang w:val="en-US"/>
        </w:rPr>
        <w:t>–</w:t>
      </w:r>
      <w:r w:rsidRPr="00191E56">
        <w:rPr>
          <w:rStyle w:val="Emphasis"/>
          <w:sz w:val="24"/>
          <w:szCs w:val="24"/>
          <w:lang w:val="en-US"/>
        </w:rPr>
        <w:t>, being able to solve problems of the current offer, through the substitutive effect, but with a greater potential to generate new innovative products, implications that would modify the allocation of capital, with an overflow effect and generating positive externalities, keeping a relationship with the main economic theories and concepts. Thus, the production of microbial biopolymers addressed as biotechnological innovation, emerges as promising in the generation of benefits in the spheres, modifying paradigms, through the reconfiguration of “nanocomponents”, potentiating the effects of innovation on economic development.</w:t>
      </w:r>
    </w:p>
    <w:p w14:paraId="1A81E45F" w14:textId="77777777" w:rsidR="00A72F58" w:rsidRPr="00B57D84" w:rsidRDefault="00A72F58" w:rsidP="00B02B28">
      <w:pPr>
        <w:rPr>
          <w:rStyle w:val="Emphasis"/>
          <w:sz w:val="24"/>
          <w:szCs w:val="24"/>
        </w:rPr>
      </w:pPr>
    </w:p>
    <w:p w14:paraId="0422C304" w14:textId="5BE34FE8" w:rsidR="00A72F58" w:rsidRPr="00B57D84" w:rsidRDefault="00191E56" w:rsidP="00B02B28">
      <w:pPr>
        <w:rPr>
          <w:rStyle w:val="Emphasis"/>
          <w:sz w:val="24"/>
          <w:szCs w:val="24"/>
        </w:rPr>
      </w:pPr>
      <w:r w:rsidRPr="00B57D84">
        <w:rPr>
          <w:rStyle w:val="Emphasis"/>
          <w:b/>
          <w:sz w:val="24"/>
          <w:szCs w:val="24"/>
        </w:rPr>
        <w:t>Keyboards</w:t>
      </w:r>
      <w:r w:rsidR="00A72F58" w:rsidRPr="00B57D84">
        <w:rPr>
          <w:rStyle w:val="Emphasis"/>
          <w:b/>
          <w:sz w:val="24"/>
          <w:szCs w:val="24"/>
        </w:rPr>
        <w:t>:</w:t>
      </w:r>
      <w:r w:rsidR="00A72F58" w:rsidRPr="00B57D84">
        <w:rPr>
          <w:rStyle w:val="Emphasis"/>
          <w:sz w:val="24"/>
          <w:szCs w:val="24"/>
        </w:rPr>
        <w:t xml:space="preserve"> </w:t>
      </w:r>
    </w:p>
    <w:p w14:paraId="44A03443" w14:textId="77777777" w:rsidR="00A72F58" w:rsidRPr="00B57D84" w:rsidRDefault="00A72F58" w:rsidP="00B02B28">
      <w:pPr>
        <w:rPr>
          <w:rStyle w:val="Emphasis"/>
          <w:sz w:val="24"/>
          <w:szCs w:val="24"/>
        </w:rPr>
      </w:pPr>
      <w:r w:rsidRPr="00B57D84">
        <w:rPr>
          <w:rStyle w:val="Emphasis"/>
          <w:sz w:val="24"/>
          <w:szCs w:val="24"/>
        </w:rPr>
        <w:br w:type="page"/>
      </w:r>
    </w:p>
    <w:p w14:paraId="5101D6F0" w14:textId="6FB8CBEB" w:rsidR="00A72F58" w:rsidRPr="00B57D84" w:rsidRDefault="00A72F58" w:rsidP="00FE65EE">
      <w:pPr>
        <w:pStyle w:val="Caption"/>
        <w:rPr>
          <w:rStyle w:val="Emphasis"/>
          <w:b w:val="0"/>
          <w:sz w:val="24"/>
          <w:szCs w:val="24"/>
        </w:rPr>
      </w:pPr>
      <w:bookmarkStart w:id="9" w:name="_Toc329336818"/>
      <w:bookmarkStart w:id="10" w:name="_Toc329336918"/>
      <w:bookmarkStart w:id="11" w:name="_Toc329337113"/>
      <w:bookmarkStart w:id="12" w:name="_Toc45888559"/>
      <w:r w:rsidRPr="00B57D84">
        <w:rPr>
          <w:rStyle w:val="Emphasis"/>
          <w:sz w:val="24"/>
          <w:szCs w:val="24"/>
        </w:rPr>
        <w:lastRenderedPageBreak/>
        <w:t>LISTA DE TABELAS</w:t>
      </w:r>
      <w:bookmarkEnd w:id="9"/>
      <w:bookmarkEnd w:id="10"/>
      <w:bookmarkEnd w:id="11"/>
      <w:bookmarkEnd w:id="12"/>
    </w:p>
    <w:p w14:paraId="4E9FA4E8" w14:textId="77777777" w:rsidR="00A72F58" w:rsidRPr="00B57D84" w:rsidRDefault="00A72F58" w:rsidP="00B02B28">
      <w:pPr>
        <w:rPr>
          <w:rStyle w:val="Emphasis"/>
          <w:b/>
          <w:sz w:val="24"/>
          <w:szCs w:val="24"/>
        </w:rPr>
      </w:pPr>
    </w:p>
    <w:p w14:paraId="5366F7D1" w14:textId="77777777" w:rsidR="00291792" w:rsidRDefault="00F40FE9">
      <w:pPr>
        <w:pStyle w:val="TableofFigures"/>
        <w:rPr>
          <w:rFonts w:asciiTheme="minorHAnsi" w:hAnsiTheme="minorHAnsi" w:cstheme="minorBidi"/>
          <w:noProof/>
          <w:szCs w:val="24"/>
          <w:lang w:val="en-US"/>
        </w:rPr>
      </w:pPr>
      <w:r>
        <w:fldChar w:fldCharType="begin"/>
      </w:r>
      <w:r>
        <w:instrText xml:space="preserve"> TOC \c "Tabela" </w:instrText>
      </w:r>
      <w:r>
        <w:fldChar w:fldCharType="separate"/>
      </w:r>
      <w:r w:rsidR="00291792">
        <w:rPr>
          <w:noProof/>
        </w:rPr>
        <w:t>Tabela 3</w:t>
      </w:r>
      <w:r w:rsidR="00291792">
        <w:rPr>
          <w:noProof/>
        </w:rPr>
        <w:noBreakHyphen/>
        <w:t>1 Produtores Comerciais de Amido</w:t>
      </w:r>
      <w:r w:rsidR="00291792">
        <w:rPr>
          <w:noProof/>
        </w:rPr>
        <w:tab/>
      </w:r>
      <w:r w:rsidR="00291792">
        <w:rPr>
          <w:noProof/>
        </w:rPr>
        <w:fldChar w:fldCharType="begin"/>
      </w:r>
      <w:r w:rsidR="00291792">
        <w:rPr>
          <w:noProof/>
        </w:rPr>
        <w:instrText xml:space="preserve"> PAGEREF _Toc33625735 \h </w:instrText>
      </w:r>
      <w:r w:rsidR="00291792">
        <w:rPr>
          <w:noProof/>
        </w:rPr>
      </w:r>
      <w:r w:rsidR="00291792">
        <w:rPr>
          <w:noProof/>
        </w:rPr>
        <w:fldChar w:fldCharType="separate"/>
      </w:r>
      <w:r w:rsidR="00291792">
        <w:rPr>
          <w:noProof/>
        </w:rPr>
        <w:t>46</w:t>
      </w:r>
      <w:r w:rsidR="00291792">
        <w:rPr>
          <w:noProof/>
        </w:rPr>
        <w:fldChar w:fldCharType="end"/>
      </w:r>
    </w:p>
    <w:p w14:paraId="209AD9FC" w14:textId="77777777" w:rsidR="00A72F58" w:rsidRPr="00B57D84" w:rsidRDefault="00F40FE9" w:rsidP="00B02B28">
      <w:r>
        <w:fldChar w:fldCharType="end"/>
      </w:r>
    </w:p>
    <w:p w14:paraId="6FA96AE4" w14:textId="77777777" w:rsidR="00A72F58" w:rsidRPr="00B57D84" w:rsidRDefault="00A72F58" w:rsidP="00B02B28">
      <w:pPr>
        <w:rPr>
          <w:rStyle w:val="Emphasis"/>
          <w:b/>
          <w:sz w:val="24"/>
          <w:szCs w:val="24"/>
        </w:rPr>
      </w:pPr>
      <w:r w:rsidRPr="00B57D84">
        <w:rPr>
          <w:rStyle w:val="Emphasis"/>
          <w:b/>
          <w:sz w:val="24"/>
          <w:szCs w:val="24"/>
        </w:rPr>
        <w:br w:type="page"/>
      </w:r>
    </w:p>
    <w:p w14:paraId="51769E92" w14:textId="0D511818" w:rsidR="00A72F58" w:rsidRPr="00B57D84" w:rsidRDefault="00A72F58" w:rsidP="00FE65EE">
      <w:pPr>
        <w:pStyle w:val="Caption"/>
        <w:rPr>
          <w:rStyle w:val="Emphasis"/>
          <w:b w:val="0"/>
          <w:sz w:val="24"/>
          <w:szCs w:val="24"/>
        </w:rPr>
      </w:pPr>
      <w:bookmarkStart w:id="13" w:name="_Toc329336819"/>
      <w:bookmarkStart w:id="14" w:name="_Toc329336919"/>
      <w:bookmarkStart w:id="15" w:name="_Toc329337114"/>
      <w:bookmarkStart w:id="16" w:name="_Toc45888560"/>
      <w:r w:rsidRPr="00B57D84">
        <w:rPr>
          <w:rStyle w:val="Emphasis"/>
          <w:sz w:val="24"/>
          <w:szCs w:val="24"/>
        </w:rPr>
        <w:lastRenderedPageBreak/>
        <w:t>LISTA DE QUADROS</w:t>
      </w:r>
      <w:bookmarkEnd w:id="13"/>
      <w:bookmarkEnd w:id="14"/>
      <w:bookmarkEnd w:id="15"/>
      <w:bookmarkEnd w:id="16"/>
    </w:p>
    <w:p w14:paraId="4EAE16B0" w14:textId="77777777" w:rsidR="00A72F58" w:rsidRPr="00B57D84" w:rsidRDefault="00A72F58" w:rsidP="00E93A25">
      <w:pPr>
        <w:ind w:left="1418" w:hanging="1418"/>
      </w:pPr>
    </w:p>
    <w:p w14:paraId="0F769A12" w14:textId="77777777" w:rsidR="004939C9" w:rsidRDefault="00E93A25">
      <w:pPr>
        <w:pStyle w:val="TableofFigures"/>
        <w:rPr>
          <w:rFonts w:asciiTheme="minorHAnsi" w:hAnsiTheme="minorHAnsi" w:cstheme="minorBidi"/>
          <w:noProof/>
          <w:szCs w:val="24"/>
          <w:lang w:val="en-US"/>
        </w:rPr>
      </w:pPr>
      <w:r>
        <w:fldChar w:fldCharType="begin"/>
      </w:r>
      <w:r>
        <w:instrText xml:space="preserve"> TOC \c "Quadro" </w:instrText>
      </w:r>
      <w:r>
        <w:fldChar w:fldCharType="separate"/>
      </w:r>
      <w:r w:rsidR="004939C9">
        <w:rPr>
          <w:noProof/>
        </w:rPr>
        <w:t>Quadro 3.1</w:t>
      </w:r>
      <w:r w:rsidR="004939C9">
        <w:rPr>
          <w:rFonts w:asciiTheme="minorHAnsi" w:hAnsiTheme="minorHAnsi" w:cstheme="minorBidi"/>
          <w:noProof/>
          <w:szCs w:val="24"/>
          <w:lang w:val="en-US"/>
        </w:rPr>
        <w:tab/>
      </w:r>
      <w:r w:rsidR="004939C9">
        <w:rPr>
          <w:noProof/>
        </w:rPr>
        <w:t>Idiomas das publicações contemplando o termo biopolímeros microbianos.</w:t>
      </w:r>
      <w:r w:rsidR="004939C9">
        <w:rPr>
          <w:noProof/>
        </w:rPr>
        <w:tab/>
      </w:r>
      <w:r w:rsidR="004939C9">
        <w:rPr>
          <w:noProof/>
        </w:rPr>
        <w:fldChar w:fldCharType="begin"/>
      </w:r>
      <w:r w:rsidR="004939C9">
        <w:rPr>
          <w:noProof/>
        </w:rPr>
        <w:instrText xml:space="preserve"> PAGEREF _Toc45860751 \h </w:instrText>
      </w:r>
      <w:r w:rsidR="004939C9">
        <w:rPr>
          <w:noProof/>
        </w:rPr>
      </w:r>
      <w:r w:rsidR="004939C9">
        <w:rPr>
          <w:noProof/>
        </w:rPr>
        <w:fldChar w:fldCharType="separate"/>
      </w:r>
      <w:r w:rsidR="004939C9">
        <w:rPr>
          <w:noProof/>
        </w:rPr>
        <w:t>33</w:t>
      </w:r>
      <w:r w:rsidR="004939C9">
        <w:rPr>
          <w:noProof/>
        </w:rPr>
        <w:fldChar w:fldCharType="end"/>
      </w:r>
    </w:p>
    <w:p w14:paraId="54014DD3" w14:textId="77777777" w:rsidR="004939C9" w:rsidRDefault="004939C9">
      <w:pPr>
        <w:pStyle w:val="TableofFigures"/>
        <w:rPr>
          <w:rFonts w:asciiTheme="minorHAnsi" w:hAnsiTheme="minorHAnsi" w:cstheme="minorBidi"/>
          <w:noProof/>
          <w:szCs w:val="24"/>
          <w:lang w:val="en-US"/>
        </w:rPr>
      </w:pPr>
      <w:r>
        <w:rPr>
          <w:noProof/>
        </w:rPr>
        <w:t>Quadro 3.2</w:t>
      </w:r>
      <w:r>
        <w:rPr>
          <w:rFonts w:asciiTheme="minorHAnsi" w:hAnsiTheme="minorHAnsi" w:cstheme="minorBidi"/>
          <w:noProof/>
          <w:szCs w:val="24"/>
          <w:lang w:val="en-US"/>
        </w:rPr>
        <w:tab/>
      </w:r>
      <w:r>
        <w:rPr>
          <w:noProof/>
        </w:rPr>
        <w:t>Comparação de potencial de substituição de alguns polímeros provenientes de fontes fósseis por biopolímeros</w:t>
      </w:r>
      <w:r>
        <w:rPr>
          <w:noProof/>
        </w:rPr>
        <w:tab/>
      </w:r>
      <w:r>
        <w:rPr>
          <w:noProof/>
        </w:rPr>
        <w:fldChar w:fldCharType="begin"/>
      </w:r>
      <w:r>
        <w:rPr>
          <w:noProof/>
        </w:rPr>
        <w:instrText xml:space="preserve"> PAGEREF _Toc45860752 \h </w:instrText>
      </w:r>
      <w:r>
        <w:rPr>
          <w:noProof/>
        </w:rPr>
      </w:r>
      <w:r>
        <w:rPr>
          <w:noProof/>
        </w:rPr>
        <w:fldChar w:fldCharType="separate"/>
      </w:r>
      <w:r>
        <w:rPr>
          <w:noProof/>
        </w:rPr>
        <w:t>38</w:t>
      </w:r>
      <w:r>
        <w:rPr>
          <w:noProof/>
        </w:rPr>
        <w:fldChar w:fldCharType="end"/>
      </w:r>
    </w:p>
    <w:p w14:paraId="511374B6" w14:textId="77777777" w:rsidR="004939C9" w:rsidRDefault="004939C9">
      <w:pPr>
        <w:pStyle w:val="TableofFigures"/>
        <w:rPr>
          <w:rFonts w:asciiTheme="minorHAnsi" w:hAnsiTheme="minorHAnsi" w:cstheme="minorBidi"/>
          <w:noProof/>
          <w:szCs w:val="24"/>
          <w:lang w:val="en-US"/>
        </w:rPr>
      </w:pPr>
      <w:r>
        <w:rPr>
          <w:noProof/>
        </w:rPr>
        <w:t>Quadro 3.3</w:t>
      </w:r>
      <w:r>
        <w:rPr>
          <w:rFonts w:asciiTheme="minorHAnsi" w:hAnsiTheme="minorHAnsi" w:cstheme="minorBidi"/>
          <w:noProof/>
          <w:szCs w:val="24"/>
          <w:lang w:val="en-US"/>
        </w:rPr>
        <w:tab/>
      </w:r>
      <w:r>
        <w:rPr>
          <w:noProof/>
        </w:rPr>
        <w:t>Produtores Comerciais de PHA</w:t>
      </w:r>
      <w:r>
        <w:rPr>
          <w:noProof/>
        </w:rPr>
        <w:tab/>
      </w:r>
      <w:r>
        <w:rPr>
          <w:noProof/>
        </w:rPr>
        <w:fldChar w:fldCharType="begin"/>
      </w:r>
      <w:r>
        <w:rPr>
          <w:noProof/>
        </w:rPr>
        <w:instrText xml:space="preserve"> PAGEREF _Toc45860753 \h </w:instrText>
      </w:r>
      <w:r>
        <w:rPr>
          <w:noProof/>
        </w:rPr>
      </w:r>
      <w:r>
        <w:rPr>
          <w:noProof/>
        </w:rPr>
        <w:fldChar w:fldCharType="separate"/>
      </w:r>
      <w:r>
        <w:rPr>
          <w:noProof/>
        </w:rPr>
        <w:t>38</w:t>
      </w:r>
      <w:r>
        <w:rPr>
          <w:noProof/>
        </w:rPr>
        <w:fldChar w:fldCharType="end"/>
      </w:r>
    </w:p>
    <w:p w14:paraId="72715AE2" w14:textId="77777777" w:rsidR="004939C9" w:rsidRDefault="004939C9">
      <w:pPr>
        <w:pStyle w:val="TableofFigures"/>
        <w:rPr>
          <w:rFonts w:asciiTheme="minorHAnsi" w:hAnsiTheme="minorHAnsi" w:cstheme="minorBidi"/>
          <w:noProof/>
          <w:szCs w:val="24"/>
          <w:lang w:val="en-US"/>
        </w:rPr>
      </w:pPr>
      <w:r>
        <w:rPr>
          <w:noProof/>
        </w:rPr>
        <w:t>Quadro 3.4</w:t>
      </w:r>
      <w:r>
        <w:rPr>
          <w:rFonts w:asciiTheme="minorHAnsi" w:hAnsiTheme="minorHAnsi" w:cstheme="minorBidi"/>
          <w:noProof/>
          <w:szCs w:val="24"/>
          <w:lang w:val="en-US"/>
        </w:rPr>
        <w:tab/>
      </w:r>
      <w:r>
        <w:rPr>
          <w:noProof/>
        </w:rPr>
        <w:t>Produtores Comerciais PHA e PHB na base Material Data Center</w:t>
      </w:r>
      <w:r>
        <w:rPr>
          <w:noProof/>
        </w:rPr>
        <w:tab/>
      </w:r>
      <w:r>
        <w:rPr>
          <w:noProof/>
        </w:rPr>
        <w:fldChar w:fldCharType="begin"/>
      </w:r>
      <w:r>
        <w:rPr>
          <w:noProof/>
        </w:rPr>
        <w:instrText xml:space="preserve"> PAGEREF _Toc45860754 \h </w:instrText>
      </w:r>
      <w:r>
        <w:rPr>
          <w:noProof/>
        </w:rPr>
      </w:r>
      <w:r>
        <w:rPr>
          <w:noProof/>
        </w:rPr>
        <w:fldChar w:fldCharType="separate"/>
      </w:r>
      <w:r>
        <w:rPr>
          <w:noProof/>
        </w:rPr>
        <w:t>38</w:t>
      </w:r>
      <w:r>
        <w:rPr>
          <w:noProof/>
        </w:rPr>
        <w:fldChar w:fldCharType="end"/>
      </w:r>
    </w:p>
    <w:p w14:paraId="01B8781B" w14:textId="77777777" w:rsidR="004939C9" w:rsidRDefault="004939C9">
      <w:pPr>
        <w:pStyle w:val="TableofFigures"/>
        <w:rPr>
          <w:rFonts w:asciiTheme="minorHAnsi" w:hAnsiTheme="minorHAnsi" w:cstheme="minorBidi"/>
          <w:noProof/>
          <w:szCs w:val="24"/>
          <w:lang w:val="en-US"/>
        </w:rPr>
      </w:pPr>
      <w:r>
        <w:rPr>
          <w:noProof/>
        </w:rPr>
        <w:t>Quadro 3.5 Produtores Comerciais de PHA e PHB na base Omnexus</w:t>
      </w:r>
      <w:r>
        <w:rPr>
          <w:noProof/>
        </w:rPr>
        <w:tab/>
      </w:r>
      <w:r>
        <w:rPr>
          <w:noProof/>
        </w:rPr>
        <w:fldChar w:fldCharType="begin"/>
      </w:r>
      <w:r>
        <w:rPr>
          <w:noProof/>
        </w:rPr>
        <w:instrText xml:space="preserve"> PAGEREF _Toc45860755 \h </w:instrText>
      </w:r>
      <w:r>
        <w:rPr>
          <w:noProof/>
        </w:rPr>
      </w:r>
      <w:r>
        <w:rPr>
          <w:noProof/>
        </w:rPr>
        <w:fldChar w:fldCharType="separate"/>
      </w:r>
      <w:r>
        <w:rPr>
          <w:noProof/>
        </w:rPr>
        <w:t>39</w:t>
      </w:r>
      <w:r>
        <w:rPr>
          <w:noProof/>
        </w:rPr>
        <w:fldChar w:fldCharType="end"/>
      </w:r>
    </w:p>
    <w:p w14:paraId="1CE45BC8" w14:textId="77777777" w:rsidR="004939C9" w:rsidRDefault="004939C9">
      <w:pPr>
        <w:pStyle w:val="TableofFigures"/>
        <w:rPr>
          <w:rFonts w:asciiTheme="minorHAnsi" w:hAnsiTheme="minorHAnsi" w:cstheme="minorBidi"/>
          <w:noProof/>
          <w:szCs w:val="24"/>
          <w:lang w:val="en-US"/>
        </w:rPr>
      </w:pPr>
      <w:r>
        <w:rPr>
          <w:noProof/>
        </w:rPr>
        <w:t>Quadro 3.6</w:t>
      </w:r>
      <w:r>
        <w:rPr>
          <w:rFonts w:asciiTheme="minorHAnsi" w:hAnsiTheme="minorHAnsi" w:cstheme="minorBidi"/>
          <w:noProof/>
          <w:szCs w:val="24"/>
          <w:lang w:val="en-US"/>
        </w:rPr>
        <w:tab/>
      </w:r>
      <w:r>
        <w:rPr>
          <w:noProof/>
        </w:rPr>
        <w:t>Relação de produtos provenientes de PHA e PBH com classificação HS</w:t>
      </w:r>
      <w:r>
        <w:rPr>
          <w:noProof/>
        </w:rPr>
        <w:tab/>
      </w:r>
      <w:r>
        <w:rPr>
          <w:noProof/>
        </w:rPr>
        <w:fldChar w:fldCharType="begin"/>
      </w:r>
      <w:r>
        <w:rPr>
          <w:noProof/>
        </w:rPr>
        <w:instrText xml:space="preserve"> PAGEREF _Toc45860756 \h </w:instrText>
      </w:r>
      <w:r>
        <w:rPr>
          <w:noProof/>
        </w:rPr>
      </w:r>
      <w:r>
        <w:rPr>
          <w:noProof/>
        </w:rPr>
        <w:fldChar w:fldCharType="separate"/>
      </w:r>
      <w:r>
        <w:rPr>
          <w:noProof/>
        </w:rPr>
        <w:t>39</w:t>
      </w:r>
      <w:r>
        <w:rPr>
          <w:noProof/>
        </w:rPr>
        <w:fldChar w:fldCharType="end"/>
      </w:r>
    </w:p>
    <w:p w14:paraId="7FA1D56E" w14:textId="77777777" w:rsidR="004939C9" w:rsidRDefault="004939C9">
      <w:pPr>
        <w:pStyle w:val="TableofFigures"/>
        <w:rPr>
          <w:rFonts w:asciiTheme="minorHAnsi" w:hAnsiTheme="minorHAnsi" w:cstheme="minorBidi"/>
          <w:noProof/>
          <w:szCs w:val="24"/>
          <w:lang w:val="en-US"/>
        </w:rPr>
      </w:pPr>
      <w:r>
        <w:rPr>
          <w:noProof/>
        </w:rPr>
        <w:t>Quadro 3.7 Código de referência HS para os polímeros PP, PEBD e PEAD em forma primárias</w:t>
      </w:r>
      <w:r>
        <w:rPr>
          <w:noProof/>
        </w:rPr>
        <w:tab/>
      </w:r>
      <w:r>
        <w:rPr>
          <w:noProof/>
        </w:rPr>
        <w:fldChar w:fldCharType="begin"/>
      </w:r>
      <w:r>
        <w:rPr>
          <w:noProof/>
        </w:rPr>
        <w:instrText xml:space="preserve"> PAGEREF _Toc45860757 \h </w:instrText>
      </w:r>
      <w:r>
        <w:rPr>
          <w:noProof/>
        </w:rPr>
      </w:r>
      <w:r>
        <w:rPr>
          <w:noProof/>
        </w:rPr>
        <w:fldChar w:fldCharType="separate"/>
      </w:r>
      <w:r>
        <w:rPr>
          <w:noProof/>
        </w:rPr>
        <w:t>40</w:t>
      </w:r>
      <w:r>
        <w:rPr>
          <w:noProof/>
        </w:rPr>
        <w:fldChar w:fldCharType="end"/>
      </w:r>
    </w:p>
    <w:p w14:paraId="7E85E2A1" w14:textId="77777777" w:rsidR="004939C9" w:rsidRDefault="004939C9">
      <w:pPr>
        <w:pStyle w:val="TableofFigures"/>
        <w:rPr>
          <w:rFonts w:asciiTheme="minorHAnsi" w:hAnsiTheme="minorHAnsi" w:cstheme="minorBidi"/>
          <w:noProof/>
          <w:szCs w:val="24"/>
          <w:lang w:val="en-US"/>
        </w:rPr>
      </w:pPr>
      <w:r>
        <w:rPr>
          <w:noProof/>
        </w:rPr>
        <w:t>Quadro 4.1 Exportações e importações mundiais de plásticos em formas primárias – 2017 a 2019  (USD 1.000 )</w:t>
      </w:r>
      <w:r>
        <w:rPr>
          <w:noProof/>
        </w:rPr>
        <w:tab/>
      </w:r>
      <w:r>
        <w:rPr>
          <w:noProof/>
        </w:rPr>
        <w:fldChar w:fldCharType="begin"/>
      </w:r>
      <w:r>
        <w:rPr>
          <w:noProof/>
        </w:rPr>
        <w:instrText xml:space="preserve"> PAGEREF _Toc45860758 \h </w:instrText>
      </w:r>
      <w:r>
        <w:rPr>
          <w:noProof/>
        </w:rPr>
      </w:r>
      <w:r>
        <w:rPr>
          <w:noProof/>
        </w:rPr>
        <w:fldChar w:fldCharType="separate"/>
      </w:r>
      <w:r>
        <w:rPr>
          <w:noProof/>
        </w:rPr>
        <w:t>41</w:t>
      </w:r>
      <w:r>
        <w:rPr>
          <w:noProof/>
        </w:rPr>
        <w:fldChar w:fldCharType="end"/>
      </w:r>
    </w:p>
    <w:p w14:paraId="71543C7C" w14:textId="77777777" w:rsidR="004939C9" w:rsidRDefault="004939C9">
      <w:pPr>
        <w:pStyle w:val="TableofFigures"/>
        <w:tabs>
          <w:tab w:val="left" w:pos="1380"/>
        </w:tabs>
        <w:rPr>
          <w:rFonts w:asciiTheme="minorHAnsi" w:hAnsiTheme="minorHAnsi" w:cstheme="minorBidi"/>
          <w:noProof/>
          <w:szCs w:val="24"/>
          <w:lang w:val="en-US"/>
        </w:rPr>
      </w:pPr>
      <w:r>
        <w:rPr>
          <w:noProof/>
        </w:rPr>
        <w:t xml:space="preserve">Quadro 4.2 </w:t>
      </w:r>
      <w:r>
        <w:rPr>
          <w:rFonts w:asciiTheme="minorHAnsi" w:hAnsiTheme="minorHAnsi" w:cstheme="minorBidi"/>
          <w:noProof/>
          <w:szCs w:val="24"/>
          <w:lang w:val="en-US"/>
        </w:rPr>
        <w:tab/>
      </w:r>
      <w:r>
        <w:rPr>
          <w:noProof/>
        </w:rPr>
        <w:t>Valor e Volume de Exportações e Importações Brasileiras de plásticos em formas primárias – 1997 a 2019 (em milhões de R$ e Ton)</w:t>
      </w:r>
      <w:r>
        <w:rPr>
          <w:noProof/>
        </w:rPr>
        <w:tab/>
      </w:r>
      <w:r>
        <w:rPr>
          <w:noProof/>
        </w:rPr>
        <w:fldChar w:fldCharType="begin"/>
      </w:r>
      <w:r>
        <w:rPr>
          <w:noProof/>
        </w:rPr>
        <w:instrText xml:space="preserve"> PAGEREF _Toc45860759 \h </w:instrText>
      </w:r>
      <w:r>
        <w:rPr>
          <w:noProof/>
        </w:rPr>
      </w:r>
      <w:r>
        <w:rPr>
          <w:noProof/>
        </w:rPr>
        <w:fldChar w:fldCharType="separate"/>
      </w:r>
      <w:r>
        <w:rPr>
          <w:noProof/>
        </w:rPr>
        <w:t>42</w:t>
      </w:r>
      <w:r>
        <w:rPr>
          <w:noProof/>
        </w:rPr>
        <w:fldChar w:fldCharType="end"/>
      </w:r>
    </w:p>
    <w:p w14:paraId="0E32A02B" w14:textId="6BD982EE" w:rsidR="00A72F58" w:rsidRPr="00B57D84" w:rsidRDefault="00E93A25" w:rsidP="00E93A25">
      <w:pPr>
        <w:ind w:left="1418" w:hanging="1418"/>
      </w:pPr>
      <w:r>
        <w:fldChar w:fldCharType="end"/>
      </w:r>
    </w:p>
    <w:p w14:paraId="47374D90" w14:textId="77777777" w:rsidR="00A72F58" w:rsidRPr="00B57D84" w:rsidRDefault="00A72F58" w:rsidP="00B02B28"/>
    <w:p w14:paraId="2FA77324" w14:textId="77777777" w:rsidR="00A72F58" w:rsidRPr="00B57D84" w:rsidRDefault="00A72F58" w:rsidP="00B02B28">
      <w:pPr>
        <w:rPr>
          <w:rStyle w:val="Emphasis"/>
          <w:b/>
          <w:sz w:val="24"/>
          <w:szCs w:val="24"/>
        </w:rPr>
      </w:pPr>
    </w:p>
    <w:p w14:paraId="45F90026" w14:textId="77777777" w:rsidR="00A72F58" w:rsidRPr="00B57D84" w:rsidRDefault="00A72F58" w:rsidP="00B02B28">
      <w:pPr>
        <w:rPr>
          <w:rStyle w:val="Emphasis"/>
          <w:b/>
          <w:sz w:val="24"/>
          <w:szCs w:val="24"/>
        </w:rPr>
      </w:pPr>
      <w:r w:rsidRPr="00B57D84">
        <w:rPr>
          <w:rStyle w:val="Emphasis"/>
          <w:b/>
          <w:sz w:val="24"/>
          <w:szCs w:val="24"/>
        </w:rPr>
        <w:br w:type="page"/>
      </w:r>
    </w:p>
    <w:p w14:paraId="7C8783FF" w14:textId="2ECDEADD" w:rsidR="00A72F58" w:rsidRPr="00B57D84" w:rsidRDefault="00A72F58" w:rsidP="00FE65EE">
      <w:pPr>
        <w:pStyle w:val="Caption"/>
        <w:rPr>
          <w:rStyle w:val="Emphasis"/>
          <w:b w:val="0"/>
          <w:sz w:val="24"/>
          <w:szCs w:val="24"/>
        </w:rPr>
      </w:pPr>
      <w:bookmarkStart w:id="17" w:name="_Toc329336920"/>
      <w:bookmarkStart w:id="18" w:name="_Toc329337115"/>
      <w:bookmarkStart w:id="19" w:name="_Toc45888561"/>
      <w:r w:rsidRPr="00B57D84">
        <w:rPr>
          <w:rStyle w:val="Emphasis"/>
          <w:sz w:val="24"/>
          <w:szCs w:val="24"/>
        </w:rPr>
        <w:lastRenderedPageBreak/>
        <w:t>LISTA DE GRÁFICOS</w:t>
      </w:r>
      <w:bookmarkEnd w:id="17"/>
      <w:bookmarkEnd w:id="18"/>
      <w:bookmarkEnd w:id="19"/>
    </w:p>
    <w:p w14:paraId="75DFD7CD" w14:textId="77777777" w:rsidR="00A72F58" w:rsidRPr="00B57D84" w:rsidRDefault="00A72F58" w:rsidP="00B02B28">
      <w:pPr>
        <w:rPr>
          <w:rStyle w:val="Emphasis"/>
          <w:b/>
          <w:sz w:val="24"/>
          <w:szCs w:val="24"/>
        </w:rPr>
      </w:pPr>
    </w:p>
    <w:p w14:paraId="114D0073" w14:textId="77777777" w:rsidR="00A72F58" w:rsidRPr="00B57D84" w:rsidRDefault="00A72F58" w:rsidP="00B02B28">
      <w:pPr>
        <w:rPr>
          <w:rStyle w:val="Emphasis"/>
          <w:b/>
          <w:sz w:val="24"/>
          <w:szCs w:val="24"/>
        </w:rPr>
      </w:pPr>
      <w:r w:rsidRPr="00B57D84">
        <w:rPr>
          <w:rStyle w:val="Emphasis"/>
          <w:b/>
          <w:sz w:val="24"/>
          <w:szCs w:val="24"/>
        </w:rPr>
        <w:br w:type="page"/>
      </w:r>
    </w:p>
    <w:p w14:paraId="5216F060" w14:textId="4012051A" w:rsidR="00A72F58" w:rsidRPr="00B57D84" w:rsidRDefault="00A72F58" w:rsidP="00FE65EE">
      <w:pPr>
        <w:pStyle w:val="Caption"/>
        <w:rPr>
          <w:rStyle w:val="Emphasis"/>
          <w:b w:val="0"/>
          <w:sz w:val="24"/>
          <w:szCs w:val="24"/>
        </w:rPr>
      </w:pPr>
      <w:bookmarkStart w:id="20" w:name="_Toc45888562"/>
      <w:r w:rsidRPr="00B57D84">
        <w:rPr>
          <w:rStyle w:val="Emphasis"/>
          <w:sz w:val="24"/>
          <w:szCs w:val="24"/>
        </w:rPr>
        <w:lastRenderedPageBreak/>
        <w:t>LISTA DE FIGURAS</w:t>
      </w:r>
      <w:bookmarkEnd w:id="20"/>
    </w:p>
    <w:p w14:paraId="55108058" w14:textId="77777777" w:rsidR="00A72F58" w:rsidRPr="00B57D84" w:rsidRDefault="00A72F58" w:rsidP="00B02B28">
      <w:pPr>
        <w:rPr>
          <w:rStyle w:val="Emphasis"/>
          <w:b/>
          <w:sz w:val="24"/>
          <w:szCs w:val="24"/>
        </w:rPr>
      </w:pPr>
    </w:p>
    <w:p w14:paraId="433C4D1E" w14:textId="77777777" w:rsidR="004939C9" w:rsidRDefault="00010846">
      <w:pPr>
        <w:pStyle w:val="TableofFigures"/>
        <w:rPr>
          <w:rFonts w:asciiTheme="minorHAnsi" w:hAnsiTheme="minorHAnsi" w:cstheme="minorBidi"/>
          <w:noProof/>
          <w:szCs w:val="24"/>
          <w:lang w:val="en-US"/>
        </w:rPr>
      </w:pPr>
      <w:r>
        <w:rPr>
          <w:rStyle w:val="Emphasis"/>
          <w:b/>
          <w:sz w:val="24"/>
          <w:szCs w:val="24"/>
        </w:rPr>
        <w:fldChar w:fldCharType="begin"/>
      </w:r>
      <w:r>
        <w:rPr>
          <w:rStyle w:val="Emphasis"/>
          <w:b/>
          <w:sz w:val="24"/>
          <w:szCs w:val="24"/>
        </w:rPr>
        <w:instrText xml:space="preserve"> TOC \c "Figura" </w:instrText>
      </w:r>
      <w:r>
        <w:rPr>
          <w:rStyle w:val="Emphasis"/>
          <w:b/>
          <w:sz w:val="24"/>
          <w:szCs w:val="24"/>
        </w:rPr>
        <w:fldChar w:fldCharType="separate"/>
      </w:r>
      <w:r w:rsidR="004939C9">
        <w:rPr>
          <w:noProof/>
        </w:rPr>
        <w:t>Figura 3.1</w:t>
      </w:r>
      <w:r w:rsidR="004939C9">
        <w:rPr>
          <w:rFonts w:asciiTheme="minorHAnsi" w:hAnsiTheme="minorHAnsi" w:cstheme="minorBidi"/>
          <w:noProof/>
          <w:szCs w:val="24"/>
          <w:lang w:val="en-US"/>
        </w:rPr>
        <w:tab/>
      </w:r>
      <w:r w:rsidR="004939C9">
        <w:rPr>
          <w:noProof/>
        </w:rPr>
        <w:t>Evolução de publicações sobre biopolímeros microbianos.</w:t>
      </w:r>
      <w:r w:rsidR="004939C9">
        <w:rPr>
          <w:noProof/>
        </w:rPr>
        <w:tab/>
      </w:r>
      <w:r w:rsidR="004939C9">
        <w:rPr>
          <w:noProof/>
        </w:rPr>
        <w:fldChar w:fldCharType="begin"/>
      </w:r>
      <w:r w:rsidR="004939C9">
        <w:rPr>
          <w:noProof/>
        </w:rPr>
        <w:instrText xml:space="preserve"> PAGEREF _Toc45860774 \h </w:instrText>
      </w:r>
      <w:r w:rsidR="004939C9">
        <w:rPr>
          <w:noProof/>
        </w:rPr>
      </w:r>
      <w:r w:rsidR="004939C9">
        <w:rPr>
          <w:noProof/>
        </w:rPr>
        <w:fldChar w:fldCharType="separate"/>
      </w:r>
      <w:r w:rsidR="004939C9">
        <w:rPr>
          <w:noProof/>
        </w:rPr>
        <w:t>33</w:t>
      </w:r>
      <w:r w:rsidR="004939C9">
        <w:rPr>
          <w:noProof/>
        </w:rPr>
        <w:fldChar w:fldCharType="end"/>
      </w:r>
    </w:p>
    <w:p w14:paraId="7B675A20" w14:textId="77777777" w:rsidR="004939C9" w:rsidRDefault="004939C9">
      <w:pPr>
        <w:pStyle w:val="TableofFigures"/>
        <w:rPr>
          <w:rFonts w:asciiTheme="minorHAnsi" w:hAnsiTheme="minorHAnsi" w:cstheme="minorBidi"/>
          <w:noProof/>
          <w:szCs w:val="24"/>
          <w:lang w:val="en-US"/>
        </w:rPr>
      </w:pPr>
      <w:r>
        <w:rPr>
          <w:noProof/>
        </w:rPr>
        <w:t xml:space="preserve">Figura 3.2 </w:t>
      </w:r>
      <w:r>
        <w:rPr>
          <w:rFonts w:asciiTheme="minorHAnsi" w:hAnsiTheme="minorHAnsi" w:cstheme="minorBidi"/>
          <w:noProof/>
          <w:szCs w:val="24"/>
          <w:lang w:val="en-US"/>
        </w:rPr>
        <w:tab/>
      </w:r>
      <w:r>
        <w:rPr>
          <w:noProof/>
        </w:rPr>
        <w:t>Mapa de Concentração de Pesquisas por País</w:t>
      </w:r>
      <w:r>
        <w:rPr>
          <w:noProof/>
        </w:rPr>
        <w:tab/>
      </w:r>
      <w:r>
        <w:rPr>
          <w:noProof/>
        </w:rPr>
        <w:fldChar w:fldCharType="begin"/>
      </w:r>
      <w:r>
        <w:rPr>
          <w:noProof/>
        </w:rPr>
        <w:instrText xml:space="preserve"> PAGEREF _Toc45860775 \h </w:instrText>
      </w:r>
      <w:r>
        <w:rPr>
          <w:noProof/>
        </w:rPr>
      </w:r>
      <w:r>
        <w:rPr>
          <w:noProof/>
        </w:rPr>
        <w:fldChar w:fldCharType="separate"/>
      </w:r>
      <w:r>
        <w:rPr>
          <w:noProof/>
        </w:rPr>
        <w:t>34</w:t>
      </w:r>
      <w:r>
        <w:rPr>
          <w:noProof/>
        </w:rPr>
        <w:fldChar w:fldCharType="end"/>
      </w:r>
    </w:p>
    <w:p w14:paraId="1C5E4ECA" w14:textId="6900440E" w:rsidR="00A72F58" w:rsidRPr="00B57D84" w:rsidRDefault="00010846" w:rsidP="00010846">
      <w:pPr>
        <w:pStyle w:val="TableofFigures"/>
        <w:rPr>
          <w:rStyle w:val="Emphasis"/>
          <w:b/>
          <w:sz w:val="24"/>
          <w:szCs w:val="24"/>
        </w:rPr>
      </w:pPr>
      <w:r>
        <w:rPr>
          <w:rStyle w:val="Emphasis"/>
          <w:b/>
          <w:sz w:val="24"/>
          <w:szCs w:val="24"/>
        </w:rPr>
        <w:fldChar w:fldCharType="end"/>
      </w:r>
    </w:p>
    <w:p w14:paraId="3F72D12F" w14:textId="77777777" w:rsidR="00304472" w:rsidRPr="00B57D84" w:rsidRDefault="00304472" w:rsidP="00B02B28">
      <w:pPr>
        <w:rPr>
          <w:rStyle w:val="Emphasis"/>
          <w:b/>
          <w:sz w:val="24"/>
          <w:szCs w:val="24"/>
        </w:rPr>
      </w:pPr>
      <w:r w:rsidRPr="00B57D84">
        <w:rPr>
          <w:rStyle w:val="Emphasis"/>
          <w:sz w:val="24"/>
          <w:szCs w:val="24"/>
        </w:rPr>
        <w:br w:type="page"/>
      </w:r>
    </w:p>
    <w:p w14:paraId="690162A3" w14:textId="7714F68C" w:rsidR="00A72F58" w:rsidRPr="00B57D84" w:rsidRDefault="00A72F58" w:rsidP="00FE65EE">
      <w:pPr>
        <w:pStyle w:val="Caption"/>
        <w:rPr>
          <w:rStyle w:val="Emphasis"/>
          <w:b w:val="0"/>
          <w:sz w:val="24"/>
          <w:szCs w:val="24"/>
        </w:rPr>
      </w:pPr>
      <w:bookmarkStart w:id="21" w:name="_Toc45888563"/>
      <w:r w:rsidRPr="00B57D84">
        <w:rPr>
          <w:rStyle w:val="Emphasis"/>
          <w:sz w:val="24"/>
          <w:szCs w:val="24"/>
        </w:rPr>
        <w:lastRenderedPageBreak/>
        <w:t>LISTA DE SIGLAS</w:t>
      </w:r>
      <w:bookmarkEnd w:id="21"/>
    </w:p>
    <w:p w14:paraId="308681E2" w14:textId="77777777" w:rsidR="00362E10" w:rsidRPr="00B57D84" w:rsidRDefault="00362E10" w:rsidP="00B02B28">
      <w:pPr>
        <w:rPr>
          <w:rStyle w:val="Emphasis"/>
          <w:i/>
          <w:sz w:val="24"/>
          <w:szCs w:val="24"/>
        </w:rPr>
      </w:pPr>
    </w:p>
    <w:p w14:paraId="7866647B" w14:textId="0B29B6FA" w:rsidR="00707A82" w:rsidRDefault="00707A82" w:rsidP="00707A82">
      <w:pPr>
        <w:spacing w:after="0" w:line="240" w:lineRule="auto"/>
        <w:ind w:firstLine="0"/>
        <w:jc w:val="left"/>
        <w:rPr>
          <w:rFonts w:ascii="Arial" w:eastAsia="Times New Roman" w:hAnsi="Arial" w:cs="Arial"/>
          <w:shd w:val="clear" w:color="auto" w:fill="FFFFFF"/>
        </w:rPr>
      </w:pPr>
      <w:r w:rsidRPr="009300CD">
        <w:rPr>
          <w:rFonts w:ascii="Arial" w:eastAsia="Times New Roman" w:hAnsi="Arial" w:cs="Arial"/>
          <w:b/>
          <w:shd w:val="clear" w:color="auto" w:fill="FFFFFF"/>
        </w:rPr>
        <w:t>PEAD</w:t>
      </w:r>
      <w:r w:rsidRPr="009300CD">
        <w:rPr>
          <w:rFonts w:ascii="Arial" w:eastAsia="Times New Roman" w:hAnsi="Arial" w:cs="Arial"/>
          <w:shd w:val="clear" w:color="auto" w:fill="FFFFFF"/>
        </w:rPr>
        <w:t xml:space="preserve"> – </w:t>
      </w:r>
      <w:r w:rsidRPr="00707A82">
        <w:rPr>
          <w:rFonts w:ascii="Arial" w:eastAsia="Times New Roman" w:hAnsi="Arial" w:cs="Arial"/>
          <w:shd w:val="clear" w:color="auto" w:fill="FFFFFF"/>
        </w:rPr>
        <w:t>Polietileno de alta densidade</w:t>
      </w:r>
    </w:p>
    <w:p w14:paraId="32083B07" w14:textId="23B5DF2B" w:rsidR="001242ED" w:rsidRDefault="001242ED" w:rsidP="00707A82">
      <w:pPr>
        <w:spacing w:after="0" w:line="240" w:lineRule="auto"/>
        <w:ind w:firstLine="0"/>
        <w:jc w:val="left"/>
        <w:rPr>
          <w:rFonts w:ascii="Arial" w:eastAsia="Times New Roman" w:hAnsi="Arial" w:cs="Arial"/>
          <w:shd w:val="clear" w:color="auto" w:fill="FFFFFF"/>
        </w:rPr>
      </w:pPr>
      <w:r w:rsidRPr="001242ED">
        <w:rPr>
          <w:rFonts w:ascii="Arial" w:eastAsia="Times New Roman" w:hAnsi="Arial" w:cs="Arial"/>
          <w:b/>
          <w:shd w:val="clear" w:color="auto" w:fill="FFFFFF"/>
        </w:rPr>
        <w:t>PEBD</w:t>
      </w:r>
      <w:r>
        <w:rPr>
          <w:rFonts w:ascii="Arial" w:eastAsia="Times New Roman" w:hAnsi="Arial" w:cs="Arial"/>
          <w:shd w:val="clear" w:color="auto" w:fill="FFFFFF"/>
        </w:rPr>
        <w:t xml:space="preserve"> – </w:t>
      </w:r>
      <w:r w:rsidRPr="001242ED">
        <w:rPr>
          <w:rFonts w:ascii="Arial" w:eastAsia="Times New Roman" w:hAnsi="Arial" w:cs="Arial"/>
          <w:shd w:val="clear" w:color="auto" w:fill="FFFFFF"/>
        </w:rPr>
        <w:t>Polietileno de baixa densidade</w:t>
      </w:r>
    </w:p>
    <w:p w14:paraId="6D1D972C" w14:textId="77777777" w:rsidR="004939C9" w:rsidRDefault="001242ED" w:rsidP="00707A82">
      <w:pPr>
        <w:spacing w:after="0" w:line="240" w:lineRule="auto"/>
        <w:ind w:firstLine="0"/>
        <w:jc w:val="left"/>
        <w:rPr>
          <w:rFonts w:ascii="Arial" w:eastAsia="Times New Roman" w:hAnsi="Arial" w:cs="Arial"/>
          <w:shd w:val="clear" w:color="auto" w:fill="FFFFFF"/>
        </w:rPr>
      </w:pPr>
      <w:r w:rsidRPr="001242ED">
        <w:rPr>
          <w:rFonts w:ascii="Arial" w:eastAsia="Times New Roman" w:hAnsi="Arial" w:cs="Arial"/>
          <w:b/>
          <w:shd w:val="clear" w:color="auto" w:fill="FFFFFF"/>
        </w:rPr>
        <w:t>PP</w:t>
      </w:r>
      <w:r>
        <w:rPr>
          <w:rFonts w:ascii="Arial" w:eastAsia="Times New Roman" w:hAnsi="Arial" w:cs="Arial"/>
          <w:shd w:val="clear" w:color="auto" w:fill="FFFFFF"/>
        </w:rPr>
        <w:tab/>
        <w:t xml:space="preserve">– </w:t>
      </w:r>
      <w:r w:rsidRPr="001242ED">
        <w:rPr>
          <w:rFonts w:ascii="Arial" w:eastAsia="Times New Roman" w:hAnsi="Arial" w:cs="Arial"/>
          <w:shd w:val="clear" w:color="auto" w:fill="FFFFFF"/>
        </w:rPr>
        <w:t>Polipropileno</w:t>
      </w:r>
    </w:p>
    <w:p w14:paraId="133F3536" w14:textId="233D52BF" w:rsidR="001242ED" w:rsidRPr="00707A82" w:rsidRDefault="001242ED" w:rsidP="00707A82">
      <w:pPr>
        <w:spacing w:after="0" w:line="240" w:lineRule="auto"/>
        <w:ind w:firstLine="0"/>
        <w:jc w:val="left"/>
        <w:rPr>
          <w:rFonts w:eastAsia="Times New Roman"/>
        </w:rPr>
      </w:pPr>
      <w:r>
        <w:rPr>
          <w:rFonts w:ascii="Arial" w:eastAsia="Times New Roman" w:hAnsi="Arial" w:cs="Arial"/>
          <w:shd w:val="clear" w:color="auto" w:fill="FFFFFF"/>
        </w:rPr>
        <w:t xml:space="preserve"> </w:t>
      </w:r>
    </w:p>
    <w:p w14:paraId="07B0049C" w14:textId="77777777" w:rsidR="006A04EF" w:rsidRPr="00B57D84" w:rsidRDefault="006A04EF" w:rsidP="00B02B28"/>
    <w:p w14:paraId="13863D23" w14:textId="069A1D09" w:rsidR="00E11EF7" w:rsidRPr="00B57D84" w:rsidRDefault="00E11EF7" w:rsidP="00E11EF7">
      <w:pPr>
        <w:ind w:firstLine="0"/>
      </w:pPr>
    </w:p>
    <w:p w14:paraId="3A95C3B7" w14:textId="2C65171A" w:rsidR="00AE50AE" w:rsidRPr="00B57D84" w:rsidRDefault="00AE50AE" w:rsidP="00B02B28">
      <w:pPr>
        <w:sectPr w:rsidR="00AE50AE" w:rsidRPr="00B57D84" w:rsidSect="00E11EF7">
          <w:headerReference w:type="default" r:id="rId13"/>
          <w:type w:val="continuous"/>
          <w:pgSz w:w="11900" w:h="16840"/>
          <w:pgMar w:top="1701" w:right="1134" w:bottom="1134" w:left="1701" w:header="708" w:footer="708" w:gutter="0"/>
          <w:pgNumType w:fmt="lowerRoman" w:start="5"/>
          <w:cols w:space="708"/>
          <w:docGrid w:linePitch="360"/>
        </w:sectPr>
      </w:pPr>
    </w:p>
    <w:p w14:paraId="35DF8AEA" w14:textId="5752533E" w:rsidR="00F1184F" w:rsidRDefault="006A04EF" w:rsidP="00787781">
      <w:pPr>
        <w:pStyle w:val="Caption"/>
      </w:pPr>
      <w:bookmarkStart w:id="22" w:name="_Toc45888564"/>
      <w:r w:rsidRPr="005D7D2A">
        <w:lastRenderedPageBreak/>
        <w:t>SUMÁRIO</w:t>
      </w:r>
      <w:bookmarkEnd w:id="22"/>
    </w:p>
    <w:p w14:paraId="0C504FDD" w14:textId="77777777" w:rsidR="00787781" w:rsidRPr="00787781" w:rsidRDefault="00787781" w:rsidP="00787781"/>
    <w:p w14:paraId="2731E984" w14:textId="77777777" w:rsidR="00DD227B" w:rsidRDefault="00A46B6D">
      <w:pPr>
        <w:pStyle w:val="TOC1"/>
        <w:rPr>
          <w:rFonts w:asciiTheme="minorHAnsi" w:hAnsiTheme="minorHAnsi" w:cstheme="minorBidi"/>
          <w:b w:val="0"/>
          <w:bCs w:val="0"/>
          <w:noProof/>
          <w:lang w:val="en-US"/>
        </w:rPr>
      </w:pPr>
      <w:r>
        <w:rPr>
          <w:rFonts w:asciiTheme="minorHAnsi" w:hAnsiTheme="minorHAnsi"/>
        </w:rPr>
        <w:fldChar w:fldCharType="begin"/>
      </w:r>
      <w:r>
        <w:rPr>
          <w:rFonts w:asciiTheme="minorHAnsi" w:hAnsiTheme="minorHAnsi"/>
        </w:rPr>
        <w:instrText xml:space="preserve"> TOC \o "1-4" </w:instrText>
      </w:r>
      <w:r>
        <w:rPr>
          <w:rFonts w:asciiTheme="minorHAnsi" w:hAnsiTheme="minorHAnsi"/>
        </w:rPr>
        <w:fldChar w:fldCharType="separate"/>
      </w:r>
      <w:r w:rsidR="00DD227B">
        <w:rPr>
          <w:noProof/>
        </w:rPr>
        <w:t>AGRADECIMENTOS</w:t>
      </w:r>
      <w:r w:rsidR="00DD227B">
        <w:rPr>
          <w:noProof/>
        </w:rPr>
        <w:tab/>
      </w:r>
      <w:r w:rsidR="00DD227B">
        <w:rPr>
          <w:noProof/>
        </w:rPr>
        <w:fldChar w:fldCharType="begin"/>
      </w:r>
      <w:r w:rsidR="00DD227B">
        <w:rPr>
          <w:noProof/>
        </w:rPr>
        <w:instrText xml:space="preserve"> PAGEREF _Toc45888556 \h </w:instrText>
      </w:r>
      <w:r w:rsidR="00DD227B">
        <w:rPr>
          <w:noProof/>
        </w:rPr>
      </w:r>
      <w:r w:rsidR="00DD227B">
        <w:rPr>
          <w:noProof/>
        </w:rPr>
        <w:fldChar w:fldCharType="separate"/>
      </w:r>
      <w:r w:rsidR="00DD227B">
        <w:rPr>
          <w:noProof/>
        </w:rPr>
        <w:t>v</w:t>
      </w:r>
      <w:r w:rsidR="00DD227B">
        <w:rPr>
          <w:noProof/>
        </w:rPr>
        <w:fldChar w:fldCharType="end"/>
      </w:r>
    </w:p>
    <w:p w14:paraId="40D822AD" w14:textId="77777777" w:rsidR="00DD227B" w:rsidRDefault="00DD227B">
      <w:pPr>
        <w:pStyle w:val="TOC1"/>
        <w:rPr>
          <w:rFonts w:asciiTheme="minorHAnsi" w:hAnsiTheme="minorHAnsi" w:cstheme="minorBidi"/>
          <w:b w:val="0"/>
          <w:bCs w:val="0"/>
          <w:noProof/>
          <w:lang w:val="en-US"/>
        </w:rPr>
      </w:pPr>
      <w:r>
        <w:rPr>
          <w:noProof/>
        </w:rPr>
        <w:t>RESUMO</w:t>
      </w:r>
      <w:r>
        <w:rPr>
          <w:noProof/>
        </w:rPr>
        <w:tab/>
      </w:r>
      <w:r>
        <w:rPr>
          <w:noProof/>
        </w:rPr>
        <w:fldChar w:fldCharType="begin"/>
      </w:r>
      <w:r>
        <w:rPr>
          <w:noProof/>
        </w:rPr>
        <w:instrText xml:space="preserve"> PAGEREF _Toc45888557 \h </w:instrText>
      </w:r>
      <w:r>
        <w:rPr>
          <w:noProof/>
        </w:rPr>
      </w:r>
      <w:r>
        <w:rPr>
          <w:noProof/>
        </w:rPr>
        <w:fldChar w:fldCharType="separate"/>
      </w:r>
      <w:r>
        <w:rPr>
          <w:noProof/>
        </w:rPr>
        <w:t>vi</w:t>
      </w:r>
      <w:r>
        <w:rPr>
          <w:noProof/>
        </w:rPr>
        <w:fldChar w:fldCharType="end"/>
      </w:r>
    </w:p>
    <w:p w14:paraId="3EB729C1" w14:textId="77777777" w:rsidR="00DD227B" w:rsidRDefault="00DD227B">
      <w:pPr>
        <w:pStyle w:val="TOC1"/>
        <w:rPr>
          <w:rFonts w:asciiTheme="minorHAnsi" w:hAnsiTheme="minorHAnsi" w:cstheme="minorBidi"/>
          <w:b w:val="0"/>
          <w:bCs w:val="0"/>
          <w:noProof/>
          <w:lang w:val="en-US"/>
        </w:rPr>
      </w:pPr>
      <w:r>
        <w:rPr>
          <w:noProof/>
        </w:rPr>
        <w:t>ABSTRACT</w:t>
      </w:r>
      <w:r>
        <w:rPr>
          <w:noProof/>
        </w:rPr>
        <w:tab/>
      </w:r>
      <w:r>
        <w:rPr>
          <w:noProof/>
        </w:rPr>
        <w:fldChar w:fldCharType="begin"/>
      </w:r>
      <w:r>
        <w:rPr>
          <w:noProof/>
        </w:rPr>
        <w:instrText xml:space="preserve"> PAGEREF _Toc45888558 \h </w:instrText>
      </w:r>
      <w:r>
        <w:rPr>
          <w:noProof/>
        </w:rPr>
      </w:r>
      <w:r>
        <w:rPr>
          <w:noProof/>
        </w:rPr>
        <w:fldChar w:fldCharType="separate"/>
      </w:r>
      <w:r>
        <w:rPr>
          <w:noProof/>
        </w:rPr>
        <w:t>vii</w:t>
      </w:r>
      <w:r>
        <w:rPr>
          <w:noProof/>
        </w:rPr>
        <w:fldChar w:fldCharType="end"/>
      </w:r>
    </w:p>
    <w:p w14:paraId="13C9A1F7" w14:textId="77777777" w:rsidR="00DD227B" w:rsidRDefault="00DD227B">
      <w:pPr>
        <w:pStyle w:val="TOC1"/>
        <w:rPr>
          <w:rFonts w:asciiTheme="minorHAnsi" w:hAnsiTheme="minorHAnsi" w:cstheme="minorBidi"/>
          <w:b w:val="0"/>
          <w:bCs w:val="0"/>
          <w:noProof/>
          <w:lang w:val="en-US"/>
        </w:rPr>
      </w:pPr>
      <w:r>
        <w:rPr>
          <w:noProof/>
        </w:rPr>
        <w:t>LISTA DE TABELAS</w:t>
      </w:r>
      <w:r>
        <w:rPr>
          <w:noProof/>
        </w:rPr>
        <w:tab/>
      </w:r>
      <w:r>
        <w:rPr>
          <w:noProof/>
        </w:rPr>
        <w:fldChar w:fldCharType="begin"/>
      </w:r>
      <w:r>
        <w:rPr>
          <w:noProof/>
        </w:rPr>
        <w:instrText xml:space="preserve"> PAGEREF _Toc45888559 \h </w:instrText>
      </w:r>
      <w:r>
        <w:rPr>
          <w:noProof/>
        </w:rPr>
      </w:r>
      <w:r>
        <w:rPr>
          <w:noProof/>
        </w:rPr>
        <w:fldChar w:fldCharType="separate"/>
      </w:r>
      <w:r>
        <w:rPr>
          <w:noProof/>
        </w:rPr>
        <w:t>viii</w:t>
      </w:r>
      <w:r>
        <w:rPr>
          <w:noProof/>
        </w:rPr>
        <w:fldChar w:fldCharType="end"/>
      </w:r>
    </w:p>
    <w:p w14:paraId="395733D5" w14:textId="77777777" w:rsidR="00DD227B" w:rsidRDefault="00DD227B">
      <w:pPr>
        <w:pStyle w:val="TOC1"/>
        <w:rPr>
          <w:rFonts w:asciiTheme="minorHAnsi" w:hAnsiTheme="minorHAnsi" w:cstheme="minorBidi"/>
          <w:b w:val="0"/>
          <w:bCs w:val="0"/>
          <w:noProof/>
          <w:lang w:val="en-US"/>
        </w:rPr>
      </w:pPr>
      <w:r>
        <w:rPr>
          <w:noProof/>
        </w:rPr>
        <w:t>LISTA DE QUADROS</w:t>
      </w:r>
      <w:r>
        <w:rPr>
          <w:noProof/>
        </w:rPr>
        <w:tab/>
      </w:r>
      <w:r>
        <w:rPr>
          <w:noProof/>
        </w:rPr>
        <w:fldChar w:fldCharType="begin"/>
      </w:r>
      <w:r>
        <w:rPr>
          <w:noProof/>
        </w:rPr>
        <w:instrText xml:space="preserve"> PAGEREF _Toc45888560 \h </w:instrText>
      </w:r>
      <w:r>
        <w:rPr>
          <w:noProof/>
        </w:rPr>
      </w:r>
      <w:r>
        <w:rPr>
          <w:noProof/>
        </w:rPr>
        <w:fldChar w:fldCharType="separate"/>
      </w:r>
      <w:r>
        <w:rPr>
          <w:noProof/>
        </w:rPr>
        <w:t>ix</w:t>
      </w:r>
      <w:r>
        <w:rPr>
          <w:noProof/>
        </w:rPr>
        <w:fldChar w:fldCharType="end"/>
      </w:r>
    </w:p>
    <w:p w14:paraId="616C4792" w14:textId="77777777" w:rsidR="00DD227B" w:rsidRDefault="00DD227B">
      <w:pPr>
        <w:pStyle w:val="TOC1"/>
        <w:rPr>
          <w:rFonts w:asciiTheme="minorHAnsi" w:hAnsiTheme="minorHAnsi" w:cstheme="minorBidi"/>
          <w:b w:val="0"/>
          <w:bCs w:val="0"/>
          <w:noProof/>
          <w:lang w:val="en-US"/>
        </w:rPr>
      </w:pPr>
      <w:r>
        <w:rPr>
          <w:noProof/>
        </w:rPr>
        <w:t>LISTA DE GRÁFICOS</w:t>
      </w:r>
      <w:r>
        <w:rPr>
          <w:noProof/>
        </w:rPr>
        <w:tab/>
      </w:r>
      <w:r>
        <w:rPr>
          <w:noProof/>
        </w:rPr>
        <w:fldChar w:fldCharType="begin"/>
      </w:r>
      <w:r>
        <w:rPr>
          <w:noProof/>
        </w:rPr>
        <w:instrText xml:space="preserve"> PAGEREF _Toc45888561 \h </w:instrText>
      </w:r>
      <w:r>
        <w:rPr>
          <w:noProof/>
        </w:rPr>
      </w:r>
      <w:r>
        <w:rPr>
          <w:noProof/>
        </w:rPr>
        <w:fldChar w:fldCharType="separate"/>
      </w:r>
      <w:r>
        <w:rPr>
          <w:noProof/>
        </w:rPr>
        <w:t>x</w:t>
      </w:r>
      <w:r>
        <w:rPr>
          <w:noProof/>
        </w:rPr>
        <w:fldChar w:fldCharType="end"/>
      </w:r>
    </w:p>
    <w:p w14:paraId="12029A09" w14:textId="77777777" w:rsidR="00DD227B" w:rsidRDefault="00DD227B">
      <w:pPr>
        <w:pStyle w:val="TOC1"/>
        <w:rPr>
          <w:rFonts w:asciiTheme="minorHAnsi" w:hAnsiTheme="minorHAnsi" w:cstheme="minorBidi"/>
          <w:b w:val="0"/>
          <w:bCs w:val="0"/>
          <w:noProof/>
          <w:lang w:val="en-US"/>
        </w:rPr>
      </w:pPr>
      <w:r>
        <w:rPr>
          <w:noProof/>
        </w:rPr>
        <w:t>LISTA DE FIGURAS</w:t>
      </w:r>
      <w:r>
        <w:rPr>
          <w:noProof/>
        </w:rPr>
        <w:tab/>
      </w:r>
      <w:r>
        <w:rPr>
          <w:noProof/>
        </w:rPr>
        <w:fldChar w:fldCharType="begin"/>
      </w:r>
      <w:r>
        <w:rPr>
          <w:noProof/>
        </w:rPr>
        <w:instrText xml:space="preserve"> PAGEREF _Toc45888562 \h </w:instrText>
      </w:r>
      <w:r>
        <w:rPr>
          <w:noProof/>
        </w:rPr>
      </w:r>
      <w:r>
        <w:rPr>
          <w:noProof/>
        </w:rPr>
        <w:fldChar w:fldCharType="separate"/>
      </w:r>
      <w:r>
        <w:rPr>
          <w:noProof/>
        </w:rPr>
        <w:t>xi</w:t>
      </w:r>
      <w:r>
        <w:rPr>
          <w:noProof/>
        </w:rPr>
        <w:fldChar w:fldCharType="end"/>
      </w:r>
    </w:p>
    <w:p w14:paraId="08DC17A0" w14:textId="77777777" w:rsidR="00DD227B" w:rsidRDefault="00DD227B">
      <w:pPr>
        <w:pStyle w:val="TOC1"/>
        <w:rPr>
          <w:rFonts w:asciiTheme="minorHAnsi" w:hAnsiTheme="minorHAnsi" w:cstheme="minorBidi"/>
          <w:b w:val="0"/>
          <w:bCs w:val="0"/>
          <w:noProof/>
          <w:lang w:val="en-US"/>
        </w:rPr>
      </w:pPr>
      <w:r>
        <w:rPr>
          <w:noProof/>
        </w:rPr>
        <w:t>LISTA DE SIGLAS</w:t>
      </w:r>
      <w:r>
        <w:rPr>
          <w:noProof/>
        </w:rPr>
        <w:tab/>
      </w:r>
      <w:r>
        <w:rPr>
          <w:noProof/>
        </w:rPr>
        <w:fldChar w:fldCharType="begin"/>
      </w:r>
      <w:r>
        <w:rPr>
          <w:noProof/>
        </w:rPr>
        <w:instrText xml:space="preserve"> PAGEREF _Toc45888563 \h </w:instrText>
      </w:r>
      <w:r>
        <w:rPr>
          <w:noProof/>
        </w:rPr>
      </w:r>
      <w:r>
        <w:rPr>
          <w:noProof/>
        </w:rPr>
        <w:fldChar w:fldCharType="separate"/>
      </w:r>
      <w:r>
        <w:rPr>
          <w:noProof/>
        </w:rPr>
        <w:t>xii</w:t>
      </w:r>
      <w:r>
        <w:rPr>
          <w:noProof/>
        </w:rPr>
        <w:fldChar w:fldCharType="end"/>
      </w:r>
    </w:p>
    <w:p w14:paraId="7E830C1E" w14:textId="77777777" w:rsidR="00DD227B" w:rsidRDefault="00DD227B">
      <w:pPr>
        <w:pStyle w:val="TOC1"/>
        <w:rPr>
          <w:rFonts w:asciiTheme="minorHAnsi" w:hAnsiTheme="minorHAnsi" w:cstheme="minorBidi"/>
          <w:b w:val="0"/>
          <w:bCs w:val="0"/>
          <w:noProof/>
          <w:lang w:val="en-US"/>
        </w:rPr>
      </w:pPr>
      <w:r>
        <w:rPr>
          <w:noProof/>
        </w:rPr>
        <w:t>SUMÁRIO</w:t>
      </w:r>
      <w:r>
        <w:rPr>
          <w:noProof/>
        </w:rPr>
        <w:tab/>
      </w:r>
      <w:r>
        <w:rPr>
          <w:noProof/>
        </w:rPr>
        <w:fldChar w:fldCharType="begin"/>
      </w:r>
      <w:r>
        <w:rPr>
          <w:noProof/>
        </w:rPr>
        <w:instrText xml:space="preserve"> PAGEREF _Toc45888564 \h </w:instrText>
      </w:r>
      <w:r>
        <w:rPr>
          <w:noProof/>
        </w:rPr>
      </w:r>
      <w:r>
        <w:rPr>
          <w:noProof/>
        </w:rPr>
        <w:fldChar w:fldCharType="separate"/>
      </w:r>
      <w:r>
        <w:rPr>
          <w:noProof/>
        </w:rPr>
        <w:t>13</w:t>
      </w:r>
      <w:r>
        <w:rPr>
          <w:noProof/>
        </w:rPr>
        <w:fldChar w:fldCharType="end"/>
      </w:r>
    </w:p>
    <w:p w14:paraId="0474E78B" w14:textId="77777777" w:rsidR="00DD227B" w:rsidRDefault="00DD227B">
      <w:pPr>
        <w:pStyle w:val="TOC1"/>
        <w:rPr>
          <w:rFonts w:asciiTheme="minorHAnsi" w:hAnsiTheme="minorHAnsi" w:cstheme="minorBidi"/>
          <w:b w:val="0"/>
          <w:bCs w:val="0"/>
          <w:noProof/>
          <w:lang w:val="en-US"/>
        </w:rPr>
      </w:pPr>
      <w:r>
        <w:rPr>
          <w:noProof/>
        </w:rPr>
        <w:t>1</w:t>
      </w:r>
      <w:r>
        <w:rPr>
          <w:rFonts w:asciiTheme="minorHAnsi" w:hAnsiTheme="minorHAnsi" w:cstheme="minorBidi"/>
          <w:b w:val="0"/>
          <w:bCs w:val="0"/>
          <w:noProof/>
          <w:lang w:val="en-US"/>
        </w:rPr>
        <w:tab/>
      </w:r>
      <w:r>
        <w:rPr>
          <w:noProof/>
        </w:rPr>
        <w:t>INTRODUÇÃO</w:t>
      </w:r>
      <w:r>
        <w:rPr>
          <w:noProof/>
        </w:rPr>
        <w:tab/>
      </w:r>
      <w:r>
        <w:rPr>
          <w:noProof/>
        </w:rPr>
        <w:fldChar w:fldCharType="begin"/>
      </w:r>
      <w:r>
        <w:rPr>
          <w:noProof/>
        </w:rPr>
        <w:instrText xml:space="preserve"> PAGEREF _Toc45888565 \h </w:instrText>
      </w:r>
      <w:r>
        <w:rPr>
          <w:noProof/>
        </w:rPr>
      </w:r>
      <w:r>
        <w:rPr>
          <w:noProof/>
        </w:rPr>
        <w:fldChar w:fldCharType="separate"/>
      </w:r>
      <w:r>
        <w:rPr>
          <w:noProof/>
        </w:rPr>
        <w:t>15</w:t>
      </w:r>
      <w:r>
        <w:rPr>
          <w:noProof/>
        </w:rPr>
        <w:fldChar w:fldCharType="end"/>
      </w:r>
    </w:p>
    <w:p w14:paraId="13E370BA" w14:textId="77777777" w:rsidR="00DD227B" w:rsidRDefault="00DD227B">
      <w:pPr>
        <w:pStyle w:val="TOC1"/>
        <w:rPr>
          <w:rFonts w:asciiTheme="minorHAnsi" w:hAnsiTheme="minorHAnsi" w:cstheme="minorBidi"/>
          <w:b w:val="0"/>
          <w:bCs w:val="0"/>
          <w:noProof/>
          <w:lang w:val="en-US"/>
        </w:rPr>
      </w:pPr>
      <w:r>
        <w:rPr>
          <w:noProof/>
        </w:rPr>
        <w:t>2</w:t>
      </w:r>
      <w:r>
        <w:rPr>
          <w:rFonts w:asciiTheme="minorHAnsi" w:hAnsiTheme="minorHAnsi" w:cstheme="minorBidi"/>
          <w:b w:val="0"/>
          <w:bCs w:val="0"/>
          <w:noProof/>
          <w:lang w:val="en-US"/>
        </w:rPr>
        <w:tab/>
      </w:r>
      <w:r>
        <w:rPr>
          <w:noProof/>
        </w:rPr>
        <w:t>INOVAÇÕES</w:t>
      </w:r>
      <w:r>
        <w:rPr>
          <w:noProof/>
        </w:rPr>
        <w:tab/>
      </w:r>
      <w:r>
        <w:rPr>
          <w:noProof/>
        </w:rPr>
        <w:fldChar w:fldCharType="begin"/>
      </w:r>
      <w:r>
        <w:rPr>
          <w:noProof/>
        </w:rPr>
        <w:instrText xml:space="preserve"> PAGEREF _Toc45888566 \h </w:instrText>
      </w:r>
      <w:r>
        <w:rPr>
          <w:noProof/>
        </w:rPr>
      </w:r>
      <w:r>
        <w:rPr>
          <w:noProof/>
        </w:rPr>
        <w:fldChar w:fldCharType="separate"/>
      </w:r>
      <w:r>
        <w:rPr>
          <w:noProof/>
        </w:rPr>
        <w:t>19</w:t>
      </w:r>
      <w:r>
        <w:rPr>
          <w:noProof/>
        </w:rPr>
        <w:fldChar w:fldCharType="end"/>
      </w:r>
    </w:p>
    <w:p w14:paraId="17685003" w14:textId="77777777" w:rsidR="00DD227B" w:rsidRDefault="00DD227B">
      <w:pPr>
        <w:pStyle w:val="TOC2"/>
        <w:rPr>
          <w:rFonts w:asciiTheme="minorHAnsi" w:hAnsiTheme="minorHAnsi" w:cstheme="minorBidi"/>
          <w:noProof/>
          <w:szCs w:val="24"/>
          <w:lang w:val="en-US"/>
        </w:rPr>
      </w:pPr>
      <w:r>
        <w:rPr>
          <w:noProof/>
        </w:rPr>
        <w:t>2.1</w:t>
      </w:r>
      <w:r>
        <w:rPr>
          <w:rFonts w:asciiTheme="minorHAnsi" w:hAnsiTheme="minorHAnsi" w:cstheme="minorBidi"/>
          <w:noProof/>
          <w:szCs w:val="24"/>
          <w:lang w:val="en-US"/>
        </w:rPr>
        <w:tab/>
      </w:r>
      <w:r>
        <w:rPr>
          <w:noProof/>
        </w:rPr>
        <w:t>INOVAÇÕES TECNOLÓGICAS E BIOTECNLÓGICAS</w:t>
      </w:r>
      <w:r>
        <w:rPr>
          <w:noProof/>
        </w:rPr>
        <w:tab/>
      </w:r>
      <w:r>
        <w:rPr>
          <w:noProof/>
        </w:rPr>
        <w:fldChar w:fldCharType="begin"/>
      </w:r>
      <w:r>
        <w:rPr>
          <w:noProof/>
        </w:rPr>
        <w:instrText xml:space="preserve"> PAGEREF _Toc45888567 \h </w:instrText>
      </w:r>
      <w:r>
        <w:rPr>
          <w:noProof/>
        </w:rPr>
      </w:r>
      <w:r>
        <w:rPr>
          <w:noProof/>
        </w:rPr>
        <w:fldChar w:fldCharType="separate"/>
      </w:r>
      <w:r>
        <w:rPr>
          <w:noProof/>
        </w:rPr>
        <w:t>25</w:t>
      </w:r>
      <w:r>
        <w:rPr>
          <w:noProof/>
        </w:rPr>
        <w:fldChar w:fldCharType="end"/>
      </w:r>
    </w:p>
    <w:p w14:paraId="17D23EA9" w14:textId="77777777" w:rsidR="00DD227B" w:rsidRDefault="00DD227B">
      <w:pPr>
        <w:pStyle w:val="TOC3"/>
        <w:rPr>
          <w:rFonts w:asciiTheme="minorHAnsi" w:hAnsiTheme="minorHAnsi" w:cstheme="minorBidi"/>
          <w:noProof/>
          <w:szCs w:val="24"/>
          <w:lang w:val="en-US"/>
        </w:rPr>
      </w:pPr>
      <w:r>
        <w:rPr>
          <w:noProof/>
        </w:rPr>
        <w:t>2.1.1</w:t>
      </w:r>
      <w:r>
        <w:rPr>
          <w:rFonts w:asciiTheme="minorHAnsi" w:hAnsiTheme="minorHAnsi" w:cstheme="minorBidi"/>
          <w:noProof/>
          <w:szCs w:val="24"/>
          <w:lang w:val="en-US"/>
        </w:rPr>
        <w:tab/>
      </w:r>
      <w:r>
        <w:rPr>
          <w:noProof/>
        </w:rPr>
        <w:t>ASPECTOS LEGAIS</w:t>
      </w:r>
      <w:r>
        <w:rPr>
          <w:noProof/>
        </w:rPr>
        <w:tab/>
      </w:r>
      <w:r>
        <w:rPr>
          <w:noProof/>
        </w:rPr>
        <w:fldChar w:fldCharType="begin"/>
      </w:r>
      <w:r>
        <w:rPr>
          <w:noProof/>
        </w:rPr>
        <w:instrText xml:space="preserve"> PAGEREF _Toc45888568 \h </w:instrText>
      </w:r>
      <w:r>
        <w:rPr>
          <w:noProof/>
        </w:rPr>
      </w:r>
      <w:r>
        <w:rPr>
          <w:noProof/>
        </w:rPr>
        <w:fldChar w:fldCharType="separate"/>
      </w:r>
      <w:r>
        <w:rPr>
          <w:noProof/>
        </w:rPr>
        <w:t>28</w:t>
      </w:r>
      <w:r>
        <w:rPr>
          <w:noProof/>
        </w:rPr>
        <w:fldChar w:fldCharType="end"/>
      </w:r>
    </w:p>
    <w:p w14:paraId="77BA9C61" w14:textId="77777777" w:rsidR="00DD227B" w:rsidRDefault="00DD227B">
      <w:pPr>
        <w:pStyle w:val="TOC3"/>
        <w:rPr>
          <w:rFonts w:asciiTheme="minorHAnsi" w:hAnsiTheme="minorHAnsi" w:cstheme="minorBidi"/>
          <w:noProof/>
          <w:szCs w:val="24"/>
          <w:lang w:val="en-US"/>
        </w:rPr>
      </w:pPr>
      <w:r>
        <w:rPr>
          <w:noProof/>
        </w:rPr>
        <w:t>2.1.2</w:t>
      </w:r>
      <w:r>
        <w:rPr>
          <w:rFonts w:asciiTheme="minorHAnsi" w:hAnsiTheme="minorHAnsi" w:cstheme="minorBidi"/>
          <w:noProof/>
          <w:szCs w:val="24"/>
          <w:lang w:val="en-US"/>
        </w:rPr>
        <w:tab/>
      </w:r>
      <w:r>
        <w:rPr>
          <w:noProof/>
        </w:rPr>
        <w:t>BIOTECNOLOGIA MICROBIANA</w:t>
      </w:r>
      <w:r>
        <w:rPr>
          <w:noProof/>
        </w:rPr>
        <w:tab/>
      </w:r>
      <w:r>
        <w:rPr>
          <w:noProof/>
        </w:rPr>
        <w:fldChar w:fldCharType="begin"/>
      </w:r>
      <w:r>
        <w:rPr>
          <w:noProof/>
        </w:rPr>
        <w:instrText xml:space="preserve"> PAGEREF _Toc45888569 \h </w:instrText>
      </w:r>
      <w:r>
        <w:rPr>
          <w:noProof/>
        </w:rPr>
      </w:r>
      <w:r>
        <w:rPr>
          <w:noProof/>
        </w:rPr>
        <w:fldChar w:fldCharType="separate"/>
      </w:r>
      <w:r>
        <w:rPr>
          <w:noProof/>
        </w:rPr>
        <w:t>30</w:t>
      </w:r>
      <w:r>
        <w:rPr>
          <w:noProof/>
        </w:rPr>
        <w:fldChar w:fldCharType="end"/>
      </w:r>
    </w:p>
    <w:p w14:paraId="4D0E1DEA" w14:textId="77777777" w:rsidR="00DD227B" w:rsidRDefault="00DD227B">
      <w:pPr>
        <w:pStyle w:val="TOC1"/>
        <w:rPr>
          <w:rFonts w:asciiTheme="minorHAnsi" w:hAnsiTheme="minorHAnsi" w:cstheme="minorBidi"/>
          <w:b w:val="0"/>
          <w:bCs w:val="0"/>
          <w:noProof/>
          <w:lang w:val="en-US"/>
        </w:rPr>
      </w:pPr>
      <w:r>
        <w:rPr>
          <w:noProof/>
        </w:rPr>
        <w:t>3</w:t>
      </w:r>
      <w:r>
        <w:rPr>
          <w:rFonts w:asciiTheme="minorHAnsi" w:hAnsiTheme="minorHAnsi" w:cstheme="minorBidi"/>
          <w:b w:val="0"/>
          <w:bCs w:val="0"/>
          <w:noProof/>
          <w:lang w:val="en-US"/>
        </w:rPr>
        <w:tab/>
      </w:r>
      <w:r>
        <w:rPr>
          <w:noProof/>
        </w:rPr>
        <w:t>BIOPOLÍMEROS MICROBIANOS</w:t>
      </w:r>
      <w:r>
        <w:rPr>
          <w:noProof/>
        </w:rPr>
        <w:tab/>
      </w:r>
      <w:r>
        <w:rPr>
          <w:noProof/>
        </w:rPr>
        <w:fldChar w:fldCharType="begin"/>
      </w:r>
      <w:r>
        <w:rPr>
          <w:noProof/>
        </w:rPr>
        <w:instrText xml:space="preserve"> PAGEREF _Toc45888570 \h </w:instrText>
      </w:r>
      <w:r>
        <w:rPr>
          <w:noProof/>
        </w:rPr>
      </w:r>
      <w:r>
        <w:rPr>
          <w:noProof/>
        </w:rPr>
        <w:fldChar w:fldCharType="separate"/>
      </w:r>
      <w:r>
        <w:rPr>
          <w:noProof/>
        </w:rPr>
        <w:t>33</w:t>
      </w:r>
      <w:r>
        <w:rPr>
          <w:noProof/>
        </w:rPr>
        <w:fldChar w:fldCharType="end"/>
      </w:r>
    </w:p>
    <w:p w14:paraId="319E6A68" w14:textId="77777777" w:rsidR="00DD227B" w:rsidRDefault="00DD227B">
      <w:pPr>
        <w:pStyle w:val="TOC2"/>
        <w:rPr>
          <w:rFonts w:asciiTheme="minorHAnsi" w:hAnsiTheme="minorHAnsi" w:cstheme="minorBidi"/>
          <w:noProof/>
          <w:szCs w:val="24"/>
          <w:lang w:val="en-US"/>
        </w:rPr>
      </w:pPr>
      <w:r>
        <w:rPr>
          <w:noProof/>
        </w:rPr>
        <w:t>3.1</w:t>
      </w:r>
      <w:r>
        <w:rPr>
          <w:rFonts w:asciiTheme="minorHAnsi" w:hAnsiTheme="minorHAnsi" w:cstheme="minorBidi"/>
          <w:noProof/>
          <w:szCs w:val="24"/>
          <w:lang w:val="en-US"/>
        </w:rPr>
        <w:tab/>
      </w:r>
      <w:r>
        <w:rPr>
          <w:noProof/>
        </w:rPr>
        <w:t>CONCEITOS</w:t>
      </w:r>
      <w:r>
        <w:rPr>
          <w:noProof/>
        </w:rPr>
        <w:tab/>
      </w:r>
      <w:r>
        <w:rPr>
          <w:noProof/>
        </w:rPr>
        <w:fldChar w:fldCharType="begin"/>
      </w:r>
      <w:r>
        <w:rPr>
          <w:noProof/>
        </w:rPr>
        <w:instrText xml:space="preserve"> PAGEREF _Toc45888571 \h </w:instrText>
      </w:r>
      <w:r>
        <w:rPr>
          <w:noProof/>
        </w:rPr>
      </w:r>
      <w:r>
        <w:rPr>
          <w:noProof/>
        </w:rPr>
        <w:fldChar w:fldCharType="separate"/>
      </w:r>
      <w:r>
        <w:rPr>
          <w:noProof/>
        </w:rPr>
        <w:t>33</w:t>
      </w:r>
      <w:r>
        <w:rPr>
          <w:noProof/>
        </w:rPr>
        <w:fldChar w:fldCharType="end"/>
      </w:r>
    </w:p>
    <w:p w14:paraId="2564EDCD" w14:textId="77777777" w:rsidR="00DD227B" w:rsidRDefault="00DD227B">
      <w:pPr>
        <w:pStyle w:val="TOC2"/>
        <w:rPr>
          <w:rFonts w:asciiTheme="minorHAnsi" w:hAnsiTheme="minorHAnsi" w:cstheme="minorBidi"/>
          <w:noProof/>
          <w:szCs w:val="24"/>
          <w:lang w:val="en-US"/>
        </w:rPr>
      </w:pPr>
      <w:r>
        <w:rPr>
          <w:noProof/>
        </w:rPr>
        <w:t>3.2</w:t>
      </w:r>
      <w:r>
        <w:rPr>
          <w:rFonts w:asciiTheme="minorHAnsi" w:hAnsiTheme="minorHAnsi" w:cstheme="minorBidi"/>
          <w:noProof/>
          <w:szCs w:val="24"/>
          <w:lang w:val="en-US"/>
        </w:rPr>
        <w:tab/>
      </w:r>
      <w:r>
        <w:rPr>
          <w:noProof/>
        </w:rPr>
        <w:t>PESQUISAS</w:t>
      </w:r>
      <w:r>
        <w:rPr>
          <w:noProof/>
        </w:rPr>
        <w:tab/>
      </w:r>
      <w:r>
        <w:rPr>
          <w:noProof/>
        </w:rPr>
        <w:fldChar w:fldCharType="begin"/>
      </w:r>
      <w:r>
        <w:rPr>
          <w:noProof/>
        </w:rPr>
        <w:instrText xml:space="preserve"> PAGEREF _Toc45888572 \h </w:instrText>
      </w:r>
      <w:r>
        <w:rPr>
          <w:noProof/>
        </w:rPr>
      </w:r>
      <w:r>
        <w:rPr>
          <w:noProof/>
        </w:rPr>
        <w:fldChar w:fldCharType="separate"/>
      </w:r>
      <w:r>
        <w:rPr>
          <w:noProof/>
        </w:rPr>
        <w:t>35</w:t>
      </w:r>
      <w:r>
        <w:rPr>
          <w:noProof/>
        </w:rPr>
        <w:fldChar w:fldCharType="end"/>
      </w:r>
    </w:p>
    <w:p w14:paraId="2C039908" w14:textId="77777777" w:rsidR="00DD227B" w:rsidRDefault="00DD227B">
      <w:pPr>
        <w:pStyle w:val="TOC3"/>
        <w:rPr>
          <w:rFonts w:asciiTheme="minorHAnsi" w:hAnsiTheme="minorHAnsi" w:cstheme="minorBidi"/>
          <w:noProof/>
          <w:szCs w:val="24"/>
          <w:lang w:val="en-US"/>
        </w:rPr>
      </w:pPr>
      <w:r>
        <w:rPr>
          <w:noProof/>
        </w:rPr>
        <w:t>3.2.1</w:t>
      </w:r>
      <w:r>
        <w:rPr>
          <w:rFonts w:asciiTheme="minorHAnsi" w:hAnsiTheme="minorHAnsi" w:cstheme="minorBidi"/>
          <w:noProof/>
          <w:szCs w:val="24"/>
          <w:lang w:val="en-US"/>
        </w:rPr>
        <w:tab/>
      </w:r>
      <w:r>
        <w:rPr>
          <w:noProof/>
        </w:rPr>
        <w:t>PATENTES</w:t>
      </w:r>
      <w:r>
        <w:rPr>
          <w:noProof/>
        </w:rPr>
        <w:tab/>
      </w:r>
      <w:r>
        <w:rPr>
          <w:noProof/>
        </w:rPr>
        <w:fldChar w:fldCharType="begin"/>
      </w:r>
      <w:r>
        <w:rPr>
          <w:noProof/>
        </w:rPr>
        <w:instrText xml:space="preserve"> PAGEREF _Toc45888573 \h </w:instrText>
      </w:r>
      <w:r>
        <w:rPr>
          <w:noProof/>
        </w:rPr>
      </w:r>
      <w:r>
        <w:rPr>
          <w:noProof/>
        </w:rPr>
        <w:fldChar w:fldCharType="separate"/>
      </w:r>
      <w:r>
        <w:rPr>
          <w:noProof/>
        </w:rPr>
        <w:t>38</w:t>
      </w:r>
      <w:r>
        <w:rPr>
          <w:noProof/>
        </w:rPr>
        <w:fldChar w:fldCharType="end"/>
      </w:r>
    </w:p>
    <w:p w14:paraId="21128D4B" w14:textId="77777777" w:rsidR="00DD227B" w:rsidRDefault="00DD227B">
      <w:pPr>
        <w:pStyle w:val="TOC2"/>
        <w:rPr>
          <w:rFonts w:asciiTheme="minorHAnsi" w:hAnsiTheme="minorHAnsi" w:cstheme="minorBidi"/>
          <w:noProof/>
          <w:szCs w:val="24"/>
          <w:lang w:val="en-US"/>
        </w:rPr>
      </w:pPr>
      <w:r>
        <w:rPr>
          <w:noProof/>
        </w:rPr>
        <w:t>3.3</w:t>
      </w:r>
      <w:r>
        <w:rPr>
          <w:rFonts w:asciiTheme="minorHAnsi" w:hAnsiTheme="minorHAnsi" w:cstheme="minorBidi"/>
          <w:noProof/>
          <w:szCs w:val="24"/>
          <w:lang w:val="en-US"/>
        </w:rPr>
        <w:tab/>
      </w:r>
      <w:r>
        <w:rPr>
          <w:noProof/>
        </w:rPr>
        <w:t>BIOPOLÍMEROS MICROBIANOS PHA</w:t>
      </w:r>
      <w:r>
        <w:rPr>
          <w:noProof/>
        </w:rPr>
        <w:tab/>
      </w:r>
      <w:r>
        <w:rPr>
          <w:noProof/>
        </w:rPr>
        <w:fldChar w:fldCharType="begin"/>
      </w:r>
      <w:r>
        <w:rPr>
          <w:noProof/>
        </w:rPr>
        <w:instrText xml:space="preserve"> PAGEREF _Toc45888574 \h </w:instrText>
      </w:r>
      <w:r>
        <w:rPr>
          <w:noProof/>
        </w:rPr>
      </w:r>
      <w:r>
        <w:rPr>
          <w:noProof/>
        </w:rPr>
        <w:fldChar w:fldCharType="separate"/>
      </w:r>
      <w:r>
        <w:rPr>
          <w:noProof/>
        </w:rPr>
        <w:t>40</w:t>
      </w:r>
      <w:r>
        <w:rPr>
          <w:noProof/>
        </w:rPr>
        <w:fldChar w:fldCharType="end"/>
      </w:r>
    </w:p>
    <w:p w14:paraId="5FC3315D" w14:textId="77777777" w:rsidR="00DD227B" w:rsidRDefault="00DD227B">
      <w:pPr>
        <w:pStyle w:val="TOC3"/>
        <w:rPr>
          <w:rFonts w:asciiTheme="minorHAnsi" w:hAnsiTheme="minorHAnsi" w:cstheme="minorBidi"/>
          <w:noProof/>
          <w:szCs w:val="24"/>
          <w:lang w:val="en-US"/>
        </w:rPr>
      </w:pPr>
      <w:r>
        <w:rPr>
          <w:noProof/>
        </w:rPr>
        <w:t>3.3.1</w:t>
      </w:r>
      <w:r>
        <w:rPr>
          <w:rFonts w:asciiTheme="minorHAnsi" w:hAnsiTheme="minorHAnsi" w:cstheme="minorBidi"/>
          <w:noProof/>
          <w:szCs w:val="24"/>
          <w:lang w:val="en-US"/>
        </w:rPr>
        <w:tab/>
      </w:r>
      <w:r>
        <w:rPr>
          <w:noProof/>
        </w:rPr>
        <w:t>PHA</w:t>
      </w:r>
      <w:r>
        <w:rPr>
          <w:noProof/>
        </w:rPr>
        <w:tab/>
      </w:r>
      <w:r>
        <w:rPr>
          <w:noProof/>
        </w:rPr>
        <w:fldChar w:fldCharType="begin"/>
      </w:r>
      <w:r>
        <w:rPr>
          <w:noProof/>
        </w:rPr>
        <w:instrText xml:space="preserve"> PAGEREF _Toc45888575 \h </w:instrText>
      </w:r>
      <w:r>
        <w:rPr>
          <w:noProof/>
        </w:rPr>
      </w:r>
      <w:r>
        <w:rPr>
          <w:noProof/>
        </w:rPr>
        <w:fldChar w:fldCharType="separate"/>
      </w:r>
      <w:r>
        <w:rPr>
          <w:noProof/>
        </w:rPr>
        <w:t>40</w:t>
      </w:r>
      <w:r>
        <w:rPr>
          <w:noProof/>
        </w:rPr>
        <w:fldChar w:fldCharType="end"/>
      </w:r>
    </w:p>
    <w:p w14:paraId="5E49A2B0" w14:textId="77777777" w:rsidR="00DD227B" w:rsidRDefault="00DD227B">
      <w:pPr>
        <w:pStyle w:val="TOC4"/>
        <w:tabs>
          <w:tab w:val="right" w:leader="dot" w:pos="9055"/>
        </w:tabs>
        <w:rPr>
          <w:rFonts w:asciiTheme="minorHAnsi" w:hAnsiTheme="minorHAnsi" w:cstheme="minorBidi"/>
          <w:noProof/>
          <w:szCs w:val="24"/>
          <w:lang w:val="en-US"/>
        </w:rPr>
      </w:pPr>
      <w:r w:rsidRPr="002638FF">
        <w:rPr>
          <w:noProof/>
          <w:color w:val="000000"/>
          <w14:scene3d>
            <w14:camera w14:prst="orthographicFront"/>
            <w14:lightRig w14:rig="threePt" w14:dir="t">
              <w14:rot w14:lat="0" w14:lon="0" w14:rev="0"/>
            </w14:lightRig>
          </w14:scene3d>
        </w:rPr>
        <w:t>3.3.1.1</w:t>
      </w:r>
      <w:r>
        <w:rPr>
          <w:rFonts w:asciiTheme="minorHAnsi" w:hAnsiTheme="minorHAnsi" w:cstheme="minorBidi"/>
          <w:noProof/>
          <w:szCs w:val="24"/>
          <w:lang w:val="en-US"/>
        </w:rPr>
        <w:tab/>
      </w:r>
      <w:r>
        <w:rPr>
          <w:noProof/>
        </w:rPr>
        <w:t>PBH</w:t>
      </w:r>
      <w:r>
        <w:rPr>
          <w:noProof/>
        </w:rPr>
        <w:tab/>
      </w:r>
      <w:r>
        <w:rPr>
          <w:noProof/>
        </w:rPr>
        <w:fldChar w:fldCharType="begin"/>
      </w:r>
      <w:r>
        <w:rPr>
          <w:noProof/>
        </w:rPr>
        <w:instrText xml:space="preserve"> PAGEREF _Toc45888576 \h </w:instrText>
      </w:r>
      <w:r>
        <w:rPr>
          <w:noProof/>
        </w:rPr>
      </w:r>
      <w:r>
        <w:rPr>
          <w:noProof/>
        </w:rPr>
        <w:fldChar w:fldCharType="separate"/>
      </w:r>
      <w:r>
        <w:rPr>
          <w:noProof/>
        </w:rPr>
        <w:t>41</w:t>
      </w:r>
      <w:r>
        <w:rPr>
          <w:noProof/>
        </w:rPr>
        <w:fldChar w:fldCharType="end"/>
      </w:r>
    </w:p>
    <w:p w14:paraId="49F314FA" w14:textId="77777777" w:rsidR="00DD227B" w:rsidRDefault="00DD227B">
      <w:pPr>
        <w:pStyle w:val="TOC3"/>
        <w:rPr>
          <w:rFonts w:asciiTheme="minorHAnsi" w:hAnsiTheme="minorHAnsi" w:cstheme="minorBidi"/>
          <w:noProof/>
          <w:szCs w:val="24"/>
          <w:lang w:val="en-US"/>
        </w:rPr>
      </w:pPr>
      <w:r>
        <w:rPr>
          <w:noProof/>
        </w:rPr>
        <w:t>3.3.2</w:t>
      </w:r>
      <w:r>
        <w:rPr>
          <w:rFonts w:asciiTheme="minorHAnsi" w:hAnsiTheme="minorHAnsi" w:cstheme="minorBidi"/>
          <w:noProof/>
          <w:szCs w:val="24"/>
          <w:lang w:val="en-US"/>
        </w:rPr>
        <w:tab/>
      </w:r>
      <w:r>
        <w:rPr>
          <w:noProof/>
        </w:rPr>
        <w:t>SUBSTITUIÇÃO</w:t>
      </w:r>
      <w:r>
        <w:rPr>
          <w:noProof/>
        </w:rPr>
        <w:tab/>
      </w:r>
      <w:r>
        <w:rPr>
          <w:noProof/>
        </w:rPr>
        <w:fldChar w:fldCharType="begin"/>
      </w:r>
      <w:r>
        <w:rPr>
          <w:noProof/>
        </w:rPr>
        <w:instrText xml:space="preserve"> PAGEREF _Toc45888577 \h </w:instrText>
      </w:r>
      <w:r>
        <w:rPr>
          <w:noProof/>
        </w:rPr>
      </w:r>
      <w:r>
        <w:rPr>
          <w:noProof/>
        </w:rPr>
        <w:fldChar w:fldCharType="separate"/>
      </w:r>
      <w:r>
        <w:rPr>
          <w:noProof/>
        </w:rPr>
        <w:t>41</w:t>
      </w:r>
      <w:r>
        <w:rPr>
          <w:noProof/>
        </w:rPr>
        <w:fldChar w:fldCharType="end"/>
      </w:r>
    </w:p>
    <w:p w14:paraId="0D7888E6" w14:textId="77777777" w:rsidR="00DD227B" w:rsidRDefault="00DD227B">
      <w:pPr>
        <w:pStyle w:val="TOC1"/>
        <w:rPr>
          <w:rFonts w:asciiTheme="minorHAnsi" w:hAnsiTheme="minorHAnsi" w:cstheme="minorBidi"/>
          <w:b w:val="0"/>
          <w:bCs w:val="0"/>
          <w:noProof/>
          <w:lang w:val="en-US"/>
        </w:rPr>
      </w:pPr>
      <w:r>
        <w:rPr>
          <w:noProof/>
        </w:rPr>
        <w:t>4</w:t>
      </w:r>
      <w:r>
        <w:rPr>
          <w:rFonts w:asciiTheme="minorHAnsi" w:hAnsiTheme="minorHAnsi" w:cstheme="minorBidi"/>
          <w:b w:val="0"/>
          <w:bCs w:val="0"/>
          <w:noProof/>
          <w:lang w:val="en-US"/>
        </w:rPr>
        <w:tab/>
      </w:r>
      <w:r>
        <w:rPr>
          <w:noProof/>
        </w:rPr>
        <w:t>ASPECTOS ECONÔMICOS</w:t>
      </w:r>
      <w:r>
        <w:rPr>
          <w:noProof/>
        </w:rPr>
        <w:tab/>
      </w:r>
      <w:r>
        <w:rPr>
          <w:noProof/>
        </w:rPr>
        <w:fldChar w:fldCharType="begin"/>
      </w:r>
      <w:r>
        <w:rPr>
          <w:noProof/>
        </w:rPr>
        <w:instrText xml:space="preserve"> PAGEREF _Toc45888580 \h </w:instrText>
      </w:r>
      <w:r>
        <w:rPr>
          <w:noProof/>
        </w:rPr>
      </w:r>
      <w:r>
        <w:rPr>
          <w:noProof/>
        </w:rPr>
        <w:fldChar w:fldCharType="separate"/>
      </w:r>
      <w:r>
        <w:rPr>
          <w:noProof/>
        </w:rPr>
        <w:t>45</w:t>
      </w:r>
      <w:r>
        <w:rPr>
          <w:noProof/>
        </w:rPr>
        <w:fldChar w:fldCharType="end"/>
      </w:r>
    </w:p>
    <w:p w14:paraId="64289D5E" w14:textId="77777777" w:rsidR="00DD227B" w:rsidRDefault="00DD227B">
      <w:pPr>
        <w:pStyle w:val="TOC2"/>
        <w:rPr>
          <w:rFonts w:asciiTheme="minorHAnsi" w:hAnsiTheme="minorHAnsi" w:cstheme="minorBidi"/>
          <w:noProof/>
          <w:szCs w:val="24"/>
          <w:lang w:val="en-US"/>
        </w:rPr>
      </w:pPr>
      <w:r>
        <w:rPr>
          <w:noProof/>
        </w:rPr>
        <w:t>4.1</w:t>
      </w:r>
      <w:r>
        <w:rPr>
          <w:rFonts w:asciiTheme="minorHAnsi" w:hAnsiTheme="minorHAnsi" w:cstheme="minorBidi"/>
          <w:noProof/>
          <w:szCs w:val="24"/>
          <w:lang w:val="en-US"/>
        </w:rPr>
        <w:tab/>
      </w:r>
      <w:r>
        <w:rPr>
          <w:noProof/>
        </w:rPr>
        <w:t>O MERCADO DE POLÍMEROS E BIOPOLÍMEROS</w:t>
      </w:r>
      <w:r>
        <w:rPr>
          <w:noProof/>
        </w:rPr>
        <w:tab/>
      </w:r>
      <w:r>
        <w:rPr>
          <w:noProof/>
        </w:rPr>
        <w:fldChar w:fldCharType="begin"/>
      </w:r>
      <w:r>
        <w:rPr>
          <w:noProof/>
        </w:rPr>
        <w:instrText xml:space="preserve"> PAGEREF _Toc45888581 \h </w:instrText>
      </w:r>
      <w:r>
        <w:rPr>
          <w:noProof/>
        </w:rPr>
      </w:r>
      <w:r>
        <w:rPr>
          <w:noProof/>
        </w:rPr>
        <w:fldChar w:fldCharType="separate"/>
      </w:r>
      <w:r>
        <w:rPr>
          <w:noProof/>
        </w:rPr>
        <w:t>45</w:t>
      </w:r>
      <w:r>
        <w:rPr>
          <w:noProof/>
        </w:rPr>
        <w:fldChar w:fldCharType="end"/>
      </w:r>
    </w:p>
    <w:p w14:paraId="052A19BC" w14:textId="77777777" w:rsidR="00DD227B" w:rsidRDefault="00DD227B">
      <w:pPr>
        <w:pStyle w:val="TOC2"/>
        <w:rPr>
          <w:rFonts w:asciiTheme="minorHAnsi" w:hAnsiTheme="minorHAnsi" w:cstheme="minorBidi"/>
          <w:noProof/>
          <w:szCs w:val="24"/>
          <w:lang w:val="en-US"/>
        </w:rPr>
      </w:pPr>
      <w:r>
        <w:rPr>
          <w:noProof/>
        </w:rPr>
        <w:t>4.2</w:t>
      </w:r>
      <w:r>
        <w:rPr>
          <w:rFonts w:asciiTheme="minorHAnsi" w:hAnsiTheme="minorHAnsi" w:cstheme="minorBidi"/>
          <w:noProof/>
          <w:szCs w:val="24"/>
          <w:lang w:val="en-US"/>
        </w:rPr>
        <w:tab/>
      </w:r>
      <w:r>
        <w:rPr>
          <w:noProof/>
        </w:rPr>
        <w:t>ASPECTOS ECONÔMICOS DAS INOVAÇÕES</w:t>
      </w:r>
      <w:r>
        <w:rPr>
          <w:noProof/>
        </w:rPr>
        <w:tab/>
      </w:r>
      <w:r>
        <w:rPr>
          <w:noProof/>
        </w:rPr>
        <w:fldChar w:fldCharType="begin"/>
      </w:r>
      <w:r>
        <w:rPr>
          <w:noProof/>
        </w:rPr>
        <w:instrText xml:space="preserve"> PAGEREF _Toc45888582 \h </w:instrText>
      </w:r>
      <w:r>
        <w:rPr>
          <w:noProof/>
        </w:rPr>
      </w:r>
      <w:r>
        <w:rPr>
          <w:noProof/>
        </w:rPr>
        <w:fldChar w:fldCharType="separate"/>
      </w:r>
      <w:r>
        <w:rPr>
          <w:noProof/>
        </w:rPr>
        <w:t>49</w:t>
      </w:r>
      <w:r>
        <w:rPr>
          <w:noProof/>
        </w:rPr>
        <w:fldChar w:fldCharType="end"/>
      </w:r>
    </w:p>
    <w:p w14:paraId="3B29FB11" w14:textId="77777777" w:rsidR="00DD227B" w:rsidRDefault="00DD227B">
      <w:pPr>
        <w:pStyle w:val="TOC3"/>
        <w:rPr>
          <w:rFonts w:asciiTheme="minorHAnsi" w:hAnsiTheme="minorHAnsi" w:cstheme="minorBidi"/>
          <w:noProof/>
          <w:szCs w:val="24"/>
          <w:lang w:val="en-US"/>
        </w:rPr>
      </w:pPr>
      <w:r>
        <w:rPr>
          <w:noProof/>
        </w:rPr>
        <w:t>4.2.1</w:t>
      </w:r>
      <w:r>
        <w:rPr>
          <w:rFonts w:asciiTheme="minorHAnsi" w:hAnsiTheme="minorHAnsi" w:cstheme="minorBidi"/>
          <w:noProof/>
          <w:szCs w:val="24"/>
          <w:lang w:val="en-US"/>
        </w:rPr>
        <w:tab/>
      </w:r>
      <w:r>
        <w:rPr>
          <w:noProof/>
        </w:rPr>
        <w:t>DESENVOLVIMENTO SUSTENTÁVEL</w:t>
      </w:r>
      <w:r>
        <w:rPr>
          <w:noProof/>
        </w:rPr>
        <w:tab/>
      </w:r>
      <w:r>
        <w:rPr>
          <w:noProof/>
        </w:rPr>
        <w:fldChar w:fldCharType="begin"/>
      </w:r>
      <w:r>
        <w:rPr>
          <w:noProof/>
        </w:rPr>
        <w:instrText xml:space="preserve"> PAGEREF _Toc45888583 \h </w:instrText>
      </w:r>
      <w:r>
        <w:rPr>
          <w:noProof/>
        </w:rPr>
      </w:r>
      <w:r>
        <w:rPr>
          <w:noProof/>
        </w:rPr>
        <w:fldChar w:fldCharType="separate"/>
      </w:r>
      <w:r>
        <w:rPr>
          <w:noProof/>
        </w:rPr>
        <w:t>49</w:t>
      </w:r>
      <w:r>
        <w:rPr>
          <w:noProof/>
        </w:rPr>
        <w:fldChar w:fldCharType="end"/>
      </w:r>
    </w:p>
    <w:p w14:paraId="549196BD" w14:textId="77777777" w:rsidR="00DD227B" w:rsidRDefault="00DD227B">
      <w:pPr>
        <w:pStyle w:val="TOC3"/>
        <w:rPr>
          <w:rFonts w:asciiTheme="minorHAnsi" w:hAnsiTheme="minorHAnsi" w:cstheme="minorBidi"/>
          <w:noProof/>
          <w:szCs w:val="24"/>
          <w:lang w:val="en-US"/>
        </w:rPr>
      </w:pPr>
      <w:r>
        <w:rPr>
          <w:noProof/>
        </w:rPr>
        <w:t>4.2.2</w:t>
      </w:r>
      <w:r>
        <w:rPr>
          <w:rFonts w:asciiTheme="minorHAnsi" w:hAnsiTheme="minorHAnsi" w:cstheme="minorBidi"/>
          <w:noProof/>
          <w:szCs w:val="24"/>
          <w:lang w:val="en-US"/>
        </w:rPr>
        <w:tab/>
      </w:r>
      <w:r>
        <w:rPr>
          <w:noProof/>
        </w:rPr>
        <w:t>BIOECONOMIA</w:t>
      </w:r>
      <w:r>
        <w:rPr>
          <w:noProof/>
        </w:rPr>
        <w:tab/>
      </w:r>
      <w:r>
        <w:rPr>
          <w:noProof/>
        </w:rPr>
        <w:fldChar w:fldCharType="begin"/>
      </w:r>
      <w:r>
        <w:rPr>
          <w:noProof/>
        </w:rPr>
        <w:instrText xml:space="preserve"> PAGEREF _Toc45888584 \h </w:instrText>
      </w:r>
      <w:r>
        <w:rPr>
          <w:noProof/>
        </w:rPr>
      </w:r>
      <w:r>
        <w:rPr>
          <w:noProof/>
        </w:rPr>
        <w:fldChar w:fldCharType="separate"/>
      </w:r>
      <w:r>
        <w:rPr>
          <w:noProof/>
        </w:rPr>
        <w:t>50</w:t>
      </w:r>
      <w:r>
        <w:rPr>
          <w:noProof/>
        </w:rPr>
        <w:fldChar w:fldCharType="end"/>
      </w:r>
    </w:p>
    <w:p w14:paraId="7050A926" w14:textId="77777777" w:rsidR="00DD227B" w:rsidRDefault="00DD227B">
      <w:pPr>
        <w:pStyle w:val="TOC3"/>
        <w:rPr>
          <w:rFonts w:asciiTheme="minorHAnsi" w:hAnsiTheme="minorHAnsi" w:cstheme="minorBidi"/>
          <w:noProof/>
          <w:szCs w:val="24"/>
          <w:lang w:val="en-US"/>
        </w:rPr>
      </w:pPr>
      <w:r>
        <w:rPr>
          <w:noProof/>
        </w:rPr>
        <w:t>4.2.3</w:t>
      </w:r>
      <w:r>
        <w:rPr>
          <w:rFonts w:asciiTheme="minorHAnsi" w:hAnsiTheme="minorHAnsi" w:cstheme="minorBidi"/>
          <w:noProof/>
          <w:szCs w:val="24"/>
          <w:lang w:val="en-US"/>
        </w:rPr>
        <w:tab/>
      </w:r>
      <w:r>
        <w:rPr>
          <w:noProof/>
        </w:rPr>
        <w:t>OFERTA E DEMANDA</w:t>
      </w:r>
      <w:r>
        <w:rPr>
          <w:noProof/>
        </w:rPr>
        <w:tab/>
      </w:r>
      <w:r>
        <w:rPr>
          <w:noProof/>
        </w:rPr>
        <w:fldChar w:fldCharType="begin"/>
      </w:r>
      <w:r>
        <w:rPr>
          <w:noProof/>
        </w:rPr>
        <w:instrText xml:space="preserve"> PAGEREF _Toc45888585 \h </w:instrText>
      </w:r>
      <w:r>
        <w:rPr>
          <w:noProof/>
        </w:rPr>
      </w:r>
      <w:r>
        <w:rPr>
          <w:noProof/>
        </w:rPr>
        <w:fldChar w:fldCharType="separate"/>
      </w:r>
      <w:r>
        <w:rPr>
          <w:noProof/>
        </w:rPr>
        <w:t>51</w:t>
      </w:r>
      <w:r>
        <w:rPr>
          <w:noProof/>
        </w:rPr>
        <w:fldChar w:fldCharType="end"/>
      </w:r>
    </w:p>
    <w:p w14:paraId="6176047F" w14:textId="77777777" w:rsidR="00DD227B" w:rsidRDefault="00DD227B">
      <w:pPr>
        <w:pStyle w:val="TOC3"/>
        <w:rPr>
          <w:rFonts w:asciiTheme="minorHAnsi" w:hAnsiTheme="minorHAnsi" w:cstheme="minorBidi"/>
          <w:noProof/>
          <w:szCs w:val="24"/>
          <w:lang w:val="en-US"/>
        </w:rPr>
      </w:pPr>
      <w:r>
        <w:rPr>
          <w:noProof/>
        </w:rPr>
        <w:t>4.2.4</w:t>
      </w:r>
      <w:r>
        <w:rPr>
          <w:rFonts w:asciiTheme="minorHAnsi" w:hAnsiTheme="minorHAnsi" w:cstheme="minorBidi"/>
          <w:noProof/>
          <w:szCs w:val="24"/>
          <w:lang w:val="en-US"/>
        </w:rPr>
        <w:tab/>
      </w:r>
      <w:r>
        <w:rPr>
          <w:noProof/>
        </w:rPr>
        <w:t>ASSIMETRIA DE INFORMAÇÕES</w:t>
      </w:r>
      <w:r>
        <w:rPr>
          <w:noProof/>
        </w:rPr>
        <w:tab/>
      </w:r>
      <w:r>
        <w:rPr>
          <w:noProof/>
        </w:rPr>
        <w:fldChar w:fldCharType="begin"/>
      </w:r>
      <w:r>
        <w:rPr>
          <w:noProof/>
        </w:rPr>
        <w:instrText xml:space="preserve"> PAGEREF _Toc45888586 \h </w:instrText>
      </w:r>
      <w:r>
        <w:rPr>
          <w:noProof/>
        </w:rPr>
      </w:r>
      <w:r>
        <w:rPr>
          <w:noProof/>
        </w:rPr>
        <w:fldChar w:fldCharType="separate"/>
      </w:r>
      <w:r>
        <w:rPr>
          <w:noProof/>
        </w:rPr>
        <w:t>51</w:t>
      </w:r>
      <w:r>
        <w:rPr>
          <w:noProof/>
        </w:rPr>
        <w:fldChar w:fldCharType="end"/>
      </w:r>
    </w:p>
    <w:p w14:paraId="07977958" w14:textId="77777777" w:rsidR="00DD227B" w:rsidRDefault="00DD227B">
      <w:pPr>
        <w:pStyle w:val="TOC3"/>
        <w:rPr>
          <w:rFonts w:asciiTheme="minorHAnsi" w:hAnsiTheme="minorHAnsi" w:cstheme="minorBidi"/>
          <w:noProof/>
          <w:szCs w:val="24"/>
          <w:lang w:val="en-US"/>
        </w:rPr>
      </w:pPr>
      <w:r>
        <w:rPr>
          <w:noProof/>
        </w:rPr>
        <w:t>4.2.5</w:t>
      </w:r>
      <w:r>
        <w:rPr>
          <w:rFonts w:asciiTheme="minorHAnsi" w:hAnsiTheme="minorHAnsi" w:cstheme="minorBidi"/>
          <w:noProof/>
          <w:szCs w:val="24"/>
          <w:lang w:val="en-US"/>
        </w:rPr>
        <w:tab/>
      </w:r>
      <w:r>
        <w:rPr>
          <w:noProof/>
        </w:rPr>
        <w:t>EFEITO SUBSTITUIÇÃO</w:t>
      </w:r>
      <w:r>
        <w:rPr>
          <w:noProof/>
        </w:rPr>
        <w:tab/>
      </w:r>
      <w:r>
        <w:rPr>
          <w:noProof/>
        </w:rPr>
        <w:fldChar w:fldCharType="begin"/>
      </w:r>
      <w:r>
        <w:rPr>
          <w:noProof/>
        </w:rPr>
        <w:instrText xml:space="preserve"> PAGEREF _Toc45888587 \h </w:instrText>
      </w:r>
      <w:r>
        <w:rPr>
          <w:noProof/>
        </w:rPr>
      </w:r>
      <w:r>
        <w:rPr>
          <w:noProof/>
        </w:rPr>
        <w:fldChar w:fldCharType="separate"/>
      </w:r>
      <w:r>
        <w:rPr>
          <w:noProof/>
        </w:rPr>
        <w:t>54</w:t>
      </w:r>
      <w:r>
        <w:rPr>
          <w:noProof/>
        </w:rPr>
        <w:fldChar w:fldCharType="end"/>
      </w:r>
    </w:p>
    <w:p w14:paraId="5916EC73" w14:textId="77777777" w:rsidR="00DD227B" w:rsidRDefault="00DD227B">
      <w:pPr>
        <w:pStyle w:val="TOC3"/>
        <w:rPr>
          <w:rFonts w:asciiTheme="minorHAnsi" w:hAnsiTheme="minorHAnsi" w:cstheme="minorBidi"/>
          <w:noProof/>
          <w:szCs w:val="24"/>
          <w:lang w:val="en-US"/>
        </w:rPr>
      </w:pPr>
      <w:r>
        <w:rPr>
          <w:noProof/>
        </w:rPr>
        <w:t>4.2.6</w:t>
      </w:r>
      <w:r>
        <w:rPr>
          <w:rFonts w:asciiTheme="minorHAnsi" w:hAnsiTheme="minorHAnsi" w:cstheme="minorBidi"/>
          <w:noProof/>
          <w:szCs w:val="24"/>
          <w:lang w:val="en-US"/>
        </w:rPr>
        <w:tab/>
      </w:r>
      <w:r>
        <w:rPr>
          <w:noProof/>
        </w:rPr>
        <w:t>EFEITO ALOCATIVO</w:t>
      </w:r>
      <w:r>
        <w:rPr>
          <w:noProof/>
        </w:rPr>
        <w:tab/>
      </w:r>
      <w:r>
        <w:rPr>
          <w:noProof/>
        </w:rPr>
        <w:fldChar w:fldCharType="begin"/>
      </w:r>
      <w:r>
        <w:rPr>
          <w:noProof/>
        </w:rPr>
        <w:instrText xml:space="preserve"> PAGEREF _Toc45888588 \h </w:instrText>
      </w:r>
      <w:r>
        <w:rPr>
          <w:noProof/>
        </w:rPr>
      </w:r>
      <w:r>
        <w:rPr>
          <w:noProof/>
        </w:rPr>
        <w:fldChar w:fldCharType="separate"/>
      </w:r>
      <w:r>
        <w:rPr>
          <w:noProof/>
        </w:rPr>
        <w:t>56</w:t>
      </w:r>
      <w:r>
        <w:rPr>
          <w:noProof/>
        </w:rPr>
        <w:fldChar w:fldCharType="end"/>
      </w:r>
    </w:p>
    <w:p w14:paraId="5F79DC8E" w14:textId="77777777" w:rsidR="00DD227B" w:rsidRDefault="00DD227B">
      <w:pPr>
        <w:pStyle w:val="TOC3"/>
        <w:rPr>
          <w:rFonts w:asciiTheme="minorHAnsi" w:hAnsiTheme="minorHAnsi" w:cstheme="minorBidi"/>
          <w:noProof/>
          <w:szCs w:val="24"/>
          <w:lang w:val="en-US"/>
        </w:rPr>
      </w:pPr>
      <w:r>
        <w:rPr>
          <w:noProof/>
        </w:rPr>
        <w:t>4.2.7</w:t>
      </w:r>
      <w:r>
        <w:rPr>
          <w:rFonts w:asciiTheme="minorHAnsi" w:hAnsiTheme="minorHAnsi" w:cstheme="minorBidi"/>
          <w:noProof/>
          <w:szCs w:val="24"/>
          <w:lang w:val="en-US"/>
        </w:rPr>
        <w:tab/>
      </w:r>
      <w:r>
        <w:rPr>
          <w:noProof/>
        </w:rPr>
        <w:t>CURVA DE CUSTOS</w:t>
      </w:r>
      <w:r>
        <w:rPr>
          <w:noProof/>
        </w:rPr>
        <w:tab/>
      </w:r>
      <w:r>
        <w:rPr>
          <w:noProof/>
        </w:rPr>
        <w:fldChar w:fldCharType="begin"/>
      </w:r>
      <w:r>
        <w:rPr>
          <w:noProof/>
        </w:rPr>
        <w:instrText xml:space="preserve"> PAGEREF _Toc45888589 \h </w:instrText>
      </w:r>
      <w:r>
        <w:rPr>
          <w:noProof/>
        </w:rPr>
      </w:r>
      <w:r>
        <w:rPr>
          <w:noProof/>
        </w:rPr>
        <w:fldChar w:fldCharType="separate"/>
      </w:r>
      <w:r>
        <w:rPr>
          <w:noProof/>
        </w:rPr>
        <w:t>56</w:t>
      </w:r>
      <w:r>
        <w:rPr>
          <w:noProof/>
        </w:rPr>
        <w:fldChar w:fldCharType="end"/>
      </w:r>
    </w:p>
    <w:p w14:paraId="610F1930" w14:textId="77777777" w:rsidR="00DD227B" w:rsidRDefault="00DD227B">
      <w:pPr>
        <w:pStyle w:val="TOC3"/>
        <w:rPr>
          <w:rFonts w:asciiTheme="minorHAnsi" w:hAnsiTheme="minorHAnsi" w:cstheme="minorBidi"/>
          <w:noProof/>
          <w:szCs w:val="24"/>
          <w:lang w:val="en-US"/>
        </w:rPr>
      </w:pPr>
      <w:r>
        <w:rPr>
          <w:noProof/>
        </w:rPr>
        <w:t>4.2.8</w:t>
      </w:r>
      <w:r>
        <w:rPr>
          <w:rFonts w:asciiTheme="minorHAnsi" w:hAnsiTheme="minorHAnsi" w:cstheme="minorBidi"/>
          <w:noProof/>
          <w:szCs w:val="24"/>
          <w:lang w:val="en-US"/>
        </w:rPr>
        <w:tab/>
      </w:r>
      <w:r>
        <w:rPr>
          <w:noProof/>
        </w:rPr>
        <w:t>CUSTO DE OPORTUNIDADE, EFEITO TRANSBORDAMENTO, EXTERNALIDADES E BEM-ESTAR SOCIAL</w:t>
      </w:r>
      <w:r>
        <w:rPr>
          <w:noProof/>
        </w:rPr>
        <w:tab/>
      </w:r>
      <w:r>
        <w:rPr>
          <w:noProof/>
        </w:rPr>
        <w:fldChar w:fldCharType="begin"/>
      </w:r>
      <w:r>
        <w:rPr>
          <w:noProof/>
        </w:rPr>
        <w:instrText xml:space="preserve"> PAGEREF _Toc45888590 \h </w:instrText>
      </w:r>
      <w:r>
        <w:rPr>
          <w:noProof/>
        </w:rPr>
      </w:r>
      <w:r>
        <w:rPr>
          <w:noProof/>
        </w:rPr>
        <w:fldChar w:fldCharType="separate"/>
      </w:r>
      <w:r>
        <w:rPr>
          <w:noProof/>
        </w:rPr>
        <w:t>57</w:t>
      </w:r>
      <w:r>
        <w:rPr>
          <w:noProof/>
        </w:rPr>
        <w:fldChar w:fldCharType="end"/>
      </w:r>
    </w:p>
    <w:p w14:paraId="1B462BF8" w14:textId="77777777" w:rsidR="00DD227B" w:rsidRDefault="00DD227B">
      <w:pPr>
        <w:pStyle w:val="TOC2"/>
        <w:rPr>
          <w:rFonts w:asciiTheme="minorHAnsi" w:hAnsiTheme="minorHAnsi" w:cstheme="minorBidi"/>
          <w:noProof/>
          <w:szCs w:val="24"/>
          <w:lang w:val="en-US"/>
        </w:rPr>
      </w:pPr>
      <w:r>
        <w:rPr>
          <w:noProof/>
        </w:rPr>
        <w:t>4.3</w:t>
      </w:r>
      <w:r>
        <w:rPr>
          <w:rFonts w:asciiTheme="minorHAnsi" w:hAnsiTheme="minorHAnsi" w:cstheme="minorBidi"/>
          <w:noProof/>
          <w:szCs w:val="24"/>
          <w:lang w:val="en-US"/>
        </w:rPr>
        <w:tab/>
      </w:r>
      <w:r>
        <w:rPr>
          <w:noProof/>
        </w:rPr>
        <w:t>PREFERÊNCIA DO CONSUMIDOR</w:t>
      </w:r>
      <w:r>
        <w:rPr>
          <w:noProof/>
        </w:rPr>
        <w:tab/>
      </w:r>
      <w:r>
        <w:rPr>
          <w:noProof/>
        </w:rPr>
        <w:fldChar w:fldCharType="begin"/>
      </w:r>
      <w:r>
        <w:rPr>
          <w:noProof/>
        </w:rPr>
        <w:instrText xml:space="preserve"> PAGEREF _Toc45888591 \h </w:instrText>
      </w:r>
      <w:r>
        <w:rPr>
          <w:noProof/>
        </w:rPr>
      </w:r>
      <w:r>
        <w:rPr>
          <w:noProof/>
        </w:rPr>
        <w:fldChar w:fldCharType="separate"/>
      </w:r>
      <w:r>
        <w:rPr>
          <w:noProof/>
        </w:rPr>
        <w:t>57</w:t>
      </w:r>
      <w:r>
        <w:rPr>
          <w:noProof/>
        </w:rPr>
        <w:fldChar w:fldCharType="end"/>
      </w:r>
    </w:p>
    <w:p w14:paraId="6E11814A" w14:textId="77777777" w:rsidR="00DD227B" w:rsidRDefault="00DD227B">
      <w:pPr>
        <w:pStyle w:val="TOC1"/>
        <w:rPr>
          <w:rFonts w:asciiTheme="minorHAnsi" w:hAnsiTheme="minorHAnsi" w:cstheme="minorBidi"/>
          <w:b w:val="0"/>
          <w:bCs w:val="0"/>
          <w:noProof/>
          <w:lang w:val="en-US"/>
        </w:rPr>
      </w:pPr>
      <w:r>
        <w:rPr>
          <w:noProof/>
        </w:rPr>
        <w:t>5</w:t>
      </w:r>
      <w:r>
        <w:rPr>
          <w:rFonts w:asciiTheme="minorHAnsi" w:hAnsiTheme="minorHAnsi" w:cstheme="minorBidi"/>
          <w:b w:val="0"/>
          <w:bCs w:val="0"/>
          <w:noProof/>
          <w:lang w:val="en-US"/>
        </w:rPr>
        <w:tab/>
      </w:r>
      <w:r>
        <w:rPr>
          <w:noProof/>
        </w:rPr>
        <w:t>CONSIDERAÇÕES FINAIS</w:t>
      </w:r>
      <w:r>
        <w:rPr>
          <w:noProof/>
        </w:rPr>
        <w:tab/>
      </w:r>
      <w:r>
        <w:rPr>
          <w:noProof/>
        </w:rPr>
        <w:fldChar w:fldCharType="begin"/>
      </w:r>
      <w:r>
        <w:rPr>
          <w:noProof/>
        </w:rPr>
        <w:instrText xml:space="preserve"> PAGEREF _Toc45888592 \h </w:instrText>
      </w:r>
      <w:r>
        <w:rPr>
          <w:noProof/>
        </w:rPr>
      </w:r>
      <w:r>
        <w:rPr>
          <w:noProof/>
        </w:rPr>
        <w:fldChar w:fldCharType="separate"/>
      </w:r>
      <w:r>
        <w:rPr>
          <w:noProof/>
        </w:rPr>
        <w:t>59</w:t>
      </w:r>
      <w:r>
        <w:rPr>
          <w:noProof/>
        </w:rPr>
        <w:fldChar w:fldCharType="end"/>
      </w:r>
    </w:p>
    <w:p w14:paraId="3099D691" w14:textId="77777777" w:rsidR="00DD227B" w:rsidRDefault="00DD227B">
      <w:pPr>
        <w:pStyle w:val="TOC1"/>
        <w:rPr>
          <w:rFonts w:asciiTheme="minorHAnsi" w:hAnsiTheme="minorHAnsi" w:cstheme="minorBidi"/>
          <w:b w:val="0"/>
          <w:bCs w:val="0"/>
          <w:noProof/>
          <w:lang w:val="en-US"/>
        </w:rPr>
      </w:pPr>
      <w:r>
        <w:rPr>
          <w:noProof/>
        </w:rPr>
        <w:lastRenderedPageBreak/>
        <w:t>6</w:t>
      </w:r>
      <w:r>
        <w:rPr>
          <w:rFonts w:asciiTheme="minorHAnsi" w:hAnsiTheme="minorHAnsi" w:cstheme="minorBidi"/>
          <w:b w:val="0"/>
          <w:bCs w:val="0"/>
          <w:noProof/>
          <w:lang w:val="en-US"/>
        </w:rPr>
        <w:tab/>
      </w:r>
      <w:r>
        <w:rPr>
          <w:noProof/>
        </w:rPr>
        <w:t>REFERÊNCIAS</w:t>
      </w:r>
      <w:r>
        <w:rPr>
          <w:noProof/>
        </w:rPr>
        <w:tab/>
      </w:r>
      <w:r>
        <w:rPr>
          <w:noProof/>
        </w:rPr>
        <w:fldChar w:fldCharType="begin"/>
      </w:r>
      <w:r>
        <w:rPr>
          <w:noProof/>
        </w:rPr>
        <w:instrText xml:space="preserve"> PAGEREF _Toc45888593 \h </w:instrText>
      </w:r>
      <w:r>
        <w:rPr>
          <w:noProof/>
        </w:rPr>
      </w:r>
      <w:r>
        <w:rPr>
          <w:noProof/>
        </w:rPr>
        <w:fldChar w:fldCharType="separate"/>
      </w:r>
      <w:r>
        <w:rPr>
          <w:noProof/>
        </w:rPr>
        <w:t>64</w:t>
      </w:r>
      <w:r>
        <w:rPr>
          <w:noProof/>
        </w:rPr>
        <w:fldChar w:fldCharType="end"/>
      </w:r>
    </w:p>
    <w:p w14:paraId="38C9D5D8" w14:textId="67396D13" w:rsidR="00F1184F" w:rsidRPr="00544971" w:rsidRDefault="00A46B6D" w:rsidP="00DA4617">
      <w:pPr>
        <w:pStyle w:val="TOC1"/>
      </w:pPr>
      <w:r>
        <w:fldChar w:fldCharType="end"/>
      </w:r>
    </w:p>
    <w:p w14:paraId="321D90B1" w14:textId="77777777" w:rsidR="00F1184F" w:rsidRPr="00B57D84" w:rsidRDefault="00F1184F" w:rsidP="00B02B28"/>
    <w:p w14:paraId="66915800" w14:textId="70E9F31B" w:rsidR="006A04EF" w:rsidRPr="00B57D84" w:rsidRDefault="006A04EF" w:rsidP="00B02B28">
      <w:r w:rsidRPr="00B57D84">
        <w:br w:type="page"/>
      </w:r>
    </w:p>
    <w:p w14:paraId="5A203D5B" w14:textId="07431E4C" w:rsidR="006A04EF" w:rsidRPr="00B57D84" w:rsidRDefault="00D01D46" w:rsidP="00FE65EE">
      <w:pPr>
        <w:pStyle w:val="Heading1"/>
      </w:pPr>
      <w:bookmarkStart w:id="23" w:name="_Toc45888565"/>
      <w:r w:rsidRPr="00B57D84">
        <w:lastRenderedPageBreak/>
        <w:t>INTRODUÇÃO</w:t>
      </w:r>
      <w:bookmarkEnd w:id="23"/>
    </w:p>
    <w:p w14:paraId="602C5A40" w14:textId="032CAF5F" w:rsidR="00E81D96" w:rsidRPr="00B57D84" w:rsidRDefault="00E81D96" w:rsidP="00E81D96">
      <w:pPr>
        <w:pStyle w:val="NoSpacing"/>
      </w:pPr>
      <w:r w:rsidRPr="00B57D84">
        <w:t>Na década de</w:t>
      </w:r>
      <w:r>
        <w:t xml:space="preserve"> </w:t>
      </w:r>
      <w:r w:rsidRPr="00B57D84">
        <w:t>1930 foi desenvolvida</w:t>
      </w:r>
      <w:r>
        <w:t xml:space="preserve"> </w:t>
      </w:r>
      <w:r w:rsidRPr="00B57D84">
        <w:t>em laboratório</w:t>
      </w:r>
      <w:r>
        <w:t>,</w:t>
      </w:r>
      <w:r w:rsidRPr="00B57D84">
        <w:t xml:space="preserve"> a técnica denominada de polimerização, que consiste na ligação </w:t>
      </w:r>
      <w:r>
        <w:t xml:space="preserve">de </w:t>
      </w:r>
      <w:r w:rsidRPr="00B57D84">
        <w:t>pequenas moléculas</w:t>
      </w:r>
      <w:r>
        <w:t xml:space="preserve">, </w:t>
      </w:r>
      <w:r w:rsidRPr="00B57D84">
        <w:t>denominadas de monômetros</w:t>
      </w:r>
      <w:r>
        <w:t>,</w:t>
      </w:r>
      <w:r w:rsidRPr="00B57D84">
        <w:t xml:space="preserve"> formando macromoléculas</w:t>
      </w:r>
      <w:r>
        <w:t>, dando origem aos polímeros</w:t>
      </w:r>
      <w:r w:rsidRPr="00B57D84">
        <w:t xml:space="preserve">. </w:t>
      </w:r>
      <w:r w:rsidR="002115B8">
        <w:t xml:space="preserve">Em 1934, na </w:t>
      </w:r>
      <w:r w:rsidR="0048438E">
        <w:t>Inglaterra, o</w:t>
      </w:r>
      <w:r w:rsidR="002A7B5A" w:rsidRPr="00B57D84">
        <w:t xml:space="preserve"> polietileno</w:t>
      </w:r>
      <w:r w:rsidR="002A7B5A">
        <w:t xml:space="preserve"> </w:t>
      </w:r>
      <w:r w:rsidR="002115B8">
        <w:t xml:space="preserve">foi </w:t>
      </w:r>
      <w:r w:rsidR="002A7B5A">
        <w:t xml:space="preserve">o </w:t>
      </w:r>
      <w:r w:rsidRPr="00B57D84">
        <w:t>primeiro polímero a ser sintetizado</w:t>
      </w:r>
      <w:r w:rsidR="002115B8">
        <w:t>.</w:t>
      </w:r>
      <w:r w:rsidRPr="00B57D84">
        <w:t xml:space="preserve"> </w:t>
      </w:r>
    </w:p>
    <w:p w14:paraId="208F287C" w14:textId="794F4212" w:rsidR="00E81D96" w:rsidRPr="00B57D84" w:rsidRDefault="00E81D96" w:rsidP="00E81D96">
      <w:pPr>
        <w:pStyle w:val="NoSpacing"/>
      </w:pPr>
      <w:r w:rsidRPr="00B57D84">
        <w:t xml:space="preserve">Durante a Segunda Guerra Mundial os polímeros ganharam maior relevância quando passaram </w:t>
      </w:r>
      <w:r>
        <w:t xml:space="preserve">a ser </w:t>
      </w:r>
      <w:r w:rsidRPr="00B57D84">
        <w:t xml:space="preserve">pesquisados e aplicados em fins militares. Em 1950, a partir de novas sintetizações foram obtidas versões mais rígidas e com maior densidade, </w:t>
      </w:r>
      <w:r>
        <w:t xml:space="preserve">sendo </w:t>
      </w:r>
      <w:r w:rsidRPr="00B57D84">
        <w:t>desenvolvidas uma gama de aplicações industriais basead</w:t>
      </w:r>
      <w:r>
        <w:t>a</w:t>
      </w:r>
      <w:r w:rsidRPr="00B57D84">
        <w:t>s em polímeros, tanto os de baixa como o</w:t>
      </w:r>
      <w:r>
        <w:t>s</w:t>
      </w:r>
      <w:r w:rsidRPr="00B57D84">
        <w:t xml:space="preserve"> de alta densidade. </w:t>
      </w:r>
    </w:p>
    <w:p w14:paraId="2F10F1B8" w14:textId="77777777" w:rsidR="00E81D96" w:rsidRPr="00B57D84" w:rsidRDefault="00E81D96" w:rsidP="00E81D96">
      <w:pPr>
        <w:pStyle w:val="NoSpacing"/>
      </w:pPr>
      <w:r w:rsidRPr="000B745E">
        <w:rPr>
          <w:color w:val="000000" w:themeColor="text1"/>
        </w:rPr>
        <w:t xml:space="preserve">A evolução </w:t>
      </w:r>
      <w:r>
        <w:rPr>
          <w:color w:val="000000" w:themeColor="text1"/>
        </w:rPr>
        <w:t>das técnicas de</w:t>
      </w:r>
      <w:r w:rsidRPr="000B745E">
        <w:rPr>
          <w:color w:val="000000" w:themeColor="text1"/>
        </w:rPr>
        <w:t xml:space="preserve"> sintetização </w:t>
      </w:r>
      <w:r>
        <w:rPr>
          <w:color w:val="000000" w:themeColor="text1"/>
        </w:rPr>
        <w:t xml:space="preserve">para </w:t>
      </w:r>
      <w:r w:rsidRPr="000B745E">
        <w:rPr>
          <w:color w:val="000000" w:themeColor="text1"/>
        </w:rPr>
        <w:t xml:space="preserve">produção de </w:t>
      </w:r>
      <w:r>
        <w:rPr>
          <w:color w:val="000000" w:themeColor="text1"/>
        </w:rPr>
        <w:t xml:space="preserve">insumos e </w:t>
      </w:r>
      <w:r w:rsidRPr="000B745E">
        <w:rPr>
          <w:color w:val="000000" w:themeColor="text1"/>
        </w:rPr>
        <w:t xml:space="preserve">produtos a partir de polímeros se deu em um constante processo de </w:t>
      </w:r>
      <w:r w:rsidRPr="00B57D84">
        <w:t>inovação tecnológica</w:t>
      </w:r>
      <w:r>
        <w:t>,</w:t>
      </w:r>
      <w:r w:rsidRPr="00B57D84">
        <w:t xml:space="preserve"> que ao passar das dé</w:t>
      </w:r>
      <w:r>
        <w:t>cadas, resultou</w:t>
      </w:r>
      <w:r w:rsidRPr="00B57D84">
        <w:t xml:space="preserve"> em novas possiblidades de aplicações</w:t>
      </w:r>
      <w:r>
        <w:t xml:space="preserve"> e materiais mais resistentes, </w:t>
      </w:r>
      <w:r w:rsidRPr="00B57D84">
        <w:t>com maior dura</w:t>
      </w:r>
      <w:r>
        <w:t>bilidade</w:t>
      </w:r>
      <w:r w:rsidRPr="00B57D84">
        <w:t xml:space="preserve"> e menor</w:t>
      </w:r>
      <w:r>
        <w:t>es</w:t>
      </w:r>
      <w:r w:rsidRPr="00B57D84">
        <w:t xml:space="preserve"> custo</w:t>
      </w:r>
      <w:r>
        <w:t>s</w:t>
      </w:r>
      <w:r w:rsidRPr="00B57D84">
        <w:t xml:space="preserve"> de produção.</w:t>
      </w:r>
    </w:p>
    <w:p w14:paraId="3815DD10" w14:textId="398D7CB7" w:rsidR="00E81D96" w:rsidRPr="00B57D84" w:rsidRDefault="00E81D96" w:rsidP="00E81D96">
      <w:pPr>
        <w:pStyle w:val="NoSpacing"/>
      </w:pPr>
      <w:r w:rsidRPr="00B57D84">
        <w:t>O resultado desse</w:t>
      </w:r>
      <w:r w:rsidR="00CD0AEE">
        <w:t>s</w:t>
      </w:r>
      <w:r w:rsidRPr="00B57D84">
        <w:t xml:space="preserve"> processo</w:t>
      </w:r>
      <w:r w:rsidR="00CD0AEE">
        <w:t>s</w:t>
      </w:r>
      <w:r w:rsidRPr="00B57D84">
        <w:t xml:space="preserve"> de inova</w:t>
      </w:r>
      <w:r w:rsidR="00CD0AEE">
        <w:t>ções</w:t>
      </w:r>
      <w:r w:rsidRPr="00B57D84">
        <w:t xml:space="preserve"> tecnológica</w:t>
      </w:r>
      <w:r w:rsidR="00CD0AEE">
        <w:t>s</w:t>
      </w:r>
      <w:r w:rsidRPr="00B57D84">
        <w:t xml:space="preserve"> de polímeros levou a um estável </w:t>
      </w:r>
      <w:r>
        <w:t>atendimento das demandas, com a viabilização de desenvolvimento de insumos e produtos</w:t>
      </w:r>
      <w:r w:rsidRPr="00B57D84">
        <w:t xml:space="preserve">, bem como a geração de novas demandas a partir das </w:t>
      </w:r>
      <w:r>
        <w:t>alternativas</w:t>
      </w:r>
      <w:r w:rsidRPr="00B57D84">
        <w:t xml:space="preserve"> criadas, tendo impacto significativo na </w:t>
      </w:r>
      <w:r>
        <w:t>produção econômica</w:t>
      </w:r>
      <w:r w:rsidRPr="00B57D84">
        <w:t xml:space="preserve">. </w:t>
      </w:r>
    </w:p>
    <w:p w14:paraId="39CE71A6" w14:textId="29830B20" w:rsidR="00E81D96" w:rsidRPr="00B57D84" w:rsidRDefault="00E81D96" w:rsidP="00E81D96">
      <w:pPr>
        <w:pStyle w:val="NoSpacing"/>
      </w:pPr>
      <w:r w:rsidRPr="00B57D84">
        <w:t xml:space="preserve">Ao passar </w:t>
      </w:r>
      <w:r>
        <w:t>das</w:t>
      </w:r>
      <w:r w:rsidRPr="00B57D84">
        <w:t xml:space="preserve"> </w:t>
      </w:r>
      <w:r>
        <w:rPr>
          <w:color w:val="000000" w:themeColor="text1"/>
        </w:rPr>
        <w:t>décadas</w:t>
      </w:r>
      <w:r w:rsidRPr="000B745E">
        <w:rPr>
          <w:color w:val="000000" w:themeColor="text1"/>
        </w:rPr>
        <w:t xml:space="preserve">, a produção </w:t>
      </w:r>
      <w:r w:rsidRPr="00B57D84">
        <w:t xml:space="preserve">em massa dos </w:t>
      </w:r>
      <w:r>
        <w:t>insumos e produtos</w:t>
      </w:r>
      <w:r w:rsidRPr="00B57D84">
        <w:t xml:space="preserve"> derivados de polímeros sintéticos</w:t>
      </w:r>
      <w:r>
        <w:t xml:space="preserve"> – a partir de fontes fósseis –</w:t>
      </w:r>
      <w:r w:rsidRPr="00B57D84">
        <w:t xml:space="preserve"> apresentaram </w:t>
      </w:r>
      <w:r w:rsidR="007F6CDE">
        <w:t xml:space="preserve">dois </w:t>
      </w:r>
      <w:r w:rsidRPr="00B57D84">
        <w:t>grande</w:t>
      </w:r>
      <w:r w:rsidR="007F6CDE">
        <w:t>s</w:t>
      </w:r>
      <w:r w:rsidRPr="00B57D84">
        <w:t xml:space="preserve"> problema</w:t>
      </w:r>
      <w:r w:rsidR="007F6CDE">
        <w:t>s</w:t>
      </w:r>
      <w:r w:rsidRPr="00B57D84">
        <w:t xml:space="preserve"> no que tange</w:t>
      </w:r>
      <w:r w:rsidR="00D22082">
        <w:t>m</w:t>
      </w:r>
      <w:r>
        <w:t xml:space="preserve"> a </w:t>
      </w:r>
      <w:r w:rsidR="00D22082">
        <w:t xml:space="preserve">sujeição </w:t>
      </w:r>
      <w:r w:rsidR="001F260F">
        <w:t>à</w:t>
      </w:r>
      <w:r>
        <w:t xml:space="preserve">s flutuações </w:t>
      </w:r>
      <w:r w:rsidR="001F260F">
        <w:t>ao</w:t>
      </w:r>
      <w:r>
        <w:t xml:space="preserve"> preço do petróleo e</w:t>
      </w:r>
      <w:r w:rsidRPr="00B57D84">
        <w:t xml:space="preserve"> </w:t>
      </w:r>
      <w:r w:rsidR="00D22082">
        <w:t>ao</w:t>
      </w:r>
      <w:r>
        <w:t xml:space="preserve"> </w:t>
      </w:r>
      <w:r w:rsidRPr="00B57D84">
        <w:t>impacto ambiental</w:t>
      </w:r>
      <w:r>
        <w:t xml:space="preserve"> devido </w:t>
      </w:r>
      <w:r w:rsidR="00D22082">
        <w:t xml:space="preserve">os </w:t>
      </w:r>
      <w:r>
        <w:t>descarte</w:t>
      </w:r>
      <w:r w:rsidR="00D22082">
        <w:t>s</w:t>
      </w:r>
      <w:r>
        <w:t xml:space="preserve"> em toda a cadeia produtiva</w:t>
      </w:r>
      <w:r w:rsidRPr="00B57D84">
        <w:t xml:space="preserve">. </w:t>
      </w:r>
    </w:p>
    <w:p w14:paraId="3FEAC80B" w14:textId="77777777" w:rsidR="00E81D96" w:rsidRPr="00B57D84" w:rsidRDefault="00E81D96" w:rsidP="00E81D96">
      <w:pPr>
        <w:pStyle w:val="NoSpacing"/>
      </w:pPr>
      <w:r w:rsidRPr="00B57D84">
        <w:t xml:space="preserve">Nesse contexto surge uma nova demanda </w:t>
      </w:r>
      <w:r>
        <w:t>pelo</w:t>
      </w:r>
      <w:r w:rsidRPr="00B57D84">
        <w:t xml:space="preserve"> desenvolvimento de materiais biodegradáveis que possam substitui os sintéticos, com objetivo de causar men</w:t>
      </w:r>
      <w:r>
        <w:t>ores</w:t>
      </w:r>
      <w:r w:rsidRPr="00B57D84">
        <w:t xml:space="preserve"> impactos no meio ambiente</w:t>
      </w:r>
      <w:r>
        <w:t>.</w:t>
      </w:r>
      <w:r w:rsidRPr="00B57D84">
        <w:t xml:space="preserve"> </w:t>
      </w:r>
      <w:r>
        <w:t>O grande desafio é implementar essa substituição</w:t>
      </w:r>
      <w:r w:rsidRPr="00B57D84">
        <w:t xml:space="preserve"> </w:t>
      </w:r>
      <w:r>
        <w:t>com a mínima</w:t>
      </w:r>
      <w:r w:rsidRPr="00B57D84">
        <w:t xml:space="preserve"> </w:t>
      </w:r>
      <w:r>
        <w:t xml:space="preserve">redução </w:t>
      </w:r>
      <w:r w:rsidRPr="00B57D84">
        <w:t>nível de produção dos se</w:t>
      </w:r>
      <w:r>
        <w:t>tores relacionados ao produto.</w:t>
      </w:r>
    </w:p>
    <w:p w14:paraId="2D092690" w14:textId="77777777" w:rsidR="00E81D96" w:rsidRDefault="00E81D96" w:rsidP="00E81D96">
      <w:pPr>
        <w:pStyle w:val="NoSpacing"/>
      </w:pPr>
      <w:r w:rsidRPr="00B57D84">
        <w:t xml:space="preserve">Esse processo de substituição se dá dentro de uma transição, e depende de soluções viáveis e que não </w:t>
      </w:r>
      <w:r w:rsidRPr="000B745E">
        <w:rPr>
          <w:color w:val="000000" w:themeColor="text1"/>
        </w:rPr>
        <w:t>impliquem em elevação substancial de custos</w:t>
      </w:r>
      <w:r w:rsidRPr="00B57D84">
        <w:t xml:space="preserve">. </w:t>
      </w:r>
      <w:r>
        <w:t xml:space="preserve">As principais soluções biodegradáveis surgem dos processos de inovações biotecnológicas. </w:t>
      </w:r>
    </w:p>
    <w:p w14:paraId="5319309D" w14:textId="06419DE6" w:rsidR="00E81D96" w:rsidRDefault="00E81D96" w:rsidP="00E81D96">
      <w:pPr>
        <w:pStyle w:val="NoSpacing"/>
      </w:pPr>
      <w:r>
        <w:t>Os processos de inovações biotecnológicas incorrem em</w:t>
      </w:r>
      <w:r w:rsidRPr="00B57D84">
        <w:t xml:space="preserve"> um tempo </w:t>
      </w:r>
      <w:r>
        <w:t>d</w:t>
      </w:r>
      <w:r w:rsidRPr="00B57D84">
        <w:t xml:space="preserve">e maturação diferenciado, que envolve a </w:t>
      </w:r>
      <w:r>
        <w:t xml:space="preserve">intensa </w:t>
      </w:r>
      <w:r w:rsidRPr="00B57D84">
        <w:t xml:space="preserve">pesquisa, o desenvolvimento e uma extensa fase de testes, </w:t>
      </w:r>
      <w:r w:rsidRPr="00B57D84">
        <w:lastRenderedPageBreak/>
        <w:t>devendo atender</w:t>
      </w:r>
      <w:r w:rsidR="004557DF">
        <w:t xml:space="preserve"> </w:t>
      </w:r>
      <w:r w:rsidRPr="00B57D84">
        <w:t>requisitos</w:t>
      </w:r>
      <w:r w:rsidR="004557DF">
        <w:t xml:space="preserve"> técnicos e </w:t>
      </w:r>
      <w:r w:rsidRPr="00B57D84">
        <w:t>de biossegurança, além do rigoroso processo</w:t>
      </w:r>
      <w:r>
        <w:t xml:space="preserve"> de direito de propriedade e </w:t>
      </w:r>
      <w:r w:rsidRPr="00B57D84">
        <w:t xml:space="preserve">licenciamento nos órgãos reguladores. </w:t>
      </w:r>
    </w:p>
    <w:p w14:paraId="086AC9C2" w14:textId="77777777" w:rsidR="00E81D96" w:rsidRDefault="00E81D96" w:rsidP="00E81D96">
      <w:pPr>
        <w:pStyle w:val="NoSpacing"/>
      </w:pPr>
      <w:r>
        <w:t xml:space="preserve">Esse processo </w:t>
      </w:r>
      <w:r w:rsidRPr="00B57D84">
        <w:t>tem impacto direto na decisão de seleção e implementação dos projetos.</w:t>
      </w:r>
      <w:r w:rsidRPr="00B57D84">
        <w:rPr>
          <w:rFonts w:ascii="MS Mincho" w:eastAsia="MS Mincho" w:hAnsi="MS Mincho" w:cs="MS Mincho"/>
        </w:rPr>
        <w:t> </w:t>
      </w:r>
      <w:r w:rsidRPr="00B57D84">
        <w:t xml:space="preserve">Ainda que os investimentos de pesquisa, desenvolvimento </w:t>
      </w:r>
      <w:r>
        <w:t xml:space="preserve">de </w:t>
      </w:r>
      <w:r w:rsidRPr="00B57D84">
        <w:t xml:space="preserve">produtos </w:t>
      </w:r>
      <w:r>
        <w:t>em</w:t>
      </w:r>
      <w:r w:rsidRPr="00B57D84">
        <w:t xml:space="preserve"> </w:t>
      </w:r>
      <w:r>
        <w:t>biotecnologia</w:t>
      </w:r>
      <w:r w:rsidRPr="00B57D84">
        <w:t xml:space="preserve"> remetam à elevados montantes financeiros, pequenas iniciativas podem se destacar e se desenvolver, principalmente através das inter-relações organizacionais e cooperativas.</w:t>
      </w:r>
    </w:p>
    <w:p w14:paraId="51782FBE" w14:textId="247DD57D" w:rsidR="00BE7115" w:rsidRPr="00BE7115" w:rsidRDefault="00BE7115" w:rsidP="00BE7115">
      <w:r w:rsidRPr="00BE7115">
        <w:t xml:space="preserve">As inovações – </w:t>
      </w:r>
      <w:del w:id="24" w:author="Microsoft Office User" w:date="2020-05-11T16:36:00Z">
        <w:r w:rsidRPr="00BE7115" w:rsidDel="004D30A5">
          <w:delText xml:space="preserve">principalmente </w:delText>
        </w:r>
      </w:del>
      <w:ins w:id="25" w:author="Microsoft Office User" w:date="2020-05-11T16:36:00Z">
        <w:r w:rsidRPr="00BE7115">
          <w:t xml:space="preserve">mais visivelmente </w:t>
        </w:r>
      </w:ins>
      <w:r w:rsidRPr="00BE7115">
        <w:t xml:space="preserve">durante os últimos séculos – vem exercendo </w:t>
      </w:r>
      <w:del w:id="26" w:author="Microsoft Office User" w:date="2020-05-11T16:36:00Z">
        <w:r w:rsidRPr="00BE7115" w:rsidDel="00D77497">
          <w:delText xml:space="preserve">um </w:delText>
        </w:r>
      </w:del>
      <w:r w:rsidRPr="00BE7115">
        <w:t>papel determinante no processo de desenvolvimento econômico de longo prazo, atuando no modificação de paradigmas, equalização de problemas</w:t>
      </w:r>
      <w:ins w:id="27" w:author="Microsoft Office User" w:date="2020-06-01T16:44:00Z">
        <w:r w:rsidRPr="00BE7115">
          <w:t xml:space="preserve"> sociais e econômicos</w:t>
        </w:r>
      </w:ins>
      <w:r w:rsidRPr="00BE7115">
        <w:t xml:space="preserve"> que envolvem a escassez de recursos</w:t>
      </w:r>
      <w:del w:id="28" w:author="Microsoft Office User" w:date="2020-05-11T16:36:00Z">
        <w:r w:rsidRPr="00BE7115" w:rsidDel="00D77497">
          <w:delText xml:space="preserve"> e</w:delText>
        </w:r>
      </w:del>
      <w:ins w:id="29" w:author="Microsoft Office User" w:date="2020-05-11T16:36:00Z">
        <w:r w:rsidRPr="00BE7115">
          <w:t>,</w:t>
        </w:r>
      </w:ins>
      <w:r w:rsidRPr="00BE7115">
        <w:t xml:space="preserve"> produção, distribuição, </w:t>
      </w:r>
      <w:ins w:id="30" w:author="Microsoft Office User" w:date="2020-05-11T16:39:00Z">
        <w:r w:rsidRPr="00BE7115">
          <w:t xml:space="preserve">degradação ambiental, </w:t>
        </w:r>
      </w:ins>
      <w:r w:rsidRPr="00BE7115">
        <w:t>limitações de ofertas</w:t>
      </w:r>
      <w:ins w:id="31" w:author="Microsoft Office User" w:date="2020-05-11T16:36:00Z">
        <w:r w:rsidRPr="00BE7115">
          <w:t xml:space="preserve"> e demandas </w:t>
        </w:r>
      </w:ins>
      <w:ins w:id="32" w:author="Microsoft Office User" w:date="2020-05-11T16:39:00Z">
        <w:r w:rsidRPr="00BE7115">
          <w:t>r</w:t>
        </w:r>
      </w:ins>
      <w:ins w:id="33" w:author="Microsoft Office User" w:date="2020-05-11T16:36:00Z">
        <w:r w:rsidRPr="00BE7115">
          <w:t>eprimidas</w:t>
        </w:r>
      </w:ins>
      <w:r w:rsidRPr="00BE7115">
        <w:t xml:space="preserve">,  atuando na melhoria bem-estar social. </w:t>
      </w:r>
    </w:p>
    <w:p w14:paraId="18E6A123" w14:textId="0179BC6D" w:rsidR="00E81D96" w:rsidRDefault="00E81D96" w:rsidP="00E81D96">
      <w:pPr>
        <w:pStyle w:val="NoSpacing"/>
      </w:pPr>
      <w:r w:rsidRPr="00306654">
        <w:t>A economia lida constantemente com o fator da escassez dos recursos e</w:t>
      </w:r>
      <w:r>
        <w:t xml:space="preserve"> desgastes</w:t>
      </w:r>
      <w:r w:rsidRPr="00306654">
        <w:t xml:space="preserve"> ambientais</w:t>
      </w:r>
      <w:r>
        <w:t>, tornando a oferta de recursos ainda mais escassas no futuro</w:t>
      </w:r>
      <w:r w:rsidRPr="00306654">
        <w:t xml:space="preserve">. Esses aspectos </w:t>
      </w:r>
      <w:r>
        <w:t>se aplicam</w:t>
      </w:r>
      <w:r w:rsidRPr="00306654">
        <w:t xml:space="preserve"> ao caso da produção de polímeros a partir de materiais fósseis, possuindo grande relevância na sociedade, e gera dois problemas que são a sujeição da flutuação do preço do petróleo e os impactos ambientais gerados d</w:t>
      </w:r>
      <w:r w:rsidR="00DA1984">
        <w:t>esde a extração até o descarte.</w:t>
      </w:r>
    </w:p>
    <w:p w14:paraId="363E65C9" w14:textId="1A28839E" w:rsidR="00DA1984" w:rsidRDefault="00DA1984" w:rsidP="00DA1984">
      <w:pPr>
        <w:rPr>
          <w:rFonts w:eastAsia="MS Mincho"/>
        </w:rPr>
      </w:pPr>
      <w:r>
        <w:rPr>
          <w:rFonts w:eastAsia="MS Mincho"/>
        </w:rPr>
        <w:t xml:space="preserve">As </w:t>
      </w:r>
      <w:r w:rsidRPr="00AC1F67">
        <w:rPr>
          <w:rFonts w:eastAsia="MS Mincho"/>
        </w:rPr>
        <w:t>biotecnologia</w:t>
      </w:r>
      <w:r>
        <w:rPr>
          <w:rFonts w:eastAsia="MS Mincho"/>
        </w:rPr>
        <w:t>s</w:t>
      </w:r>
      <w:r w:rsidRPr="00AC1F67">
        <w:rPr>
          <w:rFonts w:eastAsia="MS Mincho"/>
        </w:rPr>
        <w:t xml:space="preserve"> pode</w:t>
      </w:r>
      <w:r>
        <w:rPr>
          <w:rFonts w:eastAsia="MS Mincho"/>
        </w:rPr>
        <w:t>m</w:t>
      </w:r>
      <w:r w:rsidRPr="00AC1F67">
        <w:rPr>
          <w:rFonts w:eastAsia="MS Mincho"/>
        </w:rPr>
        <w:t xml:space="preserve"> ser remontada</w:t>
      </w:r>
      <w:r>
        <w:rPr>
          <w:rFonts w:eastAsia="MS Mincho"/>
        </w:rPr>
        <w:t>s</w:t>
      </w:r>
      <w:r w:rsidRPr="00AC1F67">
        <w:rPr>
          <w:rFonts w:eastAsia="MS Mincho"/>
        </w:rPr>
        <w:t xml:space="preserve"> </w:t>
      </w:r>
      <w:r>
        <w:rPr>
          <w:rFonts w:eastAsia="MS Mincho"/>
        </w:rPr>
        <w:t xml:space="preserve">a </w:t>
      </w:r>
      <w:r w:rsidRPr="00E0697C">
        <w:rPr>
          <w:rFonts w:eastAsia="MS Mincho"/>
        </w:rPr>
        <w:t xml:space="preserve">4.000 anos a.C., </w:t>
      </w:r>
      <w:r>
        <w:rPr>
          <w:rFonts w:eastAsia="MS Mincho"/>
        </w:rPr>
        <w:t xml:space="preserve">com a utilização de </w:t>
      </w:r>
      <w:r w:rsidRPr="00236FB3">
        <w:rPr>
          <w:rFonts w:eastAsia="MS Mincho"/>
        </w:rPr>
        <w:t>microrganismos vivos</w:t>
      </w:r>
      <w:r w:rsidRPr="00E0697C">
        <w:rPr>
          <w:rFonts w:eastAsia="MS Mincho"/>
        </w:rPr>
        <w:t xml:space="preserve"> </w:t>
      </w:r>
      <w:r>
        <w:rPr>
          <w:rFonts w:eastAsia="MS Mincho"/>
        </w:rPr>
        <w:t>para a</w:t>
      </w:r>
      <w:r w:rsidRPr="00E0697C">
        <w:rPr>
          <w:rFonts w:eastAsia="MS Mincho"/>
        </w:rPr>
        <w:t xml:space="preserve"> preparação de cerveja</w:t>
      </w:r>
      <w:r>
        <w:rPr>
          <w:rFonts w:eastAsia="MS Mincho"/>
        </w:rPr>
        <w:t xml:space="preserve"> –</w:t>
      </w:r>
      <w:r w:rsidRPr="00E0697C">
        <w:rPr>
          <w:rFonts w:eastAsia="MS Mincho"/>
        </w:rPr>
        <w:t xml:space="preserve"> por babilônios e sumérios</w:t>
      </w:r>
      <w:r>
        <w:rPr>
          <w:rFonts w:eastAsia="MS Mincho"/>
        </w:rPr>
        <w:t xml:space="preserve"> – </w:t>
      </w:r>
      <w:r w:rsidRPr="00E0697C">
        <w:rPr>
          <w:rFonts w:eastAsia="MS Mincho"/>
        </w:rPr>
        <w:t xml:space="preserve"> e de pães, pelos egípcios</w:t>
      </w:r>
      <w:r>
        <w:rPr>
          <w:rFonts w:eastAsia="MS Mincho"/>
        </w:rPr>
        <w:t xml:space="preserve">, e posteriormente de vinho e </w:t>
      </w:r>
      <w:r w:rsidR="006D5251">
        <w:rPr>
          <w:rFonts w:eastAsia="MS Mincho"/>
        </w:rPr>
        <w:t>outras gamas</w:t>
      </w:r>
      <w:r>
        <w:rPr>
          <w:rFonts w:eastAsia="MS Mincho"/>
        </w:rPr>
        <w:t xml:space="preserve"> de alimentos.  </w:t>
      </w:r>
    </w:p>
    <w:p w14:paraId="62C08CB6" w14:textId="6B501F1F" w:rsidR="00E81D96" w:rsidRDefault="00E81D96" w:rsidP="00E81D96">
      <w:pPr>
        <w:pStyle w:val="NoSpacing"/>
      </w:pPr>
      <w:r>
        <w:t xml:space="preserve">As inovações biotecnológicas </w:t>
      </w:r>
      <w:r w:rsidR="006D5251">
        <w:t xml:space="preserve">evoluíram </w:t>
      </w:r>
      <w:r>
        <w:t xml:space="preserve">de forma promissora como um fator capaz de potencializar os efeitos da </w:t>
      </w:r>
      <w:r w:rsidR="00C151FC" w:rsidRPr="00C151FC">
        <w:t>inovação</w:t>
      </w:r>
      <w:r>
        <w:t xml:space="preserve"> no desenvolvimento econômico, podendo alterar sem precedentes os paradigmas técnicos, econômicos e sociais, alterando assim o modo operante. </w:t>
      </w:r>
    </w:p>
    <w:p w14:paraId="0FE30986" w14:textId="3CE75CFE" w:rsidR="00E81D96" w:rsidRDefault="00E81D96" w:rsidP="00E81D96">
      <w:pPr>
        <w:pStyle w:val="NoSpacing"/>
      </w:pPr>
      <w:r w:rsidRPr="00306654">
        <w:t xml:space="preserve">Na expectativa de equacionar </w:t>
      </w:r>
      <w:r w:rsidR="001D4536">
        <w:t>as</w:t>
      </w:r>
      <w:r w:rsidR="001D4536" w:rsidRPr="00306654">
        <w:t xml:space="preserve"> </w:t>
      </w:r>
      <w:commentRangeStart w:id="34"/>
      <w:commentRangeStart w:id="35"/>
      <w:r w:rsidRPr="00306654">
        <w:t>questões</w:t>
      </w:r>
      <w:commentRangeEnd w:id="34"/>
      <w:commentRangeEnd w:id="35"/>
      <w:ins w:id="36" w:author="Microsoft Office User" w:date="2020-04-14T09:26:00Z">
        <w:r w:rsidR="000B394C">
          <w:t xml:space="preserve"> que envolvem </w:t>
        </w:r>
      </w:ins>
      <w:ins w:id="37" w:author="Microsoft Office User" w:date="2020-04-14T09:29:00Z">
        <w:r w:rsidR="00C2664E">
          <w:t xml:space="preserve">a </w:t>
        </w:r>
      </w:ins>
      <w:ins w:id="38" w:author="Microsoft Office User" w:date="2020-04-14T09:26:00Z">
        <w:r w:rsidR="000B394C">
          <w:t>sujei</w:t>
        </w:r>
      </w:ins>
      <w:ins w:id="39" w:author="Microsoft Office User" w:date="2020-04-14T09:27:00Z">
        <w:r w:rsidR="000B394C">
          <w:t xml:space="preserve">ção </w:t>
        </w:r>
      </w:ins>
      <w:ins w:id="40" w:author="Microsoft Office User" w:date="2020-04-14T09:29:00Z">
        <w:r w:rsidR="00C2664E">
          <w:t>a</w:t>
        </w:r>
      </w:ins>
      <w:ins w:id="41" w:author="Microsoft Office User" w:date="2020-04-14T09:27:00Z">
        <w:r w:rsidR="000B394C">
          <w:t xml:space="preserve"> flutuações de preço do petróleo e os impactos ambientais</w:t>
        </w:r>
      </w:ins>
      <w:r w:rsidR="00F21131">
        <w:rPr>
          <w:rStyle w:val="CommentReference"/>
        </w:rPr>
        <w:commentReference w:id="34"/>
      </w:r>
      <w:r w:rsidR="000919D8">
        <w:rPr>
          <w:rStyle w:val="CommentReference"/>
        </w:rPr>
        <w:commentReference w:id="35"/>
      </w:r>
      <w:ins w:id="42" w:author="Microsoft Office User" w:date="2020-04-14T09:29:00Z">
        <w:r w:rsidR="00C2664E">
          <w:t xml:space="preserve"> decorrentes dos descartes</w:t>
        </w:r>
      </w:ins>
      <w:ins w:id="43" w:author="Microsoft Office User" w:date="2020-04-14T09:31:00Z">
        <w:r w:rsidR="00C2664E">
          <w:t xml:space="preserve"> em toda a cadeia produtiva</w:t>
        </w:r>
      </w:ins>
      <w:r>
        <w:t>,</w:t>
      </w:r>
      <w:r w:rsidRPr="00306654">
        <w:t xml:space="preserve"> surge</w:t>
      </w:r>
      <w:r>
        <w:t>, dentro do processo de inovação biotecnológica, a</w:t>
      </w:r>
      <w:r w:rsidRPr="00306654">
        <w:t xml:space="preserve"> possibilidade de</w:t>
      </w:r>
      <w:r>
        <w:t>,</w:t>
      </w:r>
      <w:r w:rsidRPr="00306654">
        <w:t xml:space="preserve"> alternativamente</w:t>
      </w:r>
      <w:r>
        <w:t>,</w:t>
      </w:r>
      <w:r w:rsidRPr="00306654">
        <w:t xml:space="preserve"> produzir os biopolímeros através de matérias primas renováveis sintetizadas por microrganismos vivos</w:t>
      </w:r>
      <w:ins w:id="44" w:author="Microsoft Office User" w:date="2020-04-14T21:04:00Z">
        <w:r w:rsidR="00AC52B8">
          <w:t>.</w:t>
        </w:r>
      </w:ins>
    </w:p>
    <w:p w14:paraId="13F10045" w14:textId="36CDA9A2" w:rsidR="00E81D96" w:rsidRDefault="00E81D96" w:rsidP="00E81D96">
      <w:pPr>
        <w:pStyle w:val="NoSpacing"/>
      </w:pPr>
      <w:r>
        <w:t xml:space="preserve">Atualmente existem inúmeras pesquisas de inovações biotecnológicas em andamento para sintetização e produção de </w:t>
      </w:r>
      <w:r w:rsidRPr="000B745E">
        <w:t xml:space="preserve">biopolímeros </w:t>
      </w:r>
      <w:r>
        <w:t>a partir de</w:t>
      </w:r>
      <w:r w:rsidRPr="000B745E">
        <w:t xml:space="preserve"> organismos vivos, principalmente nas universidades e centros de pesquisa. </w:t>
      </w:r>
      <w:r>
        <w:t xml:space="preserve">A maior parte das pesquisas são desenvolvidas de forma </w:t>
      </w:r>
      <w:r>
        <w:lastRenderedPageBreak/>
        <w:t xml:space="preserve">isolada por estas instituições, sem a participação de outros agentes interessados, como o setor empresarial. </w:t>
      </w:r>
    </w:p>
    <w:p w14:paraId="1FA41F73" w14:textId="77777777" w:rsidR="00E81D96" w:rsidRDefault="00E81D96" w:rsidP="00E81D96">
      <w:pPr>
        <w:pStyle w:val="NoSpacing"/>
      </w:pPr>
      <w:r>
        <w:t>O potencial de utilização de biopolímeros como substituto dos polímeros sintéticos geram grandes expectativas sociais e econômicas, no que tange a redução da dependência de utilização de insumos fósseis não renováveis e a diminuição dos impactos ambientais gerados nos descartes de insumos e produtos com elevado nível de poluição e extenso período de degradação.</w:t>
      </w:r>
    </w:p>
    <w:p w14:paraId="3A476CAB" w14:textId="77777777" w:rsidR="001F260F" w:rsidRDefault="00E81D96" w:rsidP="00E81D96">
      <w:pPr>
        <w:pStyle w:val="NoSpacing"/>
        <w:rPr>
          <w:rStyle w:val="SubtleEmphasis"/>
          <w:color w:val="000000" w:themeColor="text1"/>
          <w:sz w:val="24"/>
          <w:szCs w:val="24"/>
        </w:rPr>
      </w:pPr>
      <w:r w:rsidRPr="00CD6F00">
        <w:rPr>
          <w:rStyle w:val="SubtleEmphasis"/>
          <w:color w:val="000000" w:themeColor="text1"/>
          <w:sz w:val="24"/>
          <w:szCs w:val="24"/>
        </w:rPr>
        <w:t>A viabilização econômica do atendimento das demandas para substituição dos polímeros sintéticos por biopolímeros, e novos produtos a partir deste, ocorre dentro de um processo transacional de inovação –  biotecnológica –, de forma gradual, através das inciativas de pesquisa e desenvolvimento e interação com o meio social, legal e produtivo.</w:t>
      </w:r>
      <w:commentRangeStart w:id="45"/>
      <w:commentRangeStart w:id="46"/>
      <w:commentRangeEnd w:id="45"/>
      <w:r w:rsidRPr="00CD6F00">
        <w:rPr>
          <w:rStyle w:val="CommentReference"/>
          <w:color w:val="000000" w:themeColor="text1"/>
          <w:sz w:val="24"/>
          <w:szCs w:val="24"/>
        </w:rPr>
        <w:commentReference w:id="45"/>
      </w:r>
      <w:commentRangeEnd w:id="46"/>
      <w:r w:rsidR="0092183C" w:rsidRPr="00CD6F00">
        <w:rPr>
          <w:rStyle w:val="CommentReference"/>
          <w:color w:val="000000" w:themeColor="text1"/>
          <w:sz w:val="24"/>
          <w:szCs w:val="24"/>
        </w:rPr>
        <w:commentReference w:id="46"/>
      </w:r>
      <w:ins w:id="47" w:author="Microsoft Office User" w:date="2020-04-14T09:40:00Z">
        <w:r w:rsidR="00310CE8" w:rsidRPr="00CD6F00">
          <w:rPr>
            <w:rStyle w:val="SubtleEmphasis"/>
            <w:color w:val="000000" w:themeColor="text1"/>
            <w:sz w:val="24"/>
            <w:szCs w:val="24"/>
          </w:rPr>
          <w:t xml:space="preserve"> </w:t>
        </w:r>
      </w:ins>
    </w:p>
    <w:p w14:paraId="0CDBDA82" w14:textId="3CA4E440" w:rsidR="00E81D96" w:rsidRPr="00280786" w:rsidRDefault="007023B9" w:rsidP="00E81D96">
      <w:pPr>
        <w:pStyle w:val="NoSpacing"/>
        <w:rPr>
          <w:rStyle w:val="SubtleEmphasis"/>
          <w:sz w:val="24"/>
          <w:szCs w:val="24"/>
        </w:rPr>
      </w:pPr>
      <w:ins w:id="48" w:author="Microsoft Office User" w:date="2020-04-14T10:09:00Z">
        <w:r w:rsidRPr="00CD6F00">
          <w:rPr>
            <w:rStyle w:val="SubtleEmphasis"/>
            <w:color w:val="000000" w:themeColor="text1"/>
            <w:sz w:val="24"/>
            <w:szCs w:val="24"/>
          </w:rPr>
          <w:t xml:space="preserve">Existem fortes indicativos que </w:t>
        </w:r>
      </w:ins>
      <w:ins w:id="49" w:author="Microsoft Office User" w:date="2020-04-14T14:16:00Z">
        <w:r w:rsidR="001C6A7F" w:rsidRPr="00CD6F00">
          <w:rPr>
            <w:rStyle w:val="SubtleEmphasis"/>
            <w:color w:val="000000" w:themeColor="text1"/>
            <w:sz w:val="24"/>
            <w:szCs w:val="24"/>
          </w:rPr>
          <w:t>os processos de inovações tecnológicas</w:t>
        </w:r>
      </w:ins>
      <w:ins w:id="50" w:author="Microsoft Office User" w:date="2020-04-14T10:09:00Z">
        <w:r w:rsidRPr="00CD6F00">
          <w:rPr>
            <w:rStyle w:val="SubtleEmphasis"/>
            <w:color w:val="000000" w:themeColor="text1"/>
            <w:sz w:val="24"/>
            <w:szCs w:val="24"/>
          </w:rPr>
          <w:t xml:space="preserve"> de biopolí</w:t>
        </w:r>
      </w:ins>
      <w:ins w:id="51" w:author="Microsoft Office User" w:date="2020-04-14T10:10:00Z">
        <w:r w:rsidRPr="00CD6F00">
          <w:rPr>
            <w:rStyle w:val="SubtleEmphasis"/>
            <w:color w:val="000000" w:themeColor="text1"/>
            <w:sz w:val="24"/>
            <w:szCs w:val="24"/>
          </w:rPr>
          <w:t>meros microbianos, ocorrem de forma isolada, sem a integração necessári</w:t>
        </w:r>
      </w:ins>
      <w:ins w:id="52" w:author="Microsoft Office User" w:date="2020-04-14T14:16:00Z">
        <w:r w:rsidR="00CD6F00" w:rsidRPr="00CD6F00">
          <w:rPr>
            <w:rStyle w:val="SubtleEmphasis"/>
            <w:color w:val="000000" w:themeColor="text1"/>
            <w:sz w:val="24"/>
            <w:szCs w:val="24"/>
          </w:rPr>
          <w:t>a</w:t>
        </w:r>
      </w:ins>
      <w:ins w:id="53" w:author="Microsoft Office User" w:date="2020-04-14T10:10:00Z">
        <w:r w:rsidRPr="00CD6F00">
          <w:rPr>
            <w:rStyle w:val="SubtleEmphasis"/>
            <w:color w:val="000000" w:themeColor="text1"/>
            <w:sz w:val="24"/>
            <w:szCs w:val="24"/>
          </w:rPr>
          <w:t xml:space="preserve"> para o avanço </w:t>
        </w:r>
      </w:ins>
      <w:ins w:id="54" w:author="Microsoft Office User" w:date="2020-04-14T10:12:00Z">
        <w:r w:rsidR="0092183C" w:rsidRPr="00CD6F00">
          <w:rPr>
            <w:rStyle w:val="SubtleEmphasis"/>
            <w:color w:val="000000" w:themeColor="text1"/>
            <w:sz w:val="24"/>
            <w:szCs w:val="24"/>
          </w:rPr>
          <w:t>nos</w:t>
        </w:r>
      </w:ins>
      <w:ins w:id="55" w:author="Microsoft Office User" w:date="2020-04-14T10:10:00Z">
        <w:r w:rsidRPr="00CD6F00">
          <w:rPr>
            <w:rStyle w:val="SubtleEmphasis"/>
            <w:color w:val="000000" w:themeColor="text1"/>
            <w:sz w:val="24"/>
            <w:szCs w:val="24"/>
          </w:rPr>
          <w:t xml:space="preserve"> </w:t>
        </w:r>
      </w:ins>
      <w:ins w:id="56" w:author="Microsoft Office User" w:date="2020-04-14T10:11:00Z">
        <w:r w:rsidRPr="00CD6F00">
          <w:rPr>
            <w:rStyle w:val="SubtleEmphasis"/>
            <w:color w:val="000000" w:themeColor="text1"/>
            <w:sz w:val="24"/>
            <w:szCs w:val="24"/>
          </w:rPr>
          <w:t>resultados</w:t>
        </w:r>
      </w:ins>
      <w:ins w:id="57" w:author="Microsoft Office User" w:date="2020-04-14T10:10:00Z">
        <w:r w:rsidRPr="00CD6F00">
          <w:rPr>
            <w:rStyle w:val="SubtleEmphasis"/>
            <w:color w:val="000000" w:themeColor="text1"/>
            <w:sz w:val="24"/>
            <w:szCs w:val="24"/>
          </w:rPr>
          <w:t>.</w:t>
        </w:r>
      </w:ins>
      <w:r w:rsidR="001F260F">
        <w:rPr>
          <w:rStyle w:val="SubtleEmphasis"/>
          <w:color w:val="000000" w:themeColor="text1"/>
          <w:sz w:val="24"/>
          <w:szCs w:val="24"/>
        </w:rPr>
        <w:t xml:space="preserve"> </w:t>
      </w:r>
      <w:r w:rsidR="00E81D96" w:rsidRPr="00280786">
        <w:rPr>
          <w:rStyle w:val="SubtleEmphasis"/>
          <w:color w:val="000000" w:themeColor="text1"/>
          <w:sz w:val="24"/>
          <w:szCs w:val="24"/>
        </w:rPr>
        <w:t xml:space="preserve">A interação e disseminação de informações técnicas-produtivas, </w:t>
      </w:r>
      <w:r w:rsidR="001F260F">
        <w:rPr>
          <w:rStyle w:val="SubtleEmphasis"/>
          <w:color w:val="000000" w:themeColor="text1"/>
          <w:sz w:val="24"/>
          <w:szCs w:val="24"/>
        </w:rPr>
        <w:t xml:space="preserve">científicas, </w:t>
      </w:r>
      <w:r w:rsidR="00E81D96" w:rsidRPr="00280786">
        <w:rPr>
          <w:rStyle w:val="SubtleEmphasis"/>
          <w:color w:val="000000" w:themeColor="text1"/>
          <w:sz w:val="24"/>
          <w:szCs w:val="24"/>
        </w:rPr>
        <w:t>socia</w:t>
      </w:r>
      <w:r w:rsidR="001F260F">
        <w:rPr>
          <w:rStyle w:val="SubtleEmphasis"/>
          <w:color w:val="000000" w:themeColor="text1"/>
          <w:sz w:val="24"/>
          <w:szCs w:val="24"/>
        </w:rPr>
        <w:t>is</w:t>
      </w:r>
      <w:r w:rsidR="00E81D96" w:rsidRPr="00280786">
        <w:rPr>
          <w:rStyle w:val="SubtleEmphasis"/>
          <w:color w:val="000000" w:themeColor="text1"/>
          <w:sz w:val="24"/>
          <w:szCs w:val="24"/>
        </w:rPr>
        <w:t>, ambienta</w:t>
      </w:r>
      <w:r w:rsidR="001F260F">
        <w:rPr>
          <w:rStyle w:val="SubtleEmphasis"/>
          <w:color w:val="000000" w:themeColor="text1"/>
          <w:sz w:val="24"/>
          <w:szCs w:val="24"/>
        </w:rPr>
        <w:t>is</w:t>
      </w:r>
      <w:r w:rsidR="00E81D96" w:rsidRPr="00280786">
        <w:rPr>
          <w:rStyle w:val="SubtleEmphasis"/>
          <w:color w:val="000000" w:themeColor="text1"/>
          <w:sz w:val="24"/>
          <w:szCs w:val="24"/>
        </w:rPr>
        <w:t xml:space="preserve"> </w:t>
      </w:r>
      <w:r w:rsidR="001F260F">
        <w:rPr>
          <w:rStyle w:val="SubtleEmphasis"/>
          <w:color w:val="000000" w:themeColor="text1"/>
          <w:sz w:val="24"/>
          <w:szCs w:val="24"/>
        </w:rPr>
        <w:t>se</w:t>
      </w:r>
      <w:r w:rsidR="00E81D96" w:rsidRPr="00280786">
        <w:rPr>
          <w:rStyle w:val="SubtleEmphasis"/>
          <w:color w:val="000000" w:themeColor="text1"/>
          <w:sz w:val="24"/>
          <w:szCs w:val="24"/>
        </w:rPr>
        <w:t xml:space="preserve"> </w:t>
      </w:r>
      <w:r w:rsidR="001F260F">
        <w:rPr>
          <w:rStyle w:val="SubtleEmphasis"/>
          <w:color w:val="000000" w:themeColor="text1"/>
          <w:sz w:val="24"/>
          <w:szCs w:val="24"/>
        </w:rPr>
        <w:t>demonstram</w:t>
      </w:r>
      <w:r w:rsidR="00E81D96" w:rsidRPr="00280786">
        <w:rPr>
          <w:rStyle w:val="SubtleEmphasis"/>
          <w:color w:val="000000" w:themeColor="text1"/>
          <w:sz w:val="24"/>
          <w:szCs w:val="24"/>
        </w:rPr>
        <w:t xml:space="preserve"> um fator determinante para o avanço de inovações biotecnológicas</w:t>
      </w:r>
      <w:ins w:id="58" w:author="Microsoft Office User" w:date="2020-04-14T10:10:00Z">
        <w:r w:rsidRPr="00280786">
          <w:rPr>
            <w:rStyle w:val="SubtleEmphasis"/>
            <w:color w:val="000000" w:themeColor="text1"/>
            <w:sz w:val="24"/>
            <w:szCs w:val="24"/>
          </w:rPr>
          <w:t>.</w:t>
        </w:r>
      </w:ins>
      <w:r w:rsidR="00E81D96" w:rsidRPr="00280786">
        <w:rPr>
          <w:rStyle w:val="SubtleEmphasis"/>
          <w:sz w:val="24"/>
          <w:szCs w:val="24"/>
        </w:rPr>
        <w:t xml:space="preserve"> </w:t>
      </w:r>
    </w:p>
    <w:p w14:paraId="695A70E2" w14:textId="77777777" w:rsidR="00E81D96" w:rsidRPr="00280786" w:rsidRDefault="00E81D96" w:rsidP="00E81D96">
      <w:pPr>
        <w:pStyle w:val="NoSpacing"/>
      </w:pPr>
      <w:r w:rsidRPr="00280786">
        <w:rPr>
          <w:rStyle w:val="SubtleEmphasis"/>
          <w:sz w:val="24"/>
          <w:szCs w:val="24"/>
        </w:rPr>
        <w:t>Essas informações giram em torno de quais são as pesquisas que estão sendo desenvolvidas, onde estão concentradas, quais são as possibilidades de aplicação, as demandas; quais são as principais barreiras; quais seriam os efeitos no desenvolvimento econômico.</w:t>
      </w:r>
    </w:p>
    <w:p w14:paraId="4DA98F21" w14:textId="26A42E64" w:rsidR="00E81D96" w:rsidRPr="00280786" w:rsidRDefault="00E81D96" w:rsidP="00E81D96">
      <w:pPr>
        <w:pStyle w:val="NoSpacing"/>
        <w:rPr>
          <w:rStyle w:val="SubtleEmphasis"/>
          <w:color w:val="FF0000"/>
          <w:sz w:val="24"/>
          <w:szCs w:val="24"/>
        </w:rPr>
      </w:pPr>
      <w:commentRangeStart w:id="59"/>
      <w:commentRangeStart w:id="60"/>
      <w:r w:rsidRPr="00280786">
        <w:rPr>
          <w:rStyle w:val="SubtleEmphasis"/>
          <w:sz w:val="24"/>
          <w:szCs w:val="24"/>
        </w:rPr>
        <w:t xml:space="preserve">Mesmo com avanços significativos nas pesquisas para produção de biopolímeros microbianos a partir de fontes renováveis, a maioria dos processos ainda não são capazes de oferecer características técnicas adequadas, e </w:t>
      </w:r>
      <w:r w:rsidRPr="00280786">
        <w:rPr>
          <w:rStyle w:val="SubtleEmphasis"/>
          <w:color w:val="000000" w:themeColor="text1"/>
          <w:sz w:val="24"/>
          <w:szCs w:val="24"/>
        </w:rPr>
        <w:t xml:space="preserve">oferecer preços competitivos, para </w:t>
      </w:r>
      <w:r w:rsidRPr="00280786">
        <w:rPr>
          <w:rStyle w:val="SubtleEmphasis"/>
          <w:sz w:val="24"/>
          <w:szCs w:val="24"/>
        </w:rPr>
        <w:t xml:space="preserve">sua viabilização como substituto </w:t>
      </w:r>
      <w:r w:rsidR="005567DD">
        <w:rPr>
          <w:rStyle w:val="SubtleEmphasis"/>
          <w:sz w:val="24"/>
          <w:szCs w:val="24"/>
        </w:rPr>
        <w:t>aos</w:t>
      </w:r>
      <w:r w:rsidRPr="00280786">
        <w:rPr>
          <w:rStyle w:val="SubtleEmphasis"/>
          <w:sz w:val="24"/>
          <w:szCs w:val="24"/>
        </w:rPr>
        <w:t xml:space="preserve"> polímeros </w:t>
      </w:r>
      <w:r w:rsidR="008D7E9B">
        <w:rPr>
          <w:rStyle w:val="SubtleEmphasis"/>
          <w:sz w:val="24"/>
          <w:szCs w:val="24"/>
        </w:rPr>
        <w:t>sintéticos</w:t>
      </w:r>
      <w:r w:rsidRPr="00280786">
        <w:rPr>
          <w:rStyle w:val="SubtleEmphasis"/>
          <w:color w:val="000000" w:themeColor="text1"/>
          <w:sz w:val="24"/>
          <w:szCs w:val="24"/>
        </w:rPr>
        <w:t>.</w:t>
      </w:r>
      <w:commentRangeEnd w:id="59"/>
      <w:r w:rsidRPr="00280786">
        <w:rPr>
          <w:rStyle w:val="CommentReference"/>
          <w:sz w:val="24"/>
          <w:szCs w:val="24"/>
        </w:rPr>
        <w:commentReference w:id="59"/>
      </w:r>
      <w:commentRangeEnd w:id="60"/>
      <w:r w:rsidR="0092183C" w:rsidRPr="00280786">
        <w:rPr>
          <w:rStyle w:val="CommentReference"/>
          <w:sz w:val="24"/>
          <w:szCs w:val="24"/>
        </w:rPr>
        <w:commentReference w:id="60"/>
      </w:r>
    </w:p>
    <w:p w14:paraId="7CE4B695" w14:textId="715CC71F" w:rsidR="00E81D96" w:rsidRPr="00280786" w:rsidRDefault="00E81D96" w:rsidP="00E81D96">
      <w:pPr>
        <w:pStyle w:val="NoSpacing"/>
        <w:rPr>
          <w:rStyle w:val="SubtleEmphasis"/>
          <w:color w:val="FF0000"/>
          <w:sz w:val="24"/>
          <w:szCs w:val="24"/>
        </w:rPr>
      </w:pPr>
      <w:commentRangeStart w:id="61"/>
      <w:commentRangeStart w:id="62"/>
      <w:r w:rsidRPr="00280786">
        <w:rPr>
          <w:rStyle w:val="SubtleEmphasis"/>
          <w:sz w:val="24"/>
          <w:szCs w:val="24"/>
        </w:rPr>
        <w:t>Diante a contextualização exposta, este estudo partirá da indagação</w:t>
      </w:r>
      <w:r w:rsidR="00B72D03">
        <w:rPr>
          <w:rStyle w:val="SubtleEmphasis"/>
          <w:sz w:val="24"/>
          <w:szCs w:val="24"/>
        </w:rPr>
        <w:t>:</w:t>
      </w:r>
      <w:r w:rsidR="00EC602F">
        <w:rPr>
          <w:rStyle w:val="SubtleEmphasis"/>
          <w:sz w:val="24"/>
          <w:szCs w:val="24"/>
        </w:rPr>
        <w:t xml:space="preserve"> </w:t>
      </w:r>
      <w:r w:rsidR="00983964">
        <w:rPr>
          <w:rStyle w:val="SubtleEmphasis"/>
          <w:sz w:val="24"/>
          <w:szCs w:val="24"/>
        </w:rPr>
        <w:t xml:space="preserve">Quais são os principais </w:t>
      </w:r>
      <w:r w:rsidR="007517E8">
        <w:rPr>
          <w:rStyle w:val="SubtleEmphasis"/>
          <w:sz w:val="24"/>
          <w:szCs w:val="24"/>
        </w:rPr>
        <w:t xml:space="preserve">aspectos </w:t>
      </w:r>
      <w:r w:rsidR="009F55DD">
        <w:rPr>
          <w:rStyle w:val="SubtleEmphasis"/>
          <w:sz w:val="24"/>
          <w:szCs w:val="24"/>
        </w:rPr>
        <w:t>que evolvem a</w:t>
      </w:r>
      <w:r w:rsidR="00983964">
        <w:rPr>
          <w:rStyle w:val="SubtleEmphasis"/>
          <w:sz w:val="24"/>
          <w:szCs w:val="24"/>
        </w:rPr>
        <w:t xml:space="preserve"> viabilização dos processos de inovações biotecnológicas para produção de biopolímeros microbianos. </w:t>
      </w:r>
      <w:commentRangeEnd w:id="61"/>
      <w:r w:rsidRPr="00280786">
        <w:rPr>
          <w:rStyle w:val="CommentReference"/>
          <w:sz w:val="24"/>
          <w:szCs w:val="24"/>
        </w:rPr>
        <w:commentReference w:id="61"/>
      </w:r>
      <w:commentRangeEnd w:id="62"/>
      <w:r w:rsidR="00F561BA">
        <w:rPr>
          <w:rStyle w:val="CommentReference"/>
        </w:rPr>
        <w:commentReference w:id="62"/>
      </w:r>
    </w:p>
    <w:p w14:paraId="683B655A" w14:textId="3BE3C926" w:rsidR="00E81D96" w:rsidRPr="00280786" w:rsidRDefault="00E81D96" w:rsidP="00E81D96">
      <w:pPr>
        <w:pStyle w:val="NoSpacing"/>
        <w:spacing w:after="200"/>
        <w:rPr>
          <w:color w:val="FF0000"/>
        </w:rPr>
      </w:pPr>
      <w:bookmarkStart w:id="63" w:name="_Toc26043687"/>
      <w:bookmarkStart w:id="64" w:name="_Toc26103738"/>
      <w:bookmarkStart w:id="65" w:name="_Toc26183662"/>
      <w:bookmarkStart w:id="66" w:name="_Toc26531115"/>
      <w:bookmarkStart w:id="67" w:name="_Toc26601551"/>
      <w:bookmarkStart w:id="68" w:name="_Toc26602015"/>
      <w:bookmarkStart w:id="69" w:name="_Toc26602141"/>
      <w:bookmarkStart w:id="70" w:name="_Toc26602284"/>
      <w:bookmarkStart w:id="71" w:name="_Toc26602462"/>
      <w:bookmarkStart w:id="72" w:name="_Toc26602709"/>
      <w:bookmarkStart w:id="73" w:name="_Toc26603085"/>
      <w:bookmarkStart w:id="74" w:name="_Toc26603189"/>
      <w:bookmarkStart w:id="75" w:name="_Toc26603293"/>
      <w:bookmarkStart w:id="76" w:name="_Toc26603397"/>
      <w:bookmarkStart w:id="77" w:name="_Toc26603501"/>
      <w:bookmarkStart w:id="78" w:name="_Toc26603694"/>
      <w:bookmarkStart w:id="79" w:name="_Toc26603991"/>
      <w:bookmarkStart w:id="80" w:name="_Toc26604080"/>
      <w:bookmarkStart w:id="81" w:name="_Toc26604184"/>
      <w:bookmarkStart w:id="82" w:name="_Toc26604288"/>
      <w:bookmarkStart w:id="83" w:name="_Toc26604392"/>
      <w:bookmarkStart w:id="84" w:name="_Toc26604496"/>
      <w:bookmarkStart w:id="85" w:name="_Toc26604600"/>
      <w:bookmarkStart w:id="86" w:name="_Toc26604704"/>
      <w:bookmarkStart w:id="87" w:name="_Toc26604808"/>
      <w:bookmarkStart w:id="88" w:name="_Toc26604912"/>
      <w:bookmarkStart w:id="89" w:name="_Toc26605016"/>
      <w:bookmarkStart w:id="90" w:name="_Toc26605120"/>
      <w:bookmarkStart w:id="91" w:name="_Toc26605209"/>
      <w:bookmarkStart w:id="92" w:name="_Toc26605313"/>
      <w:bookmarkStart w:id="93" w:name="_Toc26605417"/>
      <w:bookmarkStart w:id="94" w:name="_Toc26605521"/>
      <w:bookmarkStart w:id="95" w:name="_Toc26605714"/>
      <w:bookmarkStart w:id="96" w:name="_Toc26606636"/>
      <w:bookmarkStart w:id="97" w:name="_Toc26607933"/>
      <w:bookmarkStart w:id="98" w:name="_Toc26608031"/>
      <w:bookmarkStart w:id="99" w:name="_Toc26618664"/>
      <w:bookmarkStart w:id="100" w:name="_Toc26618766"/>
      <w:bookmarkStart w:id="101" w:name="_Toc26723600"/>
      <w:bookmarkStart w:id="102" w:name="_Toc26724665"/>
      <w:bookmarkStart w:id="103" w:name="_Toc26726075"/>
      <w:bookmarkStart w:id="104" w:name="_Toc26726161"/>
      <w:bookmarkStart w:id="105" w:name="_Toc26900639"/>
      <w:bookmarkStart w:id="106" w:name="_Toc26902545"/>
      <w:bookmarkStart w:id="107" w:name="_Toc27420737"/>
      <w:bookmarkStart w:id="108" w:name="_Toc29380518"/>
      <w:bookmarkStart w:id="109" w:name="_Toc32434613"/>
      <w:bookmarkStart w:id="110" w:name="_Toc33442835"/>
      <w:bookmarkStart w:id="111" w:name="_Toc33442992"/>
      <w:bookmarkStart w:id="112" w:name="_Toc33625796"/>
      <w:bookmarkStart w:id="113" w:name="_Toc33626308"/>
      <w:bookmarkStart w:id="114" w:name="_Toc33626395"/>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commentRangeStart w:id="115"/>
      <w:r w:rsidRPr="00280786">
        <w:t>Para buscar responder a indagação</w:t>
      </w:r>
      <w:r w:rsidR="008A547D">
        <w:t xml:space="preserve"> de partida,</w:t>
      </w:r>
      <w:r w:rsidRPr="00280786">
        <w:t xml:space="preserve"> este estudo terá como objetivo </w:t>
      </w:r>
      <w:r w:rsidR="00FE73B8">
        <w:t>investigar</w:t>
      </w:r>
      <w:r w:rsidR="00FE73B8" w:rsidRPr="00280786">
        <w:t xml:space="preserve"> </w:t>
      </w:r>
      <w:r w:rsidRPr="00280786">
        <w:t>os aspectos econômicos no processo inovação biotecnológica de pesquisa e desenvolvimento de biopolímeros microbianos</w:t>
      </w:r>
      <w:ins w:id="116" w:author="Microsoft Office User" w:date="2020-04-14T11:11:00Z">
        <w:r w:rsidR="00FE73B8">
          <w:t>.</w:t>
        </w:r>
        <w:r w:rsidR="00FE73B8" w:rsidRPr="00280786">
          <w:t xml:space="preserve"> </w:t>
        </w:r>
      </w:ins>
    </w:p>
    <w:commentRangeEnd w:id="115"/>
    <w:p w14:paraId="49AC1F83" w14:textId="24F8B208" w:rsidR="00E81D96" w:rsidRPr="00280786" w:rsidRDefault="00E81D96" w:rsidP="00E81D96">
      <w:pPr>
        <w:pStyle w:val="NoSpacing"/>
        <w:spacing w:after="200"/>
        <w:rPr>
          <w:color w:val="FF0000"/>
        </w:rPr>
      </w:pPr>
      <w:r w:rsidRPr="00280786">
        <w:rPr>
          <w:rStyle w:val="CommentReference"/>
          <w:sz w:val="24"/>
          <w:szCs w:val="24"/>
        </w:rPr>
        <w:commentReference w:id="115"/>
      </w:r>
      <w:commentRangeStart w:id="117"/>
      <w:r w:rsidRPr="00280786">
        <w:t>Para atingir os objetivos proposto</w:t>
      </w:r>
      <w:r w:rsidR="00BD7F0B">
        <w:t>s</w:t>
      </w:r>
      <w:r w:rsidRPr="00280786">
        <w:t xml:space="preserve"> este estudo irá</w:t>
      </w:r>
      <w:ins w:id="118" w:author="Microsoft Office User" w:date="2020-04-14T11:54:00Z">
        <w:r w:rsidR="00540A85">
          <w:t>:</w:t>
        </w:r>
      </w:ins>
      <w:r w:rsidRPr="00280786">
        <w:t xml:space="preserve"> </w:t>
      </w:r>
      <w:r w:rsidR="00540A85">
        <w:t xml:space="preserve">1) </w:t>
      </w:r>
      <w:r w:rsidRPr="00280786">
        <w:t>realizar levantamento bibliográfico sobre os aspectos do</w:t>
      </w:r>
      <w:r w:rsidR="00A772A6">
        <w:t>s</w:t>
      </w:r>
      <w:r w:rsidRPr="00280786">
        <w:t xml:space="preserve"> processo</w:t>
      </w:r>
      <w:r w:rsidR="00A772A6">
        <w:t>s</w:t>
      </w:r>
      <w:r w:rsidRPr="00280786">
        <w:t xml:space="preserve"> de inovação</w:t>
      </w:r>
      <w:r w:rsidR="00540A85">
        <w:t>; 2)</w:t>
      </w:r>
      <w:r w:rsidRPr="00280786">
        <w:t xml:space="preserve"> levantar as características técnicas-científicas, acerca da produção e desenvolvimento de biopolímeros</w:t>
      </w:r>
      <w:r w:rsidR="00540A85">
        <w:t>;</w:t>
      </w:r>
      <w:r w:rsidR="00540A85" w:rsidRPr="00280786">
        <w:t xml:space="preserve"> </w:t>
      </w:r>
      <w:r w:rsidR="00540A85">
        <w:t xml:space="preserve">3) </w:t>
      </w:r>
      <w:r w:rsidR="00804F90">
        <w:t>d</w:t>
      </w:r>
      <w:r w:rsidR="00A772A6">
        <w:t>esc</w:t>
      </w:r>
      <w:r w:rsidR="00313D7A">
        <w:t>r</w:t>
      </w:r>
      <w:r w:rsidR="00A772A6">
        <w:t>ever</w:t>
      </w:r>
      <w:r w:rsidRPr="00280786">
        <w:t xml:space="preserve"> os aspectos econômicos contidos </w:t>
      </w:r>
      <w:r w:rsidR="00540A85">
        <w:t xml:space="preserve">no processo de inovação biotecnológica para oferta de </w:t>
      </w:r>
      <w:r w:rsidRPr="00280786">
        <w:t xml:space="preserve">biopolímeros microbianos. </w:t>
      </w:r>
      <w:commentRangeEnd w:id="117"/>
      <w:r w:rsidRPr="00280786">
        <w:rPr>
          <w:rStyle w:val="CommentReference"/>
          <w:sz w:val="24"/>
          <w:szCs w:val="24"/>
        </w:rPr>
        <w:commentReference w:id="117"/>
      </w:r>
    </w:p>
    <w:p w14:paraId="6B41BB0E" w14:textId="1E893EE2" w:rsidR="00E81D96" w:rsidRPr="00280786" w:rsidRDefault="00E81D96" w:rsidP="00E81D96">
      <w:pPr>
        <w:pStyle w:val="NoSpacing"/>
        <w:spacing w:after="200"/>
      </w:pPr>
      <w:r w:rsidRPr="00280786">
        <w:lastRenderedPageBreak/>
        <w:t>No propósito de responder a indagação de partida e atingir os objetivos, este estudo está dividido em três capítulos, sendo eles: Inovação tecnológica e biotecnológica; Biopolímeros e Aspectos econômicos.</w:t>
      </w:r>
    </w:p>
    <w:p w14:paraId="53B1F974" w14:textId="4EDE68AA" w:rsidR="00E81D96" w:rsidRPr="00280786" w:rsidRDefault="00E81D96" w:rsidP="001D6CC8">
      <w:pPr>
        <w:pStyle w:val="NoSpacing"/>
        <w:spacing w:after="200"/>
      </w:pPr>
      <w:commentRangeStart w:id="119"/>
      <w:commentRangeStart w:id="120"/>
      <w:r w:rsidRPr="00280786">
        <w:t>No primeiro capítulo</w:t>
      </w:r>
      <w:ins w:id="121" w:author="Microsoft Office User" w:date="2020-04-14T11:58:00Z">
        <w:r w:rsidR="00A772A6" w:rsidRPr="00804F90">
          <w:rPr>
            <w:color w:val="000000" w:themeColor="text1"/>
          </w:rPr>
          <w:t>,</w:t>
        </w:r>
      </w:ins>
      <w:r w:rsidRPr="00280786">
        <w:t xml:space="preserve"> será realizado o levantamento </w:t>
      </w:r>
      <w:r w:rsidR="00A63842">
        <w:t>dos aspectos fundamentais dos</w:t>
      </w:r>
      <w:r w:rsidRPr="00280786">
        <w:t xml:space="preserve"> processos de inovações tecnológicas e biotecnológicas</w:t>
      </w:r>
      <w:r w:rsidR="009F7259">
        <w:t xml:space="preserve">, com a proposição </w:t>
      </w:r>
      <w:r w:rsidR="000D3325">
        <w:t xml:space="preserve">identificar </w:t>
      </w:r>
      <w:r w:rsidR="00E84526">
        <w:t xml:space="preserve">variáveis </w:t>
      </w:r>
      <w:r w:rsidR="00C6298E">
        <w:t xml:space="preserve">qualitativas </w:t>
      </w:r>
      <w:r w:rsidR="00E84526">
        <w:t>influentes no processo de inovação biotecnológica</w:t>
      </w:r>
      <w:r w:rsidR="004E5168">
        <w:t xml:space="preserve"> na produção de biopolímeros microbianos</w:t>
      </w:r>
      <w:r w:rsidR="00E84526">
        <w:t>.</w:t>
      </w:r>
      <w:commentRangeEnd w:id="119"/>
      <w:r w:rsidR="00E84526">
        <w:rPr>
          <w:rStyle w:val="CommentReference"/>
        </w:rPr>
        <w:commentReference w:id="119"/>
      </w:r>
      <w:commentRangeEnd w:id="120"/>
      <w:r w:rsidR="00982D08">
        <w:rPr>
          <w:rStyle w:val="CommentReference"/>
        </w:rPr>
        <w:commentReference w:id="120"/>
      </w:r>
    </w:p>
    <w:p w14:paraId="6DBBAA3C" w14:textId="6DCEB6D4" w:rsidR="00E81D96" w:rsidRPr="007643B1" w:rsidRDefault="00E81D96" w:rsidP="00E81D96">
      <w:pPr>
        <w:pStyle w:val="NoSpacing"/>
        <w:spacing w:after="200"/>
        <w:rPr>
          <w:color w:val="FF0000"/>
        </w:rPr>
      </w:pPr>
      <w:commentRangeStart w:id="122"/>
      <w:commentRangeStart w:id="123"/>
      <w:commentRangeStart w:id="124"/>
      <w:r>
        <w:t xml:space="preserve">O segundo </w:t>
      </w:r>
      <w:r w:rsidRPr="004C2E5D">
        <w:rPr>
          <w:color w:val="000000" w:themeColor="text1"/>
        </w:rPr>
        <w:t>capítulo</w:t>
      </w:r>
      <w:r w:rsidR="009F7259" w:rsidRPr="004C2E5D">
        <w:rPr>
          <w:color w:val="000000" w:themeColor="text1"/>
        </w:rPr>
        <w:t xml:space="preserve">, </w:t>
      </w:r>
      <w:r w:rsidRPr="004C2E5D">
        <w:rPr>
          <w:color w:val="000000" w:themeColor="text1"/>
        </w:rPr>
        <w:t xml:space="preserve">consistirá </w:t>
      </w:r>
      <w:r>
        <w:t xml:space="preserve">em descrever os aspectos técnicos, científicos e produtivos dos biopolímeros </w:t>
      </w:r>
      <w:r w:rsidR="00EE7680">
        <w:t>microbianos</w:t>
      </w:r>
      <w:r>
        <w:t>, descrevendo os conceitos, as técnicas, características, classificações</w:t>
      </w:r>
      <w:r w:rsidR="00EE7680">
        <w:t>.</w:t>
      </w:r>
      <w:r w:rsidR="00266C8F">
        <w:t xml:space="preserve"> </w:t>
      </w:r>
      <w:r w:rsidR="008D5ED3">
        <w:t xml:space="preserve">Essa etapa se </w:t>
      </w:r>
      <w:r w:rsidR="006823A9">
        <w:t>torna essencial</w:t>
      </w:r>
      <w:r w:rsidR="003D1087">
        <w:t xml:space="preserve"> para a compreensão </w:t>
      </w:r>
      <w:r w:rsidR="003A7A5C">
        <w:t>acerca da viabilidade</w:t>
      </w:r>
      <w:r w:rsidR="006823A9">
        <w:t xml:space="preserve"> dos biopolímeros microbianos</w:t>
      </w:r>
      <w:r w:rsidR="006D2F61">
        <w:t xml:space="preserve">. </w:t>
      </w:r>
      <w:r w:rsidR="003D1087">
        <w:t xml:space="preserve"> </w:t>
      </w:r>
      <w:commentRangeEnd w:id="122"/>
      <w:r w:rsidR="00266C8F">
        <w:rPr>
          <w:rStyle w:val="CommentReference"/>
        </w:rPr>
        <w:commentReference w:id="122"/>
      </w:r>
      <w:commentRangeEnd w:id="123"/>
      <w:r w:rsidR="00851FDA">
        <w:rPr>
          <w:rStyle w:val="CommentReference"/>
        </w:rPr>
        <w:commentReference w:id="123"/>
      </w:r>
      <w:commentRangeEnd w:id="124"/>
      <w:r w:rsidR="00861939">
        <w:rPr>
          <w:rStyle w:val="CommentReference"/>
        </w:rPr>
        <w:commentReference w:id="124"/>
      </w:r>
    </w:p>
    <w:p w14:paraId="3279D644" w14:textId="718A5089" w:rsidR="00B66F50" w:rsidRDefault="00E81D96" w:rsidP="00E81D96">
      <w:pPr>
        <w:pStyle w:val="NoSpacing"/>
        <w:spacing w:after="200"/>
      </w:pPr>
      <w:commentRangeStart w:id="125"/>
      <w:r>
        <w:t>No terceiro capítulo</w:t>
      </w:r>
      <w:r w:rsidR="00694C52">
        <w:t>,</w:t>
      </w:r>
      <w:r>
        <w:t xml:space="preserve"> serão abordados os aspectos econômicos identificados</w:t>
      </w:r>
      <w:r w:rsidR="00694C52">
        <w:t xml:space="preserve"> nos capítulos anteriores</w:t>
      </w:r>
      <w:r>
        <w:t>, realizando sua conceituação</w:t>
      </w:r>
      <w:r w:rsidR="00694C52">
        <w:t xml:space="preserve">, associando </w:t>
      </w:r>
      <w:r>
        <w:t>suas abordagens de forma embasada com as características técnicas, científicas, sociais e ambientais da produção de biopolímeros microbianos</w:t>
      </w:r>
      <w:r w:rsidR="00694C52">
        <w:t xml:space="preserve">, </w:t>
      </w:r>
      <w:r>
        <w:t>realiza</w:t>
      </w:r>
      <w:r w:rsidR="00694C52">
        <w:t xml:space="preserve">ndo </w:t>
      </w:r>
      <w:r>
        <w:t>levantamento sobre o mercado de</w:t>
      </w:r>
      <w:r w:rsidR="00694C52">
        <w:t xml:space="preserve"> biopolímeros.</w:t>
      </w:r>
      <w:r>
        <w:t xml:space="preserve"> </w:t>
      </w:r>
      <w:r w:rsidR="00694C52">
        <w:t xml:space="preserve"> </w:t>
      </w:r>
      <w:commentRangeEnd w:id="125"/>
      <w:r w:rsidR="00694C52">
        <w:rPr>
          <w:rStyle w:val="CommentReference"/>
        </w:rPr>
        <w:commentReference w:id="125"/>
      </w:r>
    </w:p>
    <w:p w14:paraId="537EAA7E" w14:textId="4FA5EA55" w:rsidR="00E81D96" w:rsidRPr="007643B1" w:rsidRDefault="002C0DA7" w:rsidP="00E81D96">
      <w:pPr>
        <w:pStyle w:val="NoSpacing"/>
        <w:spacing w:after="200"/>
        <w:rPr>
          <w:color w:val="FF0000"/>
        </w:rPr>
      </w:pPr>
      <w:r>
        <w:t>A empreitada do terceiro capí</w:t>
      </w:r>
      <w:r w:rsidR="003A0130">
        <w:t xml:space="preserve">tulo implica no objeto principal deste estudo, visando </w:t>
      </w:r>
      <w:r w:rsidR="0045316E">
        <w:t>classificar</w:t>
      </w:r>
      <w:r w:rsidR="003A0130">
        <w:t xml:space="preserve"> as variáveis qualitativas</w:t>
      </w:r>
      <w:r w:rsidR="00C35350">
        <w:t xml:space="preserve"> </w:t>
      </w:r>
      <w:r w:rsidR="003A0130">
        <w:t>do</w:t>
      </w:r>
      <w:r w:rsidR="00255229">
        <w:t>s</w:t>
      </w:r>
      <w:r w:rsidR="003A0130" w:rsidDel="00694C52">
        <w:t xml:space="preserve"> </w:t>
      </w:r>
      <w:r w:rsidR="003A0130">
        <w:t>processo</w:t>
      </w:r>
      <w:r w:rsidR="00255229">
        <w:t>s</w:t>
      </w:r>
      <w:r w:rsidR="003A0130">
        <w:t xml:space="preserve"> de inovaç</w:t>
      </w:r>
      <w:r w:rsidR="00255229">
        <w:t xml:space="preserve">ões </w:t>
      </w:r>
      <w:r w:rsidR="003A0130">
        <w:t>biotecnológica</w:t>
      </w:r>
      <w:r w:rsidR="00255229">
        <w:t>s</w:t>
      </w:r>
      <w:r w:rsidR="00C35350">
        <w:t xml:space="preserve"> na produção</w:t>
      </w:r>
      <w:r w:rsidR="003A0130">
        <w:t xml:space="preserve"> de biopolí</w:t>
      </w:r>
      <w:r w:rsidR="00C35350">
        <w:t xml:space="preserve">meros microbianos </w:t>
      </w:r>
      <w:r w:rsidR="00255229">
        <w:t>no escopo econômico, a fim de verificar os aspectos que influenciam em sua viabilização e como est</w:t>
      </w:r>
      <w:r w:rsidR="00C35350">
        <w:t>ão</w:t>
      </w:r>
      <w:r w:rsidR="00255229">
        <w:t xml:space="preserve"> configurado</w:t>
      </w:r>
      <w:r w:rsidR="00C35350">
        <w:t>s</w:t>
      </w:r>
      <w:r w:rsidR="00255229">
        <w:t xml:space="preserve"> </w:t>
      </w:r>
      <w:r w:rsidR="00C35350">
        <w:t>os</w:t>
      </w:r>
      <w:r w:rsidR="00255229">
        <w:t xml:space="preserve"> cenário</w:t>
      </w:r>
      <w:r w:rsidR="00C35350">
        <w:t>s</w:t>
      </w:r>
      <w:r w:rsidR="00255229">
        <w:t xml:space="preserve"> em torno das expectativas.</w:t>
      </w:r>
    </w:p>
    <w:p w14:paraId="3D5F96CA" w14:textId="77777777" w:rsidR="00E81D96" w:rsidRPr="00B57D84" w:rsidRDefault="00E81D96" w:rsidP="00E81D96">
      <w:pPr>
        <w:pStyle w:val="NoSpacing"/>
        <w:spacing w:after="200"/>
      </w:pPr>
      <w:r>
        <w:t xml:space="preserve">Para concluir o estudo, serão realizadas as considerações finais, destacando os pontos principais da pesquisa, buscando responder a indagação de partida através de explanações críticas, com recomendações de soluções, bem como a sugestão de novos estudos para aprofundamento do tema. </w:t>
      </w:r>
    </w:p>
    <w:p w14:paraId="6E8BE473" w14:textId="77777777" w:rsidR="00595EBA" w:rsidRPr="00B57D84" w:rsidRDefault="00595EBA" w:rsidP="00A179EA">
      <w:pPr>
        <w:pStyle w:val="NoSpacing"/>
        <w:spacing w:after="200"/>
      </w:pPr>
    </w:p>
    <w:p w14:paraId="24CA98F3" w14:textId="4B3810AE" w:rsidR="003A05FA" w:rsidRPr="00B57D84" w:rsidRDefault="003A05FA" w:rsidP="00B02B28">
      <w:pPr>
        <w:pStyle w:val="NoSpacing"/>
      </w:pPr>
    </w:p>
    <w:p w14:paraId="1E0A5988" w14:textId="57F544AA" w:rsidR="0000713B" w:rsidRPr="0000713B" w:rsidRDefault="0000713B" w:rsidP="0000713B">
      <w:pPr>
        <w:ind w:firstLine="0"/>
        <w:jc w:val="center"/>
        <w:rPr>
          <w:b/>
        </w:rPr>
      </w:pPr>
    </w:p>
    <w:p w14:paraId="45546E03" w14:textId="6D88C63D" w:rsidR="00D154DF" w:rsidRDefault="00A63842" w:rsidP="00FE65EE">
      <w:pPr>
        <w:pStyle w:val="Heading1"/>
      </w:pPr>
      <w:r>
        <w:br w:type="column"/>
      </w:r>
      <w:bookmarkStart w:id="126" w:name="_Toc45888566"/>
      <w:r w:rsidR="005C56F3">
        <w:lastRenderedPageBreak/>
        <w:t>I</w:t>
      </w:r>
      <w:r w:rsidR="00570CFB">
        <w:t>NOVA</w:t>
      </w:r>
      <w:r w:rsidR="005C56F3">
        <w:t>ÇÕES</w:t>
      </w:r>
      <w:bookmarkEnd w:id="126"/>
      <w:r w:rsidR="00560254">
        <w:t xml:space="preserve"> </w:t>
      </w:r>
    </w:p>
    <w:p w14:paraId="34FBF249" w14:textId="4BA1592B" w:rsidR="00B41827" w:rsidRDefault="00F42A15" w:rsidP="00C658D5">
      <w:r>
        <w:t xml:space="preserve">Este capítulo aborda os </w:t>
      </w:r>
      <w:r w:rsidR="00A777BD">
        <w:t xml:space="preserve">conceitos e aspectos teóricos </w:t>
      </w:r>
      <w:r>
        <w:t>fundamentais</w:t>
      </w:r>
      <w:r w:rsidR="009107B1">
        <w:t xml:space="preserve"> </w:t>
      </w:r>
      <w:r w:rsidR="00B67D26">
        <w:t>da</w:t>
      </w:r>
      <w:r>
        <w:t xml:space="preserve"> inovação</w:t>
      </w:r>
      <w:r w:rsidR="003D24C1">
        <w:rPr>
          <w:rStyle w:val="FootnoteReference"/>
        </w:rPr>
        <w:footnoteReference w:id="2"/>
      </w:r>
      <w:r w:rsidR="00AE120F">
        <w:t>,</w:t>
      </w:r>
      <w:r w:rsidR="00D54753">
        <w:t xml:space="preserve"> como um campo amplo</w:t>
      </w:r>
      <w:r w:rsidR="00ED7A73">
        <w:t xml:space="preserve">. </w:t>
      </w:r>
      <w:r w:rsidR="009107B1">
        <w:t xml:space="preserve">Em seguida é apresentado de forma comparativa os conceitos </w:t>
      </w:r>
      <w:r w:rsidR="00CC60C3">
        <w:t xml:space="preserve">da </w:t>
      </w:r>
      <w:r>
        <w:t>inovação tecnológica e inovação biotecnoló</w:t>
      </w:r>
      <w:r w:rsidR="000A34A2">
        <w:t>gica</w:t>
      </w:r>
      <w:r w:rsidR="005A64AD">
        <w:t>, destac</w:t>
      </w:r>
      <w:r w:rsidR="00CC60C3">
        <w:t xml:space="preserve">ando a biotecnologia </w:t>
      </w:r>
      <w:r w:rsidR="00BE34D6">
        <w:t>microbiana,</w:t>
      </w:r>
      <w:r w:rsidR="00ED7A73">
        <w:t xml:space="preserve"> </w:t>
      </w:r>
      <w:r w:rsidR="00BE34D6">
        <w:t>c</w:t>
      </w:r>
      <w:r w:rsidR="00ED7A73">
        <w:t>om objetivo de identificar as variáveis qualitativa</w:t>
      </w:r>
      <w:r w:rsidR="00D04C66">
        <w:t xml:space="preserve">s constantes em </w:t>
      </w:r>
      <w:r w:rsidR="00010CAE">
        <w:t>cada processo</w:t>
      </w:r>
      <w:r w:rsidR="00D04C66">
        <w:t>, nesse sentido nã</w:t>
      </w:r>
      <w:r w:rsidR="004F3A44">
        <w:t xml:space="preserve">o se busca esgotar nem entrar em níveis detalhados </w:t>
      </w:r>
      <w:r w:rsidR="00010CAE">
        <w:t>do assunto.</w:t>
      </w:r>
      <w:r w:rsidR="004F3A44">
        <w:t xml:space="preserve"> </w:t>
      </w:r>
      <w:r w:rsidR="00D04C66">
        <w:t xml:space="preserve"> </w:t>
      </w:r>
    </w:p>
    <w:p w14:paraId="3816EA03" w14:textId="77777777" w:rsidR="00E96907" w:rsidRDefault="00E96907" w:rsidP="00E96907">
      <w:r>
        <w:t xml:space="preserve">O termo inovação deriva da palavra em latim </w:t>
      </w:r>
      <w:proofErr w:type="spellStart"/>
      <w:r w:rsidRPr="00B8095B">
        <w:rPr>
          <w:i/>
        </w:rPr>
        <w:t>innovati</w:t>
      </w:r>
      <w:r>
        <w:rPr>
          <w:i/>
        </w:rPr>
        <w:t>o</w:t>
      </w:r>
      <w:proofErr w:type="spellEnd"/>
      <w:r w:rsidRPr="00B8095B">
        <w:t>,</w:t>
      </w:r>
      <w:r>
        <w:rPr>
          <w:i/>
        </w:rPr>
        <w:t xml:space="preserve"> </w:t>
      </w:r>
      <w:r>
        <w:t xml:space="preserve">significando o ato de incorporar o novo, inserir uma novidade. Para Schumpeter </w:t>
      </w:r>
      <w:sdt>
        <w:sdtPr>
          <w:id w:val="-749499984"/>
          <w:citation/>
        </w:sdtPr>
        <w:sdtEndPr/>
        <w:sdtContent>
          <w:r>
            <w:fldChar w:fldCharType="begin"/>
          </w:r>
          <w:r>
            <w:instrText xml:space="preserve">CITATION SCH85 \n  \l 1046 </w:instrText>
          </w:r>
          <w:r>
            <w:fldChar w:fldCharType="separate"/>
          </w:r>
          <w:r w:rsidRPr="00E96907">
            <w:rPr>
              <w:noProof/>
            </w:rPr>
            <w:t>(1985)</w:t>
          </w:r>
          <w:r>
            <w:fldChar w:fldCharType="end"/>
          </w:r>
        </w:sdtContent>
      </w:sdt>
      <w:r>
        <w:t xml:space="preserve"> – considerado o primeiro teórico  deste tema – a inovação se configura na inserção de novos componentes ou novas formas de utilizar os componentes existentes, onde as novas combinações resultam n</w:t>
      </w:r>
      <w:r w:rsidRPr="000612AD">
        <w:t>o emprego distinto</w:t>
      </w:r>
      <w:r>
        <w:t xml:space="preserve"> da oferta de meios produtivos no sistema econômico.</w:t>
      </w:r>
    </w:p>
    <w:p w14:paraId="53F0715A" w14:textId="35D9EE5B" w:rsidR="000601B1" w:rsidRDefault="00421F25" w:rsidP="00E96907">
      <w:r>
        <w:t>A</w:t>
      </w:r>
      <w:r w:rsidR="001729A1">
        <w:t>s</w:t>
      </w:r>
      <w:r>
        <w:t xml:space="preserve"> conceituações e explanações realizadas acerca da inovação ter</w:t>
      </w:r>
      <w:r w:rsidR="001729A1">
        <w:t>ão</w:t>
      </w:r>
      <w:r>
        <w:t xml:space="preserve"> como base a Teoria Evolucionaria </w:t>
      </w:r>
      <w:r w:rsidR="001729A1">
        <w:t xml:space="preserve">e a perspectiva </w:t>
      </w:r>
      <w:proofErr w:type="spellStart"/>
      <w:r w:rsidR="001729A1">
        <w:rPr>
          <w:rFonts w:eastAsia="MS Mincho"/>
        </w:rPr>
        <w:t>N</w:t>
      </w:r>
      <w:r w:rsidR="001729A1" w:rsidRPr="00AC1F67">
        <w:rPr>
          <w:rFonts w:eastAsia="MS Mincho"/>
        </w:rPr>
        <w:t>eo-</w:t>
      </w:r>
      <w:r w:rsidR="001729A1">
        <w:rPr>
          <w:rFonts w:eastAsia="MS Mincho"/>
        </w:rPr>
        <w:t>S</w:t>
      </w:r>
      <w:r w:rsidR="001729A1" w:rsidRPr="00AC1F67">
        <w:rPr>
          <w:rFonts w:eastAsia="MS Mincho"/>
        </w:rPr>
        <w:t>chupteriana</w:t>
      </w:r>
      <w:proofErr w:type="spellEnd"/>
      <w:r w:rsidR="001729A1">
        <w:rPr>
          <w:rFonts w:eastAsia="MS Mincho"/>
        </w:rPr>
        <w:t xml:space="preserve">, </w:t>
      </w:r>
      <w:r w:rsidR="005D4542">
        <w:rPr>
          <w:rFonts w:eastAsia="MS Mincho"/>
        </w:rPr>
        <w:t xml:space="preserve">que </w:t>
      </w:r>
      <w:r w:rsidR="001729A1">
        <w:rPr>
          <w:rFonts w:eastAsia="MS Mincho"/>
        </w:rPr>
        <w:t>contempla</w:t>
      </w:r>
      <w:r w:rsidR="005D4542">
        <w:rPr>
          <w:rFonts w:eastAsia="MS Mincho"/>
        </w:rPr>
        <w:t>m</w:t>
      </w:r>
      <w:r w:rsidR="001729A1">
        <w:rPr>
          <w:rFonts w:eastAsia="MS Mincho"/>
        </w:rPr>
        <w:t xml:space="preserve"> uma construção </w:t>
      </w:r>
      <w:r w:rsidR="005D4542">
        <w:rPr>
          <w:rFonts w:eastAsia="MS Mincho"/>
        </w:rPr>
        <w:t>que envolve a</w:t>
      </w:r>
      <w:r w:rsidR="001729A1">
        <w:rPr>
          <w:rFonts w:eastAsia="MS Mincho"/>
        </w:rPr>
        <w:t xml:space="preserve"> conexão entre </w:t>
      </w:r>
      <w:r w:rsidR="00922DDD">
        <w:rPr>
          <w:rFonts w:eastAsia="MS Mincho"/>
        </w:rPr>
        <w:t>múltiplos</w:t>
      </w:r>
      <w:r w:rsidR="001729A1">
        <w:rPr>
          <w:rFonts w:eastAsia="MS Mincho"/>
        </w:rPr>
        <w:t xml:space="preserve"> conceitos</w:t>
      </w:r>
      <w:r w:rsidR="00364407">
        <w:rPr>
          <w:rFonts w:eastAsia="MS Mincho"/>
        </w:rPr>
        <w:t xml:space="preserve"> em torno geração e</w:t>
      </w:r>
      <w:r w:rsidR="00922DDD">
        <w:rPr>
          <w:rFonts w:eastAsia="MS Mincho"/>
        </w:rPr>
        <w:t xml:space="preserve"> acúmulo de conhecimento</w:t>
      </w:r>
      <w:r w:rsidR="001E34CC">
        <w:rPr>
          <w:rFonts w:eastAsia="MS Mincho"/>
        </w:rPr>
        <w:t xml:space="preserve"> capazes de implementar nov</w:t>
      </w:r>
      <w:r w:rsidR="00DA432D">
        <w:rPr>
          <w:rFonts w:eastAsia="MS Mincho"/>
        </w:rPr>
        <w:t>o</w:t>
      </w:r>
      <w:r w:rsidR="001E34CC">
        <w:rPr>
          <w:rFonts w:eastAsia="MS Mincho"/>
        </w:rPr>
        <w:t>s processos e ofertas produtivas</w:t>
      </w:r>
      <w:r w:rsidR="00ED190B">
        <w:t>.</w:t>
      </w:r>
      <w:r w:rsidR="005C4D40">
        <w:t xml:space="preserve"> Para este estudo, esses múltiplos conceitos </w:t>
      </w:r>
      <w:r w:rsidR="00403511">
        <w:t>conectados serão relacionados com aspecto</w:t>
      </w:r>
      <w:r w:rsidR="007C2764">
        <w:t>s</w:t>
      </w:r>
      <w:r w:rsidR="00403511">
        <w:t xml:space="preserve"> econômicos</w:t>
      </w:r>
      <w:r w:rsidR="002326B8">
        <w:t xml:space="preserve"> entre os agentes e o meio produtivo</w:t>
      </w:r>
      <w:r w:rsidR="00403511">
        <w:t>.</w:t>
      </w:r>
    </w:p>
    <w:p w14:paraId="16FF8CB3" w14:textId="475706D3" w:rsidR="00BB6151" w:rsidRDefault="00BB6151" w:rsidP="00BB6151">
      <w:r>
        <w:t xml:space="preserve">Os autores Freeman e </w:t>
      </w:r>
      <w:proofErr w:type="spellStart"/>
      <w:r>
        <w:t>Soete</w:t>
      </w:r>
      <w:proofErr w:type="spellEnd"/>
      <w:r>
        <w:t xml:space="preserve"> </w:t>
      </w:r>
      <w:sdt>
        <w:sdtPr>
          <w:id w:val="-1780560170"/>
          <w:citation/>
        </w:sdtPr>
        <w:sdtEndPr/>
        <w:sdtContent>
          <w:r>
            <w:fldChar w:fldCharType="begin"/>
          </w:r>
          <w:r>
            <w:instrText xml:space="preserve">CITATION FRE88 \p 65 \n  \l 1046 </w:instrText>
          </w:r>
          <w:r>
            <w:fldChar w:fldCharType="separate"/>
          </w:r>
          <w:r w:rsidRPr="00BB6151">
            <w:rPr>
              <w:noProof/>
            </w:rPr>
            <w:t>(2008, p. 65)</w:t>
          </w:r>
          <w:r>
            <w:fldChar w:fldCharType="end"/>
          </w:r>
        </w:sdtContent>
      </w:sdt>
      <w:r>
        <w:t xml:space="preserve"> </w:t>
      </w:r>
      <w:r w:rsidRPr="00AC1F67">
        <w:rPr>
          <w:rFonts w:eastAsia="MS Mincho"/>
        </w:rPr>
        <w:t>relatam que Adam Smith</w:t>
      </w:r>
      <w:r w:rsidR="00E03FB8">
        <w:rPr>
          <w:rFonts w:eastAsia="MS Mincho"/>
        </w:rPr>
        <w:t>,</w:t>
      </w:r>
      <w:r w:rsidRPr="00AC1F67">
        <w:rPr>
          <w:rFonts w:eastAsia="MS Mincho"/>
        </w:rPr>
        <w:t xml:space="preserve"> em sua a obra </w:t>
      </w:r>
      <w:r w:rsidRPr="00AC1F67">
        <w:rPr>
          <w:rFonts w:eastAsia="MS Mincho"/>
          <w:i/>
        </w:rPr>
        <w:t xml:space="preserve">A riqueza da Nações, </w:t>
      </w:r>
      <w:r w:rsidRPr="00AC1F67">
        <w:rPr>
          <w:rFonts w:eastAsia="MS Mincho"/>
        </w:rPr>
        <w:t>evidenciou o papel do comércio e da indústria, por meio da divisão do trabalho e principalmente da</w:t>
      </w:r>
      <w:r>
        <w:rPr>
          <w:rFonts w:eastAsia="MS Mincho"/>
        </w:rPr>
        <w:t>s</w:t>
      </w:r>
      <w:r w:rsidRPr="00AC1F67">
        <w:rPr>
          <w:rFonts w:eastAsia="MS Mincho"/>
        </w:rPr>
        <w:t xml:space="preserve"> inovações como fator de diferenciação de desenvolvimento entre os países. </w:t>
      </w:r>
      <w:r>
        <w:t xml:space="preserve"> Onde as tecnologias atuam</w:t>
      </w:r>
      <w:ins w:id="127" w:author="Microsoft Office User" w:date="2020-05-11T18:20:00Z">
        <w:r>
          <w:t xml:space="preserve"> </w:t>
        </w:r>
      </w:ins>
      <w:ins w:id="128" w:author="Microsoft Office User" w:date="2020-05-11T18:21:00Z">
        <w:r>
          <w:t xml:space="preserve">de forma dinâmica  </w:t>
        </w:r>
      </w:ins>
      <w:r w:rsidR="006B35B7">
        <w:t>–</w:t>
      </w:r>
      <w:ins w:id="129" w:author="Microsoft Office User" w:date="2020-05-11T18:21:00Z">
        <w:r>
          <w:t xml:space="preserve"> </w:t>
        </w:r>
      </w:ins>
      <w:ins w:id="130" w:author="Microsoft Office User" w:date="2020-05-11T18:20:00Z">
        <w:r>
          <w:t xml:space="preserve"> como uma força libertadora –</w:t>
        </w:r>
      </w:ins>
      <w:ins w:id="131" w:author="Microsoft Office User" w:date="2020-05-11T18:21:00Z">
        <w:r>
          <w:t xml:space="preserve"> </w:t>
        </w:r>
      </w:ins>
      <w:del w:id="132" w:author="Microsoft Office User" w:date="2020-05-11T18:21:00Z">
        <w:r w:rsidDel="00CD290F">
          <w:delText xml:space="preserve"> de forma dinâmica </w:delText>
        </w:r>
      </w:del>
      <w:r>
        <w:t>na produtividade, estabilidade e crescimento econômico ao longo prazo</w:t>
      </w:r>
      <w:ins w:id="133" w:author="Microsoft Office User" w:date="2020-05-11T11:35:00Z">
        <w:r>
          <w:t>.</w:t>
        </w:r>
      </w:ins>
    </w:p>
    <w:p w14:paraId="752E95C1" w14:textId="414058B5" w:rsidR="00402EA5" w:rsidRDefault="004C0069" w:rsidP="00402EA5">
      <w:pPr>
        <w:rPr>
          <w:rFonts w:eastAsia="MS Mincho"/>
        </w:rPr>
      </w:pPr>
      <w:r>
        <w:rPr>
          <w:rFonts w:eastAsia="MS Mincho"/>
        </w:rPr>
        <w:t xml:space="preserve">Na </w:t>
      </w:r>
      <w:r w:rsidR="00D81E4A">
        <w:rPr>
          <w:rFonts w:eastAsia="MS Mincho"/>
        </w:rPr>
        <w:t>a</w:t>
      </w:r>
      <w:r w:rsidR="005B0D7A">
        <w:rPr>
          <w:rFonts w:eastAsia="MS Mincho"/>
        </w:rPr>
        <w:t>bordagem</w:t>
      </w:r>
      <w:r w:rsidR="00D81E4A">
        <w:rPr>
          <w:rFonts w:eastAsia="MS Mincho"/>
        </w:rPr>
        <w:t xml:space="preserve"> </w:t>
      </w:r>
      <w:proofErr w:type="spellStart"/>
      <w:r>
        <w:rPr>
          <w:rFonts w:eastAsia="MS Mincho"/>
        </w:rPr>
        <w:t>N</w:t>
      </w:r>
      <w:r w:rsidRPr="00AC1F67">
        <w:rPr>
          <w:rFonts w:eastAsia="MS Mincho"/>
        </w:rPr>
        <w:t>eo-</w:t>
      </w:r>
      <w:r>
        <w:rPr>
          <w:rFonts w:eastAsia="MS Mincho"/>
        </w:rPr>
        <w:t>S</w:t>
      </w:r>
      <w:r w:rsidRPr="00AC1F67">
        <w:rPr>
          <w:rFonts w:eastAsia="MS Mincho"/>
        </w:rPr>
        <w:t>chupteriana</w:t>
      </w:r>
      <w:proofErr w:type="spellEnd"/>
      <w:r w:rsidR="005B0D7A">
        <w:rPr>
          <w:rFonts w:eastAsia="MS Mincho"/>
        </w:rPr>
        <w:t xml:space="preserve">, </w:t>
      </w:r>
      <w:r w:rsidR="006A45FD">
        <w:rPr>
          <w:rFonts w:eastAsia="MS Mincho"/>
        </w:rPr>
        <w:t xml:space="preserve">a inovação ocupa um papel </w:t>
      </w:r>
      <w:r w:rsidR="005337CB">
        <w:rPr>
          <w:rFonts w:eastAsia="MS Mincho"/>
        </w:rPr>
        <w:t>fundamental</w:t>
      </w:r>
      <w:r w:rsidR="006A45FD">
        <w:rPr>
          <w:rFonts w:eastAsia="MS Mincho"/>
        </w:rPr>
        <w:t xml:space="preserve"> no processo de desenvolvimento econômico, </w:t>
      </w:r>
      <w:r w:rsidR="00AA22DD">
        <w:rPr>
          <w:rFonts w:eastAsia="MS Mincho"/>
        </w:rPr>
        <w:t>fazendo parte da tríade</w:t>
      </w:r>
      <w:r w:rsidRPr="00AC1F67">
        <w:rPr>
          <w:rFonts w:eastAsia="MS Mincho"/>
        </w:rPr>
        <w:t xml:space="preserve"> “invenção-inovação-difusão”</w:t>
      </w:r>
      <w:r w:rsidR="000E15E2">
        <w:rPr>
          <w:rFonts w:eastAsia="MS Mincho"/>
        </w:rPr>
        <w:t>.</w:t>
      </w:r>
      <w:r w:rsidR="00402EA5">
        <w:rPr>
          <w:rFonts w:eastAsia="MS Mincho"/>
        </w:rPr>
        <w:t xml:space="preserve"> De acordo com Nelson </w:t>
      </w:r>
      <w:sdt>
        <w:sdtPr>
          <w:rPr>
            <w:rFonts w:eastAsia="MS Mincho"/>
          </w:rPr>
          <w:id w:val="-1754111986"/>
          <w:citation/>
        </w:sdtPr>
        <w:sdtEndPr/>
        <w:sdtContent>
          <w:r w:rsidR="00402EA5">
            <w:rPr>
              <w:rFonts w:eastAsia="MS Mincho"/>
            </w:rPr>
            <w:fldChar w:fldCharType="begin"/>
          </w:r>
          <w:r w:rsidR="00402EA5">
            <w:rPr>
              <w:rFonts w:eastAsia="MS Mincho"/>
            </w:rPr>
            <w:instrText xml:space="preserve">CITATION NEL05 \n  \l 1046 </w:instrText>
          </w:r>
          <w:r w:rsidR="00402EA5">
            <w:rPr>
              <w:rFonts w:eastAsia="MS Mincho"/>
            </w:rPr>
            <w:fldChar w:fldCharType="separate"/>
          </w:r>
          <w:r w:rsidR="00402EA5" w:rsidRPr="00402EA5">
            <w:rPr>
              <w:rFonts w:eastAsia="MS Mincho"/>
              <w:noProof/>
            </w:rPr>
            <w:t>(2005)</w:t>
          </w:r>
          <w:r w:rsidR="00402EA5">
            <w:rPr>
              <w:rFonts w:eastAsia="MS Mincho"/>
            </w:rPr>
            <w:fldChar w:fldCharType="end"/>
          </w:r>
        </w:sdtContent>
      </w:sdt>
      <w:r w:rsidR="00402EA5">
        <w:rPr>
          <w:rFonts w:eastAsia="MS Mincho"/>
        </w:rPr>
        <w:t xml:space="preserve">, </w:t>
      </w:r>
      <w:r w:rsidR="00160BE6">
        <w:rPr>
          <w:rFonts w:eastAsia="MS Mincho"/>
        </w:rPr>
        <w:t xml:space="preserve">a invenção configura a fase de </w:t>
      </w:r>
      <w:r w:rsidR="00EA1D71">
        <w:rPr>
          <w:rFonts w:eastAsia="MS Mincho"/>
        </w:rPr>
        <w:t>concepçã</w:t>
      </w:r>
      <w:r w:rsidR="00C248BD">
        <w:rPr>
          <w:rFonts w:eastAsia="MS Mincho"/>
        </w:rPr>
        <w:t>o</w:t>
      </w:r>
      <w:r w:rsidR="00192AA8">
        <w:rPr>
          <w:rFonts w:eastAsia="MS Mincho"/>
        </w:rPr>
        <w:t xml:space="preserve"> e </w:t>
      </w:r>
      <w:r w:rsidR="008D2B2F">
        <w:rPr>
          <w:rFonts w:eastAsia="MS Mincho"/>
        </w:rPr>
        <w:t>pesquisa</w:t>
      </w:r>
      <w:r w:rsidR="00192AA8">
        <w:rPr>
          <w:rFonts w:eastAsia="MS Mincho"/>
        </w:rPr>
        <w:t>,</w:t>
      </w:r>
      <w:r w:rsidR="00C248BD">
        <w:rPr>
          <w:rFonts w:eastAsia="MS Mincho"/>
        </w:rPr>
        <w:t xml:space="preserve"> a inovação </w:t>
      </w:r>
      <w:r w:rsidR="008D2B2F">
        <w:rPr>
          <w:rFonts w:eastAsia="MS Mincho"/>
        </w:rPr>
        <w:t xml:space="preserve">se verifica na fase de </w:t>
      </w:r>
      <w:r w:rsidR="00C248BD">
        <w:rPr>
          <w:rFonts w:eastAsia="MS Mincho"/>
        </w:rPr>
        <w:t>desenvolvimento tecnológico</w:t>
      </w:r>
      <w:r w:rsidR="00574AB2">
        <w:rPr>
          <w:rFonts w:eastAsia="MS Mincho"/>
        </w:rPr>
        <w:t xml:space="preserve"> e a</w:t>
      </w:r>
      <w:r w:rsidR="00C248BD">
        <w:rPr>
          <w:rFonts w:eastAsia="MS Mincho"/>
        </w:rPr>
        <w:t xml:space="preserve"> difusão se caracteriza </w:t>
      </w:r>
      <w:r w:rsidR="008D2B2F">
        <w:rPr>
          <w:rFonts w:eastAsia="MS Mincho"/>
        </w:rPr>
        <w:t xml:space="preserve">pela </w:t>
      </w:r>
      <w:r w:rsidR="00CA2AD3">
        <w:rPr>
          <w:rFonts w:eastAsia="MS Mincho"/>
        </w:rPr>
        <w:t xml:space="preserve">aceitação e </w:t>
      </w:r>
      <w:r w:rsidR="008D2B2F">
        <w:rPr>
          <w:rFonts w:eastAsia="MS Mincho"/>
        </w:rPr>
        <w:t>disseminação da inovação</w:t>
      </w:r>
      <w:r w:rsidR="00881FB4">
        <w:rPr>
          <w:rFonts w:eastAsia="MS Mincho"/>
        </w:rPr>
        <w:t>.</w:t>
      </w:r>
    </w:p>
    <w:p w14:paraId="6F06643A" w14:textId="580C9F6C" w:rsidR="007525C2" w:rsidRDefault="00402EA5" w:rsidP="007525C2">
      <w:r>
        <w:rPr>
          <w:rFonts w:eastAsia="MS Mincho"/>
        </w:rPr>
        <w:t>Segundo</w:t>
      </w:r>
      <w:r w:rsidR="00D90075">
        <w:rPr>
          <w:rFonts w:eastAsia="MS Mincho"/>
        </w:rPr>
        <w:t xml:space="preserve"> Schumpeter </w:t>
      </w:r>
      <w:r w:rsidR="00D90075" w:rsidRPr="00D90075">
        <w:rPr>
          <w:rFonts w:eastAsia="MS Mincho"/>
          <w:i/>
        </w:rPr>
        <w:t>apud</w:t>
      </w:r>
      <w:r w:rsidR="00D90075">
        <w:rPr>
          <w:rFonts w:eastAsia="MS Mincho"/>
        </w:rPr>
        <w:t xml:space="preserve"> </w:t>
      </w:r>
      <w:r w:rsidR="0035290D">
        <w:t xml:space="preserve">Freeman e </w:t>
      </w:r>
      <w:proofErr w:type="spellStart"/>
      <w:r w:rsidR="0035290D">
        <w:t>Soete</w:t>
      </w:r>
      <w:proofErr w:type="spellEnd"/>
      <w:r w:rsidR="0035290D">
        <w:t xml:space="preserve"> </w:t>
      </w:r>
      <w:sdt>
        <w:sdtPr>
          <w:id w:val="251783418"/>
          <w:citation/>
        </w:sdtPr>
        <w:sdtEndPr/>
        <w:sdtContent>
          <w:r w:rsidR="0035290D">
            <w:fldChar w:fldCharType="begin"/>
          </w:r>
          <w:r w:rsidR="0035290D">
            <w:instrText xml:space="preserve">CITATION FRE88 \p 26 \n  \l 1046 </w:instrText>
          </w:r>
          <w:r w:rsidR="0035290D">
            <w:fldChar w:fldCharType="separate"/>
          </w:r>
          <w:r w:rsidR="0035290D" w:rsidRPr="0035290D">
            <w:rPr>
              <w:noProof/>
            </w:rPr>
            <w:t>(2008, p. 26)</w:t>
          </w:r>
          <w:r w:rsidR="0035290D">
            <w:fldChar w:fldCharType="end"/>
          </w:r>
        </w:sdtContent>
      </w:sdt>
      <w:r w:rsidR="0035290D">
        <w:t xml:space="preserve">, </w:t>
      </w:r>
      <w:r w:rsidR="001013B2">
        <w:t xml:space="preserve">a invenção </w:t>
      </w:r>
      <w:r w:rsidR="00DB3AA2">
        <w:t>é a</w:t>
      </w:r>
      <w:r w:rsidR="00D90075">
        <w:t xml:space="preserve"> </w:t>
      </w:r>
      <w:r w:rsidR="001013B2">
        <w:t xml:space="preserve">concepção </w:t>
      </w:r>
      <w:r w:rsidR="00D90075">
        <w:t>de uma nova técnica ou produto,</w:t>
      </w:r>
      <w:r w:rsidR="0047399C">
        <w:t xml:space="preserve"> </w:t>
      </w:r>
      <w:r w:rsidR="001013B2">
        <w:t>ou</w:t>
      </w:r>
      <w:r w:rsidR="00D90075">
        <w:t xml:space="preserve"> a nova técnica ou serviço já</w:t>
      </w:r>
      <w:r w:rsidR="0047399C">
        <w:t xml:space="preserve"> </w:t>
      </w:r>
      <w:r w:rsidR="00070906">
        <w:t>materializados</w:t>
      </w:r>
      <w:r w:rsidR="001013B2">
        <w:t>,</w:t>
      </w:r>
      <w:r w:rsidR="007525C2">
        <w:t xml:space="preserve"> no processo de pesquisa,</w:t>
      </w:r>
      <w:r w:rsidR="001013B2">
        <w:t xml:space="preserve"> que </w:t>
      </w:r>
      <w:r w:rsidR="00BE1EDC">
        <w:t xml:space="preserve">somente </w:t>
      </w:r>
      <w:r w:rsidR="001013B2">
        <w:t>passaria</w:t>
      </w:r>
      <w:r w:rsidR="00D90075">
        <w:t>m</w:t>
      </w:r>
      <w:r w:rsidR="001013B2">
        <w:t xml:space="preserve"> a configurar inovação</w:t>
      </w:r>
      <w:r w:rsidR="00634B4C">
        <w:t>, e</w:t>
      </w:r>
      <w:r w:rsidR="00125041">
        <w:t>m</w:t>
      </w:r>
      <w:r w:rsidR="00634B4C">
        <w:t xml:space="preserve"> termos econômicos,</w:t>
      </w:r>
      <w:r w:rsidR="001013B2">
        <w:t xml:space="preserve"> a partir </w:t>
      </w:r>
      <w:r w:rsidR="00561A74">
        <w:t xml:space="preserve">da </w:t>
      </w:r>
      <w:r w:rsidR="00561A74">
        <w:lastRenderedPageBreak/>
        <w:t xml:space="preserve">ocorrência de </w:t>
      </w:r>
      <w:r w:rsidR="0037675A">
        <w:t>um consistente</w:t>
      </w:r>
      <w:r w:rsidR="00561A74">
        <w:t xml:space="preserve"> </w:t>
      </w:r>
      <w:r w:rsidR="0037675A">
        <w:t>processo de</w:t>
      </w:r>
      <w:r w:rsidR="00561A74">
        <w:t xml:space="preserve"> comercial</w:t>
      </w:r>
      <w:r w:rsidR="00BE1EDC">
        <w:t>ização</w:t>
      </w:r>
      <w:r>
        <w:t>.</w:t>
      </w:r>
      <w:r w:rsidR="00A674BD">
        <w:t xml:space="preserve"> </w:t>
      </w:r>
      <w:r w:rsidR="007525C2">
        <w:t>Na etapa de difusão</w:t>
      </w:r>
      <w:r w:rsidR="00245B1D">
        <w:t xml:space="preserve"> ocorre a efetivação e identificação de derivações da</w:t>
      </w:r>
      <w:r w:rsidR="00014B16">
        <w:t>s</w:t>
      </w:r>
      <w:r w:rsidR="00245B1D">
        <w:t xml:space="preserve"> inovações, se tornando </w:t>
      </w:r>
      <w:r w:rsidR="00E71EDF">
        <w:t>determinante nesse processo.</w:t>
      </w:r>
    </w:p>
    <w:p w14:paraId="760BB67D" w14:textId="1C53B332" w:rsidR="005677E0" w:rsidRPr="005677E0" w:rsidRDefault="005677E0" w:rsidP="005677E0">
      <w:pPr>
        <w:rPr>
          <w:rFonts w:eastAsia="MS Mincho"/>
        </w:rPr>
      </w:pPr>
      <w:r>
        <w:rPr>
          <w:rFonts w:eastAsia="MS Mincho"/>
        </w:rPr>
        <w:t xml:space="preserve">Diante o exposto, este estudo assume a inovação como </w:t>
      </w:r>
      <w:r w:rsidR="00F45BD9">
        <w:rPr>
          <w:rFonts w:eastAsia="MS Mincho"/>
        </w:rPr>
        <w:t>variável</w:t>
      </w:r>
      <w:r>
        <w:rPr>
          <w:rFonts w:eastAsia="MS Mincho"/>
        </w:rPr>
        <w:t xml:space="preserve"> central e determinante no processo de desenvolvimento econômico</w:t>
      </w:r>
      <w:r w:rsidR="00E946BF">
        <w:rPr>
          <w:rFonts w:eastAsia="MS Mincho"/>
        </w:rPr>
        <w:t>, como um fator ao modelo</w:t>
      </w:r>
      <w:r>
        <w:rPr>
          <w:rFonts w:eastAsia="MS Mincho"/>
        </w:rPr>
        <w:t xml:space="preserve">. </w:t>
      </w:r>
      <w:r w:rsidR="00E946BF">
        <w:rPr>
          <w:rFonts w:eastAsia="MS Mincho"/>
        </w:rPr>
        <w:t>É</w:t>
      </w:r>
      <w:r>
        <w:rPr>
          <w:rFonts w:eastAsia="MS Mincho"/>
        </w:rPr>
        <w:t xml:space="preserve"> resultante de um conjunto de ações e atividades </w:t>
      </w:r>
      <w:r w:rsidR="0036096C">
        <w:rPr>
          <w:rFonts w:eastAsia="MS Mincho"/>
        </w:rPr>
        <w:t xml:space="preserve">intrinsicamente </w:t>
      </w:r>
      <w:r>
        <w:rPr>
          <w:rFonts w:eastAsia="MS Mincho"/>
        </w:rPr>
        <w:t>relacionadas com o acúmulo</w:t>
      </w:r>
      <w:r w:rsidR="0036096C">
        <w:rPr>
          <w:rFonts w:eastAsia="MS Mincho"/>
        </w:rPr>
        <w:t xml:space="preserve"> e disseminação</w:t>
      </w:r>
      <w:r>
        <w:rPr>
          <w:rFonts w:eastAsia="MS Mincho"/>
        </w:rPr>
        <w:t xml:space="preserve"> de conhecimento, que em um processo contínuo e dinâmico capaz de gerar e efetivar ofertas transformadoras </w:t>
      </w:r>
      <w:r w:rsidR="009A5C0D">
        <w:rPr>
          <w:rFonts w:eastAsia="MS Mincho"/>
        </w:rPr>
        <w:t xml:space="preserve">ao </w:t>
      </w:r>
      <w:r>
        <w:rPr>
          <w:rFonts w:eastAsia="MS Mincho"/>
        </w:rPr>
        <w:t>ambiente econô</w:t>
      </w:r>
      <w:r w:rsidR="00E946BF">
        <w:rPr>
          <w:rFonts w:eastAsia="MS Mincho"/>
        </w:rPr>
        <w:t>mico</w:t>
      </w:r>
      <w:r w:rsidR="00E43EBB">
        <w:rPr>
          <w:rFonts w:eastAsia="MS Mincho"/>
        </w:rPr>
        <w:t>.</w:t>
      </w:r>
    </w:p>
    <w:p w14:paraId="42696D21" w14:textId="142C39FD" w:rsidR="00BB251C" w:rsidRDefault="00F86A42" w:rsidP="00BB251C">
      <w:r>
        <w:t>O</w:t>
      </w:r>
      <w:r w:rsidR="007E281F">
        <w:t>s</w:t>
      </w:r>
      <w:r>
        <w:t xml:space="preserve"> autores </w:t>
      </w:r>
      <w:r w:rsidR="007E281F">
        <w:t xml:space="preserve">Freeman e </w:t>
      </w:r>
      <w:proofErr w:type="spellStart"/>
      <w:r w:rsidR="007E281F">
        <w:t>Soete</w:t>
      </w:r>
      <w:proofErr w:type="spellEnd"/>
      <w:r w:rsidR="007E281F">
        <w:t xml:space="preserve"> </w:t>
      </w:r>
      <w:sdt>
        <w:sdtPr>
          <w:id w:val="-1902596488"/>
          <w:citation/>
        </w:sdtPr>
        <w:sdtEndPr/>
        <w:sdtContent>
          <w:r w:rsidR="007E281F">
            <w:fldChar w:fldCharType="begin"/>
          </w:r>
          <w:r w:rsidR="007E281F">
            <w:instrText xml:space="preserve">CITATION FRE88 \n  \l 1046 </w:instrText>
          </w:r>
          <w:r w:rsidR="007E281F">
            <w:fldChar w:fldCharType="separate"/>
          </w:r>
          <w:r w:rsidR="007E281F" w:rsidRPr="007E281F">
            <w:rPr>
              <w:noProof/>
            </w:rPr>
            <w:t>(2008)</w:t>
          </w:r>
          <w:r w:rsidR="007E281F">
            <w:fldChar w:fldCharType="end"/>
          </w:r>
        </w:sdtContent>
      </w:sdt>
      <w:r w:rsidR="007E281F">
        <w:t xml:space="preserve"> </w:t>
      </w:r>
      <w:r w:rsidR="00246D3E">
        <w:t>fazem</w:t>
      </w:r>
      <w:r w:rsidR="0000034C">
        <w:t xml:space="preserve"> a</w:t>
      </w:r>
      <w:r w:rsidR="00125041">
        <w:t xml:space="preserve"> distinção entre </w:t>
      </w:r>
      <w:r w:rsidR="007E281F">
        <w:t xml:space="preserve">os termos </w:t>
      </w:r>
      <w:r w:rsidR="00125041">
        <w:t>inovação</w:t>
      </w:r>
      <w:r w:rsidR="007E281F">
        <w:t xml:space="preserve"> e</w:t>
      </w:r>
      <w:r w:rsidR="007E281F" w:rsidRPr="007E281F">
        <w:t xml:space="preserve"> </w:t>
      </w:r>
      <w:r w:rsidR="00D3411D">
        <w:t>‘</w:t>
      </w:r>
      <w:r w:rsidR="007E281F">
        <w:t>inovação tecnológica</w:t>
      </w:r>
      <w:r w:rsidR="00D3411D">
        <w:t>’</w:t>
      </w:r>
      <w:r w:rsidR="007E281F">
        <w:t xml:space="preserve">. Onde inovação se caracteriza </w:t>
      </w:r>
      <w:r w:rsidR="00602436">
        <w:t>pelo processo de</w:t>
      </w:r>
      <w:r w:rsidR="00DC1C77">
        <w:t xml:space="preserve"> </w:t>
      </w:r>
      <w:r w:rsidR="00947A69">
        <w:t xml:space="preserve">inserção e difusão </w:t>
      </w:r>
      <w:r w:rsidR="006F48AA">
        <w:t>de novos processos e oferta</w:t>
      </w:r>
      <w:r w:rsidR="00602436">
        <w:t>s</w:t>
      </w:r>
      <w:r w:rsidR="006F48AA">
        <w:t xml:space="preserve"> no ambiente econômico </w:t>
      </w:r>
      <w:r w:rsidR="00FF4D95">
        <w:t>e</w:t>
      </w:r>
      <w:r w:rsidR="002E1F4C">
        <w:t xml:space="preserve"> </w:t>
      </w:r>
      <w:r w:rsidR="00FF4D95">
        <w:t xml:space="preserve">a </w:t>
      </w:r>
      <w:r w:rsidR="007E281F">
        <w:t xml:space="preserve">inovação tecnológica </w:t>
      </w:r>
      <w:r w:rsidR="00FF4D95">
        <w:t>seria os</w:t>
      </w:r>
      <w:r w:rsidR="00A91A28">
        <w:t xml:space="preserve"> </w:t>
      </w:r>
      <w:r w:rsidR="00FF4D95">
        <w:t>avanços</w:t>
      </w:r>
      <w:r w:rsidR="00602436">
        <w:t xml:space="preserve"> dos</w:t>
      </w:r>
      <w:r w:rsidR="00FF4D95">
        <w:t xml:space="preserve"> conhecimentos</w:t>
      </w:r>
      <w:r w:rsidR="00947A69">
        <w:t xml:space="preserve"> té</w:t>
      </w:r>
      <w:r w:rsidR="00905592">
        <w:t>cnicos</w:t>
      </w:r>
      <w:r w:rsidR="00602436">
        <w:t xml:space="preserve"> que resultam na inovação</w:t>
      </w:r>
      <w:r w:rsidR="00D3411D">
        <w:t xml:space="preserve">. </w:t>
      </w:r>
    </w:p>
    <w:p w14:paraId="7C771872" w14:textId="7E3CA86C" w:rsidR="00D3411D" w:rsidRDefault="00B44E99" w:rsidP="000020BB">
      <w:pPr>
        <w:spacing w:before="240"/>
        <w:rPr>
          <w:rFonts w:eastAsia="MS Mincho"/>
        </w:rPr>
      </w:pPr>
      <w:r>
        <w:rPr>
          <w:rFonts w:eastAsia="MS Mincho"/>
        </w:rPr>
        <w:t xml:space="preserve">Na perspectiva de Nelson </w:t>
      </w:r>
      <w:sdt>
        <w:sdtPr>
          <w:rPr>
            <w:rFonts w:eastAsia="MS Mincho"/>
          </w:rPr>
          <w:id w:val="478817288"/>
          <w:citation/>
        </w:sdtPr>
        <w:sdtEndPr/>
        <w:sdtContent>
          <w:r>
            <w:rPr>
              <w:rFonts w:eastAsia="MS Mincho"/>
            </w:rPr>
            <w:fldChar w:fldCharType="begin"/>
          </w:r>
          <w:r>
            <w:rPr>
              <w:rFonts w:eastAsia="MS Mincho"/>
            </w:rPr>
            <w:instrText xml:space="preserve">CITATION NEL05 \n  \l 1046 </w:instrText>
          </w:r>
          <w:r>
            <w:rPr>
              <w:rFonts w:eastAsia="MS Mincho"/>
            </w:rPr>
            <w:fldChar w:fldCharType="separate"/>
          </w:r>
          <w:r w:rsidRPr="00B44E99">
            <w:rPr>
              <w:rFonts w:eastAsia="MS Mincho"/>
              <w:noProof/>
            </w:rPr>
            <w:t>(2005)</w:t>
          </w:r>
          <w:r>
            <w:rPr>
              <w:rFonts w:eastAsia="MS Mincho"/>
            </w:rPr>
            <w:fldChar w:fldCharType="end"/>
          </w:r>
        </w:sdtContent>
      </w:sdt>
      <w:r>
        <w:rPr>
          <w:rFonts w:eastAsia="MS Mincho"/>
        </w:rPr>
        <w:t>, a</w:t>
      </w:r>
      <w:r w:rsidR="0075174D">
        <w:t xml:space="preserve"> inovação</w:t>
      </w:r>
      <w:r w:rsidR="00C5643D">
        <w:t>,</w:t>
      </w:r>
      <w:r w:rsidR="0075174D">
        <w:t xml:space="preserve"> </w:t>
      </w:r>
      <w:r w:rsidR="00B1706F">
        <w:t>em um aspecto mais abrangente</w:t>
      </w:r>
      <w:r w:rsidR="00C5643D">
        <w:t>,</w:t>
      </w:r>
      <w:r w:rsidR="00B1706F">
        <w:t xml:space="preserve"> </w:t>
      </w:r>
      <w:r w:rsidR="00C5643D">
        <w:t>se caracteriza pela</w:t>
      </w:r>
      <w:r w:rsidR="00B1706F">
        <w:t xml:space="preserve"> implementação de </w:t>
      </w:r>
      <w:r w:rsidR="009F51B0">
        <w:t xml:space="preserve">novos </w:t>
      </w:r>
      <w:r w:rsidR="00B1706F">
        <w:t>processos e ofertas d</w:t>
      </w:r>
      <w:r w:rsidR="001B1BE9">
        <w:t>i</w:t>
      </w:r>
      <w:r w:rsidR="00B1706F">
        <w:t xml:space="preserve">sruptivas, ocorrendo </w:t>
      </w:r>
      <w:r w:rsidR="00F87850">
        <w:t>do resultado das</w:t>
      </w:r>
      <w:r w:rsidR="00B1706F">
        <w:t xml:space="preserve"> ações </w:t>
      </w:r>
      <w:r w:rsidR="001D1293">
        <w:t xml:space="preserve">individuais de </w:t>
      </w:r>
      <w:r w:rsidR="00B1706F">
        <w:t>empresários que buscam novas forma</w:t>
      </w:r>
      <w:r w:rsidR="001966C9">
        <w:t>s</w:t>
      </w:r>
      <w:r w:rsidR="00B1706F">
        <w:t xml:space="preserve"> de produzir e </w:t>
      </w:r>
      <w:r w:rsidR="00C55425">
        <w:t>ofertar</w:t>
      </w:r>
      <w:r w:rsidR="00B1706F">
        <w:t xml:space="preserve"> novos produtos. </w:t>
      </w:r>
      <w:r w:rsidR="00AA35FF">
        <w:t>Esse conjunto</w:t>
      </w:r>
      <w:r w:rsidR="00E43EBB">
        <w:t xml:space="preserve"> de</w:t>
      </w:r>
      <w:r w:rsidR="00AA35FF">
        <w:t xml:space="preserve"> ações abrange</w:t>
      </w:r>
      <w:r w:rsidR="0075174D">
        <w:t xml:space="preserve"> </w:t>
      </w:r>
      <w:r w:rsidR="00AA35FF">
        <w:t>uma grande gama de modificações</w:t>
      </w:r>
      <w:r w:rsidR="0075174D">
        <w:t xml:space="preserve"> nas rotinas institucionais e sociais</w:t>
      </w:r>
      <w:r w:rsidR="009E1B4F">
        <w:t xml:space="preserve">, se </w:t>
      </w:r>
      <w:r w:rsidR="001D1293">
        <w:t>caracterizando por</w:t>
      </w:r>
      <w:r w:rsidR="009E1B4F">
        <w:t xml:space="preserve"> um processo dinâmico e</w:t>
      </w:r>
      <w:r w:rsidR="0075174D">
        <w:t xml:space="preserve"> envolto </w:t>
      </w:r>
      <w:r w:rsidR="007951D2">
        <w:t xml:space="preserve">de </w:t>
      </w:r>
      <w:r w:rsidR="0075174D">
        <w:t xml:space="preserve">incertezas. </w:t>
      </w:r>
    </w:p>
    <w:p w14:paraId="1B678657" w14:textId="39CA7B3F" w:rsidR="00B44E99" w:rsidRDefault="00B44E99" w:rsidP="000020BB">
      <w:pPr>
        <w:spacing w:before="240"/>
        <w:rPr>
          <w:rFonts w:eastAsia="MS Mincho"/>
        </w:rPr>
      </w:pPr>
      <w:r>
        <w:rPr>
          <w:rFonts w:eastAsia="MS Mincho"/>
        </w:rPr>
        <w:t xml:space="preserve">A visão de Nelson </w:t>
      </w:r>
      <w:sdt>
        <w:sdtPr>
          <w:rPr>
            <w:rFonts w:eastAsia="MS Mincho"/>
          </w:rPr>
          <w:id w:val="653345760"/>
          <w:citation/>
        </w:sdtPr>
        <w:sdtEndPr/>
        <w:sdtContent>
          <w:r>
            <w:rPr>
              <w:rFonts w:eastAsia="MS Mincho"/>
            </w:rPr>
            <w:fldChar w:fldCharType="begin"/>
          </w:r>
          <w:r>
            <w:rPr>
              <w:rFonts w:eastAsia="MS Mincho"/>
            </w:rPr>
            <w:instrText xml:space="preserve">CITATION NEL05 \n  \l 1046 </w:instrText>
          </w:r>
          <w:r>
            <w:rPr>
              <w:rFonts w:eastAsia="MS Mincho"/>
            </w:rPr>
            <w:fldChar w:fldCharType="separate"/>
          </w:r>
          <w:r w:rsidRPr="00B44E99">
            <w:rPr>
              <w:rFonts w:eastAsia="MS Mincho"/>
              <w:noProof/>
            </w:rPr>
            <w:t>(2005)</w:t>
          </w:r>
          <w:r>
            <w:rPr>
              <w:rFonts w:eastAsia="MS Mincho"/>
            </w:rPr>
            <w:fldChar w:fldCharType="end"/>
          </w:r>
        </w:sdtContent>
      </w:sdt>
      <w:r>
        <w:rPr>
          <w:rFonts w:eastAsia="MS Mincho"/>
        </w:rPr>
        <w:t xml:space="preserve"> apresenta a motivação dos empresários para geração de inovações, </w:t>
      </w:r>
      <w:r w:rsidR="00356D4E">
        <w:rPr>
          <w:rFonts w:eastAsia="MS Mincho"/>
        </w:rPr>
        <w:t>visando a obtenção de lucros e que esta oferta gira em torno de incertezas. Porém o aspecto principal que permeia a incerteza se relaciona com o lado da demanda, em torno das preferências, aceitação, quantidade a determinado nível de preç</w:t>
      </w:r>
      <w:r w:rsidR="00E6235E">
        <w:rPr>
          <w:rFonts w:eastAsia="MS Mincho"/>
        </w:rPr>
        <w:t xml:space="preserve">o. Nesse sentido a motivação para a geração das inovações deve </w:t>
      </w:r>
      <w:r w:rsidR="0050502B">
        <w:rPr>
          <w:rFonts w:eastAsia="MS Mincho"/>
        </w:rPr>
        <w:t>ser analisada na perspectiva de equilíbrio entre as forças</w:t>
      </w:r>
      <w:r w:rsidR="00E6235E">
        <w:rPr>
          <w:rFonts w:eastAsia="MS Mincho"/>
        </w:rPr>
        <w:t xml:space="preserve">.  </w:t>
      </w:r>
    </w:p>
    <w:p w14:paraId="3E5BE232" w14:textId="428AFBC4" w:rsidR="00C623E2" w:rsidRPr="000020BB" w:rsidRDefault="006E5913" w:rsidP="000020BB">
      <w:pPr>
        <w:spacing w:before="240"/>
        <w:rPr>
          <w:rFonts w:eastAsia="MS Mincho"/>
        </w:rPr>
      </w:pPr>
      <w:r>
        <w:rPr>
          <w:rFonts w:eastAsia="MS Mincho"/>
        </w:rPr>
        <w:t>A</w:t>
      </w:r>
      <w:r w:rsidR="00C623E2">
        <w:rPr>
          <w:rFonts w:eastAsia="MS Mincho"/>
        </w:rPr>
        <w:t xml:space="preserve">s inovações são efetivadas através das combinações de vários elementos </w:t>
      </w:r>
      <w:r w:rsidR="006E0A8E">
        <w:rPr>
          <w:rFonts w:eastAsia="MS Mincho"/>
        </w:rPr>
        <w:t>contidos no conhecimento acumulado, envolvendo invenções já efetivadas, métodos</w:t>
      </w:r>
      <w:r>
        <w:rPr>
          <w:rFonts w:eastAsia="MS Mincho"/>
        </w:rPr>
        <w:t xml:space="preserve"> e </w:t>
      </w:r>
      <w:r w:rsidR="006E0A8E">
        <w:rPr>
          <w:rFonts w:eastAsia="MS Mincho"/>
        </w:rPr>
        <w:t>processo</w:t>
      </w:r>
      <w:r>
        <w:rPr>
          <w:rFonts w:eastAsia="MS Mincho"/>
        </w:rPr>
        <w:t>s</w:t>
      </w:r>
      <w:r w:rsidR="006E0A8E">
        <w:rPr>
          <w:rFonts w:eastAsia="MS Mincho"/>
        </w:rPr>
        <w:t xml:space="preserve"> a fim de gerar novas combinações capazes de </w:t>
      </w:r>
      <w:r>
        <w:rPr>
          <w:rFonts w:eastAsia="MS Mincho"/>
        </w:rPr>
        <w:t>promover</w:t>
      </w:r>
      <w:r w:rsidR="006E0A8E">
        <w:rPr>
          <w:rFonts w:eastAsia="MS Mincho"/>
        </w:rPr>
        <w:t xml:space="preserve"> efeitos positivos </w:t>
      </w:r>
      <w:r w:rsidR="00BD6927">
        <w:rPr>
          <w:rFonts w:eastAsia="MS Mincho"/>
        </w:rPr>
        <w:t>para os agentes envolvidos e por consequê</w:t>
      </w:r>
      <w:r w:rsidR="000C0BEC">
        <w:rPr>
          <w:rFonts w:eastAsia="MS Mincho"/>
        </w:rPr>
        <w:t>ncia ao</w:t>
      </w:r>
      <w:r w:rsidR="00BD6927">
        <w:rPr>
          <w:rFonts w:eastAsia="MS Mincho"/>
        </w:rPr>
        <w:t xml:space="preserve"> ambiente econômico</w:t>
      </w:r>
      <w:r w:rsidR="006E0A8E">
        <w:rPr>
          <w:rFonts w:eastAsia="MS Mincho"/>
        </w:rPr>
        <w:t>.</w:t>
      </w:r>
      <w:r w:rsidR="00636E41">
        <w:rPr>
          <w:rFonts w:eastAsia="MS Mincho"/>
        </w:rPr>
        <w:t xml:space="preserve"> Com isso se evidencia a inovação como uma variável multifacetada </w:t>
      </w:r>
      <w:r w:rsidR="00EF78E3">
        <w:rPr>
          <w:rFonts w:eastAsia="MS Mincho"/>
        </w:rPr>
        <w:t>no</w:t>
      </w:r>
      <w:r w:rsidR="00636E41">
        <w:rPr>
          <w:rFonts w:eastAsia="MS Mincho"/>
        </w:rPr>
        <w:t xml:space="preserve"> modelo de desenvolvimento econômico. </w:t>
      </w:r>
    </w:p>
    <w:p w14:paraId="5F234EE8" w14:textId="77777777" w:rsidR="00905592" w:rsidRDefault="00905592" w:rsidP="00905592">
      <w:pPr>
        <w:pStyle w:val="IntenseQuote"/>
      </w:pPr>
      <w:r>
        <w:t xml:space="preserve">Todas as melhorias de maquinaria não foram de forma algumas invenções daqueles que tiveram a oportunidade de usar as máquinas. Muitas melhorias foram introduzidas pelo engenho dos fabricantes das máquinas, quando a fabricação delas se tornou o negócio de um ramo específico. </w:t>
      </w:r>
      <w:sdt>
        <w:sdtPr>
          <w:id w:val="936261736"/>
          <w:citation/>
        </w:sdtPr>
        <w:sdtEndPr/>
        <w:sdtContent>
          <w:r>
            <w:fldChar w:fldCharType="begin"/>
          </w:r>
          <w:r>
            <w:instrText xml:space="preserve">CITATION FRE88 \l 1046 </w:instrText>
          </w:r>
          <w:r>
            <w:fldChar w:fldCharType="separate"/>
          </w:r>
          <w:r w:rsidRPr="00905592">
            <w:rPr>
              <w:noProof/>
            </w:rPr>
            <w:t>(FREEMAN &amp; SOETE, 2008)</w:t>
          </w:r>
          <w:r>
            <w:fldChar w:fldCharType="end"/>
          </w:r>
        </w:sdtContent>
      </w:sdt>
    </w:p>
    <w:p w14:paraId="6896FBE9" w14:textId="2B86D36B" w:rsidR="00905592" w:rsidRDefault="00905592" w:rsidP="00905592">
      <w:pPr>
        <w:rPr>
          <w:rFonts w:eastAsia="MS Mincho"/>
          <w:color w:val="000000"/>
        </w:rPr>
      </w:pPr>
      <w:r>
        <w:rPr>
          <w:color w:val="000000" w:themeColor="text1"/>
        </w:rPr>
        <w:lastRenderedPageBreak/>
        <w:t xml:space="preserve">A evidência da citação acima está na Revolução Industrial ocorrida na Europa, </w:t>
      </w:r>
      <w:r w:rsidRPr="00AC1F67">
        <w:rPr>
          <w:rFonts w:eastAsia="MS Mincho"/>
          <w:color w:val="000000"/>
        </w:rPr>
        <w:t>que desencadeou uma séri</w:t>
      </w:r>
      <w:r>
        <w:rPr>
          <w:rFonts w:eastAsia="MS Mincho"/>
          <w:color w:val="000000"/>
        </w:rPr>
        <w:t>e</w:t>
      </w:r>
      <w:r w:rsidRPr="00AC1F67">
        <w:rPr>
          <w:rFonts w:eastAsia="MS Mincho"/>
          <w:color w:val="000000"/>
        </w:rPr>
        <w:t xml:space="preserve"> de transformações no</w:t>
      </w:r>
      <w:r w:rsidR="00023A16">
        <w:rPr>
          <w:rFonts w:eastAsia="MS Mincho"/>
          <w:color w:val="000000"/>
        </w:rPr>
        <w:t>s</w:t>
      </w:r>
      <w:r w:rsidRPr="00AC1F67">
        <w:rPr>
          <w:rFonts w:eastAsia="MS Mincho"/>
          <w:color w:val="000000"/>
        </w:rPr>
        <w:t xml:space="preserve"> modo</w:t>
      </w:r>
      <w:r w:rsidR="00023A16">
        <w:rPr>
          <w:rFonts w:eastAsia="MS Mincho"/>
          <w:color w:val="000000"/>
        </w:rPr>
        <w:t>s</w:t>
      </w:r>
      <w:r w:rsidRPr="00AC1F67">
        <w:rPr>
          <w:rFonts w:eastAsia="MS Mincho"/>
          <w:color w:val="000000"/>
        </w:rPr>
        <w:t xml:space="preserve"> operante</w:t>
      </w:r>
      <w:r w:rsidR="00023A16">
        <w:rPr>
          <w:rFonts w:eastAsia="MS Mincho"/>
          <w:color w:val="000000"/>
        </w:rPr>
        <w:t>s</w:t>
      </w:r>
      <w:r w:rsidRPr="00AC1F67">
        <w:rPr>
          <w:rFonts w:eastAsia="MS Mincho"/>
          <w:color w:val="000000"/>
        </w:rPr>
        <w:t xml:space="preserve"> social e econômico.</w:t>
      </w:r>
      <w:r w:rsidR="000B34E8" w:rsidRPr="000B34E8">
        <w:rPr>
          <w:rFonts w:eastAsia="MS Mincho"/>
          <w:color w:val="000000"/>
        </w:rPr>
        <w:t xml:space="preserve"> </w:t>
      </w:r>
      <w:r w:rsidR="000B34E8">
        <w:rPr>
          <w:rFonts w:eastAsia="MS Mincho"/>
          <w:color w:val="000000"/>
        </w:rPr>
        <w:t xml:space="preserve">Os elementos inventivos, </w:t>
      </w:r>
      <w:r w:rsidR="00CA6397">
        <w:rPr>
          <w:rFonts w:eastAsia="MS Mincho"/>
          <w:color w:val="000000"/>
        </w:rPr>
        <w:t xml:space="preserve">– </w:t>
      </w:r>
      <w:r w:rsidR="00BD6927">
        <w:rPr>
          <w:rFonts w:eastAsia="MS Mincho"/>
          <w:color w:val="000000"/>
        </w:rPr>
        <w:t>como a máquina à vapor</w:t>
      </w:r>
      <w:r w:rsidR="00CA6397">
        <w:rPr>
          <w:rFonts w:eastAsia="MS Mincho"/>
          <w:color w:val="000000"/>
        </w:rPr>
        <w:t xml:space="preserve"> </w:t>
      </w:r>
      <w:r w:rsidR="000B34E8">
        <w:rPr>
          <w:rFonts w:eastAsia="MS Mincho"/>
          <w:color w:val="000000"/>
        </w:rPr>
        <w:t>que já existia há mais de um século</w:t>
      </w:r>
      <w:r w:rsidR="00CA6397">
        <w:rPr>
          <w:rFonts w:eastAsia="MS Mincho"/>
          <w:color w:val="000000"/>
        </w:rPr>
        <w:t xml:space="preserve"> –</w:t>
      </w:r>
      <w:r w:rsidR="000B34E8">
        <w:rPr>
          <w:rFonts w:eastAsia="MS Mincho"/>
          <w:color w:val="000000"/>
        </w:rPr>
        <w:t xml:space="preserve"> só passaram a se tornar </w:t>
      </w:r>
      <w:proofErr w:type="spellStart"/>
      <w:r w:rsidR="006C519E">
        <w:rPr>
          <w:rFonts w:eastAsia="MS Mincho"/>
          <w:color w:val="000000"/>
        </w:rPr>
        <w:t>derterminantes</w:t>
      </w:r>
      <w:proofErr w:type="spellEnd"/>
      <w:r w:rsidR="000B34E8">
        <w:rPr>
          <w:rFonts w:eastAsia="MS Mincho"/>
          <w:color w:val="000000"/>
        </w:rPr>
        <w:t xml:space="preserve"> quando combinados a outros</w:t>
      </w:r>
      <w:r w:rsidRPr="00AC1F67">
        <w:rPr>
          <w:rFonts w:eastAsia="MS Mincho"/>
          <w:color w:val="000000"/>
        </w:rPr>
        <w:t xml:space="preserve"> componentes</w:t>
      </w:r>
      <w:r w:rsidR="006D0AF0">
        <w:rPr>
          <w:rFonts w:eastAsia="MS Mincho"/>
          <w:color w:val="000000"/>
        </w:rPr>
        <w:t xml:space="preserve"> tecnológicos</w:t>
      </w:r>
      <w:r w:rsidRPr="00AC1F67">
        <w:rPr>
          <w:rFonts w:eastAsia="MS Mincho"/>
          <w:color w:val="000000"/>
        </w:rPr>
        <w:t xml:space="preserve"> tangíveis e intangíveis</w:t>
      </w:r>
      <w:r w:rsidR="000B34E8">
        <w:rPr>
          <w:rFonts w:eastAsia="MS Mincho"/>
          <w:color w:val="000000"/>
        </w:rPr>
        <w:t xml:space="preserve">, </w:t>
      </w:r>
      <w:r w:rsidR="00820B7B">
        <w:rPr>
          <w:rFonts w:eastAsia="MS Mincho"/>
          <w:color w:val="000000"/>
        </w:rPr>
        <w:t>con</w:t>
      </w:r>
      <w:r w:rsidR="00CA6397">
        <w:rPr>
          <w:rFonts w:eastAsia="MS Mincho"/>
          <w:color w:val="000000"/>
        </w:rPr>
        <w:t>figurando a inovação</w:t>
      </w:r>
      <w:r>
        <w:rPr>
          <w:rFonts w:eastAsia="MS Mincho"/>
          <w:color w:val="000000"/>
        </w:rPr>
        <w:t xml:space="preserve">. </w:t>
      </w:r>
    </w:p>
    <w:p w14:paraId="15562EA2" w14:textId="5B9C84D5" w:rsidR="00455FBA" w:rsidRPr="00E07723" w:rsidRDefault="00455FBA" w:rsidP="00905592">
      <w:pPr>
        <w:rPr>
          <w:rFonts w:eastAsia="MS Mincho"/>
          <w:color w:val="000000"/>
        </w:rPr>
      </w:pPr>
      <w:r>
        <w:rPr>
          <w:rFonts w:eastAsia="MS Mincho"/>
          <w:color w:val="000000"/>
        </w:rPr>
        <w:t xml:space="preserve">Nesse sentido </w:t>
      </w:r>
      <w:r w:rsidR="00215BDC">
        <w:rPr>
          <w:rFonts w:eastAsia="MS Mincho"/>
          <w:color w:val="000000"/>
        </w:rPr>
        <w:t xml:space="preserve">o processo que leva a </w:t>
      </w:r>
      <w:r>
        <w:rPr>
          <w:rFonts w:eastAsia="MS Mincho"/>
          <w:color w:val="000000"/>
        </w:rPr>
        <w:t>inovaçã</w:t>
      </w:r>
      <w:r w:rsidR="000631A7">
        <w:rPr>
          <w:rFonts w:eastAsia="MS Mincho"/>
          <w:color w:val="000000"/>
        </w:rPr>
        <w:t xml:space="preserve">o se </w:t>
      </w:r>
      <w:r w:rsidR="00254432">
        <w:rPr>
          <w:rFonts w:eastAsia="MS Mincho"/>
          <w:color w:val="000000"/>
        </w:rPr>
        <w:t>revela como</w:t>
      </w:r>
      <w:r w:rsidR="00281164">
        <w:rPr>
          <w:rFonts w:eastAsia="MS Mincho"/>
          <w:color w:val="000000"/>
        </w:rPr>
        <w:t xml:space="preserve"> resultado do</w:t>
      </w:r>
      <w:r w:rsidR="000631A7">
        <w:rPr>
          <w:rFonts w:eastAsia="MS Mincho"/>
          <w:color w:val="000000"/>
        </w:rPr>
        <w:t xml:space="preserve"> </w:t>
      </w:r>
      <w:r w:rsidR="0035125D">
        <w:rPr>
          <w:rFonts w:eastAsia="MS Mincho"/>
          <w:color w:val="000000"/>
        </w:rPr>
        <w:t>fenômeno</w:t>
      </w:r>
      <w:r w:rsidR="00254432">
        <w:rPr>
          <w:rFonts w:eastAsia="MS Mincho"/>
          <w:color w:val="000000"/>
        </w:rPr>
        <w:t xml:space="preserve"> de aprendizagem</w:t>
      </w:r>
      <w:r w:rsidR="006812D6">
        <w:rPr>
          <w:rFonts w:eastAsia="MS Mincho"/>
          <w:color w:val="000000"/>
        </w:rPr>
        <w:t xml:space="preserve"> </w:t>
      </w:r>
      <w:r w:rsidR="00254432">
        <w:rPr>
          <w:rFonts w:eastAsia="MS Mincho"/>
          <w:color w:val="000000"/>
        </w:rPr>
        <w:t>e conexão de</w:t>
      </w:r>
      <w:r w:rsidR="000631A7">
        <w:rPr>
          <w:rFonts w:eastAsia="MS Mincho"/>
          <w:color w:val="000000"/>
        </w:rPr>
        <w:t xml:space="preserve"> conhecimentos</w:t>
      </w:r>
      <w:r w:rsidR="006812D6">
        <w:rPr>
          <w:rFonts w:eastAsia="MS Mincho"/>
          <w:color w:val="000000"/>
        </w:rPr>
        <w:t xml:space="preserve"> acumulados</w:t>
      </w:r>
      <w:r w:rsidR="00E4067D">
        <w:rPr>
          <w:rFonts w:eastAsia="MS Mincho"/>
          <w:color w:val="000000"/>
        </w:rPr>
        <w:t>,</w:t>
      </w:r>
      <w:r w:rsidR="0035125D">
        <w:rPr>
          <w:rFonts w:eastAsia="MS Mincho"/>
          <w:color w:val="000000"/>
        </w:rPr>
        <w:t xml:space="preserve"> </w:t>
      </w:r>
      <w:r w:rsidR="00CF37C6">
        <w:rPr>
          <w:rFonts w:eastAsia="MS Mincho"/>
          <w:color w:val="000000"/>
        </w:rPr>
        <w:t>ocorrendo de</w:t>
      </w:r>
      <w:r w:rsidR="0035125D">
        <w:rPr>
          <w:rFonts w:eastAsia="MS Mincho"/>
          <w:color w:val="000000"/>
        </w:rPr>
        <w:t xml:space="preserve"> forma</w:t>
      </w:r>
      <w:r w:rsidR="000631A7">
        <w:rPr>
          <w:rFonts w:eastAsia="MS Mincho"/>
          <w:color w:val="000000"/>
        </w:rPr>
        <w:t xml:space="preserve"> unidimensional, através </w:t>
      </w:r>
      <w:r w:rsidR="002A3EF7">
        <w:rPr>
          <w:rFonts w:eastAsia="MS Mincho"/>
          <w:color w:val="000000"/>
        </w:rPr>
        <w:t>da</w:t>
      </w:r>
      <w:r w:rsidR="000631A7">
        <w:rPr>
          <w:rFonts w:eastAsia="MS Mincho"/>
          <w:color w:val="000000"/>
        </w:rPr>
        <w:t xml:space="preserve"> </w:t>
      </w:r>
      <w:r w:rsidR="00210F6B">
        <w:rPr>
          <w:rFonts w:eastAsia="MS Mincho"/>
          <w:color w:val="000000"/>
        </w:rPr>
        <w:t xml:space="preserve">inserção </w:t>
      </w:r>
      <w:r w:rsidR="00254432">
        <w:rPr>
          <w:rFonts w:eastAsia="MS Mincho"/>
          <w:color w:val="000000"/>
        </w:rPr>
        <w:t xml:space="preserve">de novos elementos ou na </w:t>
      </w:r>
      <w:r w:rsidR="00C91FD1">
        <w:rPr>
          <w:rFonts w:eastAsia="MS Mincho"/>
          <w:color w:val="000000"/>
        </w:rPr>
        <w:t>combinação</w:t>
      </w:r>
      <w:r w:rsidR="0035125D">
        <w:rPr>
          <w:rFonts w:eastAsia="MS Mincho"/>
          <w:color w:val="000000"/>
        </w:rPr>
        <w:t xml:space="preserve"> de elementos já</w:t>
      </w:r>
      <w:r w:rsidR="00124775">
        <w:rPr>
          <w:rFonts w:eastAsia="MS Mincho"/>
          <w:color w:val="000000"/>
        </w:rPr>
        <w:t xml:space="preserve"> consolidados configurando novas apresentaçõ</w:t>
      </w:r>
      <w:r w:rsidR="002F546C">
        <w:rPr>
          <w:rFonts w:eastAsia="MS Mincho"/>
          <w:color w:val="000000"/>
        </w:rPr>
        <w:t xml:space="preserve">es que acabam por serem incorporadas no escopo do conhecimento e um processo contínuo e não linear.  </w:t>
      </w:r>
    </w:p>
    <w:p w14:paraId="6E6A80DD" w14:textId="1A11F3CD" w:rsidR="004D138A" w:rsidRPr="00DA6EAF" w:rsidRDefault="004D138A" w:rsidP="004D138A">
      <w:pPr>
        <w:pStyle w:val="IntenseQuote"/>
        <w:rPr>
          <w:vertAlign w:val="subscript"/>
        </w:rPr>
      </w:pPr>
      <w:ins w:id="134" w:author="Microsoft Office User" w:date="2020-05-11T17:45:00Z">
        <w:r w:rsidRPr="00576C6F">
          <w:rPr>
            <w:rStyle w:val="SubtleEmphasis"/>
          </w:rPr>
          <w:t xml:space="preserve">Enquanto o </w:t>
        </w:r>
        <w:proofErr w:type="spellStart"/>
        <w:r w:rsidRPr="00576C6F">
          <w:rPr>
            <w:rStyle w:val="SubtleEmphasis"/>
            <w:i/>
          </w:rPr>
          <w:t>mainstream</w:t>
        </w:r>
        <w:proofErr w:type="spellEnd"/>
        <w:r w:rsidRPr="00576C6F">
          <w:rPr>
            <w:rStyle w:val="SubtleEmphasis"/>
          </w:rPr>
          <w:t xml:space="preserve"> da análise econômica do progresso técnico reprimiu o problema da racionalidade limitada, muitos estudiosos da mudança técnica a reconheceram, ainda </w:t>
        </w:r>
        <w:r>
          <w:rPr>
            <w:rStyle w:val="SubtleEmphasis"/>
          </w:rPr>
          <w:t>que por vezes de forma implícita</w:t>
        </w:r>
        <w:r w:rsidRPr="00576C6F">
          <w:rPr>
            <w:rStyle w:val="SubtleEmphasis"/>
          </w:rPr>
          <w:t xml:space="preserve">. </w:t>
        </w:r>
      </w:ins>
      <w:customXmlInsRangeStart w:id="135" w:author="Microsoft Office User" w:date="2020-05-11T17:45:00Z"/>
      <w:sdt>
        <w:sdtPr>
          <w:rPr>
            <w:rStyle w:val="SubtleEmphasis"/>
          </w:rPr>
          <w:id w:val="-961112812"/>
          <w:citation/>
        </w:sdtPr>
        <w:sdtEndPr>
          <w:rPr>
            <w:rStyle w:val="SubtleEmphasis"/>
          </w:rPr>
        </w:sdtEndPr>
        <w:sdtContent>
          <w:customXmlInsRangeEnd w:id="135"/>
          <w:ins w:id="136" w:author="Microsoft Office User" w:date="2020-05-11T17:45:00Z">
            <w:r w:rsidRPr="00576C6F">
              <w:rPr>
                <w:rStyle w:val="SubtleEmphasis"/>
              </w:rPr>
              <w:fldChar w:fldCharType="begin"/>
            </w:r>
            <w:r w:rsidRPr="00576C6F">
              <w:rPr>
                <w:rStyle w:val="SubtleEmphasis"/>
              </w:rPr>
              <w:instrText xml:space="preserve">CITATION NEL05 \p 69 \l 1046 </w:instrText>
            </w:r>
            <w:r w:rsidRPr="00576C6F">
              <w:rPr>
                <w:rStyle w:val="SubtleEmphasis"/>
              </w:rPr>
              <w:fldChar w:fldCharType="separate"/>
            </w:r>
          </w:ins>
          <w:r w:rsidRPr="004D138A">
            <w:rPr>
              <w:noProof/>
            </w:rPr>
            <w:t>(NELSON, 2005, p. 69)</w:t>
          </w:r>
          <w:ins w:id="137" w:author="Microsoft Office User" w:date="2020-05-11T17:45:00Z">
            <w:r w:rsidRPr="00576C6F">
              <w:rPr>
                <w:rStyle w:val="SubtleEmphasis"/>
              </w:rPr>
              <w:fldChar w:fldCharType="end"/>
            </w:r>
          </w:ins>
          <w:customXmlInsRangeStart w:id="138" w:author="Microsoft Office User" w:date="2020-05-11T17:45:00Z"/>
        </w:sdtContent>
      </w:sdt>
      <w:customXmlInsRangeEnd w:id="138"/>
    </w:p>
    <w:p w14:paraId="43DD6900" w14:textId="77777777" w:rsidR="002326B8" w:rsidRDefault="00B4202F" w:rsidP="002326B8">
      <w:pPr>
        <w:spacing w:before="240"/>
        <w:rPr>
          <w:rFonts w:eastAsia="MS Mincho"/>
        </w:rPr>
      </w:pPr>
      <w:r>
        <w:rPr>
          <w:rFonts w:eastAsia="MS Mincho"/>
        </w:rPr>
        <w:t>Segundo</w:t>
      </w:r>
      <w:r w:rsidR="00D66485">
        <w:rPr>
          <w:rFonts w:eastAsia="MS Mincho"/>
        </w:rPr>
        <w:t xml:space="preserve"> </w:t>
      </w:r>
      <w:r w:rsidR="00D66485" w:rsidRPr="00D66485">
        <w:rPr>
          <w:rFonts w:eastAsia="MS Mincho"/>
          <w:noProof/>
        </w:rPr>
        <w:t>Souto</w:t>
      </w:r>
      <w:r>
        <w:rPr>
          <w:rFonts w:eastAsia="MS Mincho"/>
        </w:rPr>
        <w:t xml:space="preserve"> </w:t>
      </w:r>
      <w:sdt>
        <w:sdtPr>
          <w:rPr>
            <w:rFonts w:eastAsia="MS Mincho"/>
          </w:rPr>
          <w:id w:val="-134028810"/>
          <w:citation/>
        </w:sdtPr>
        <w:sdtEndPr/>
        <w:sdtContent>
          <w:r w:rsidR="00D66485">
            <w:rPr>
              <w:rFonts w:eastAsia="MS Mincho"/>
            </w:rPr>
            <w:fldChar w:fldCharType="begin"/>
          </w:r>
          <w:r w:rsidR="00D66485">
            <w:rPr>
              <w:rFonts w:eastAsia="MS Mincho"/>
            </w:rPr>
            <w:instrText xml:space="preserve">CITATION SOU14 \p 29-30 \n  \l 1046 </w:instrText>
          </w:r>
          <w:r w:rsidR="00D66485">
            <w:rPr>
              <w:rFonts w:eastAsia="MS Mincho"/>
            </w:rPr>
            <w:fldChar w:fldCharType="separate"/>
          </w:r>
          <w:r w:rsidR="00D66485" w:rsidRPr="00D66485">
            <w:rPr>
              <w:rFonts w:eastAsia="MS Mincho"/>
              <w:noProof/>
            </w:rPr>
            <w:t>(2014, pp. 29-30)</w:t>
          </w:r>
          <w:r w:rsidR="00D66485">
            <w:rPr>
              <w:rFonts w:eastAsia="MS Mincho"/>
            </w:rPr>
            <w:fldChar w:fldCharType="end"/>
          </w:r>
        </w:sdtContent>
      </w:sdt>
      <w:r w:rsidR="00D66485">
        <w:rPr>
          <w:rFonts w:eastAsia="MS Mincho"/>
        </w:rPr>
        <w:t>, as inovações</w:t>
      </w:r>
      <w:r w:rsidR="00D429C0">
        <w:rPr>
          <w:rFonts w:eastAsia="MS Mincho"/>
        </w:rPr>
        <w:t xml:space="preserve"> [tecnológicas]</w:t>
      </w:r>
      <w:r w:rsidR="00D66485">
        <w:rPr>
          <w:rFonts w:eastAsia="MS Mincho"/>
        </w:rPr>
        <w:t xml:space="preserve"> caracterizadas como um ‘corpo de conhecimento’ podem ser estruturadas em duas dimensões, uma individual que </w:t>
      </w:r>
      <w:r w:rsidR="000F74AE">
        <w:rPr>
          <w:rFonts w:eastAsia="MS Mincho"/>
        </w:rPr>
        <w:t xml:space="preserve">se caracteriza </w:t>
      </w:r>
      <w:r w:rsidR="00D66485">
        <w:rPr>
          <w:rFonts w:eastAsia="MS Mincho"/>
        </w:rPr>
        <w:t>nas ações dos agentes microeconômicos em torno das firmas e mercados</w:t>
      </w:r>
      <w:r w:rsidR="000F74AE">
        <w:rPr>
          <w:rFonts w:eastAsia="MS Mincho"/>
        </w:rPr>
        <w:t xml:space="preserve">, </w:t>
      </w:r>
      <w:r w:rsidR="00D66485">
        <w:rPr>
          <w:rFonts w:eastAsia="MS Mincho"/>
        </w:rPr>
        <w:t>seus processos e rotinas, e uma sistêmica, sendo o resultado das ações dos agentes econô</w:t>
      </w:r>
      <w:r w:rsidR="00312B13">
        <w:rPr>
          <w:rFonts w:eastAsia="MS Mincho"/>
        </w:rPr>
        <w:t>m</w:t>
      </w:r>
      <w:r w:rsidR="00EC3469">
        <w:rPr>
          <w:rFonts w:eastAsia="MS Mincho"/>
        </w:rPr>
        <w:t xml:space="preserve">icos e institucionais, formando, </w:t>
      </w:r>
      <w:r w:rsidR="00312B13">
        <w:rPr>
          <w:rFonts w:eastAsia="MS Mincho"/>
        </w:rPr>
        <w:t>o que a autora menciona</w:t>
      </w:r>
      <w:r w:rsidR="00EC3469">
        <w:rPr>
          <w:rFonts w:eastAsia="MS Mincho"/>
        </w:rPr>
        <w:t>,</w:t>
      </w:r>
      <w:r w:rsidR="00312B13">
        <w:rPr>
          <w:rFonts w:eastAsia="MS Mincho"/>
        </w:rPr>
        <w:t xml:space="preserve"> </w:t>
      </w:r>
      <w:r w:rsidR="00EC3469">
        <w:rPr>
          <w:rFonts w:eastAsia="MS Mincho"/>
        </w:rPr>
        <w:t xml:space="preserve">um </w:t>
      </w:r>
      <w:r w:rsidR="00312B13">
        <w:rPr>
          <w:rFonts w:eastAsia="MS Mincho"/>
        </w:rPr>
        <w:t>sistema nacional de inovaçã</w:t>
      </w:r>
      <w:r w:rsidR="009B4F1C">
        <w:rPr>
          <w:rFonts w:eastAsia="MS Mincho"/>
        </w:rPr>
        <w:t>o.</w:t>
      </w:r>
    </w:p>
    <w:p w14:paraId="524FC6D3" w14:textId="4ABA6955" w:rsidR="00BA121C" w:rsidRDefault="00FF48CF" w:rsidP="00B44E99">
      <w:pPr>
        <w:spacing w:before="240"/>
        <w:rPr>
          <w:rFonts w:eastAsia="MS Mincho"/>
        </w:rPr>
      </w:pPr>
      <w:r>
        <w:rPr>
          <w:rFonts w:eastAsia="MS Mincho"/>
        </w:rPr>
        <w:t xml:space="preserve">Na </w:t>
      </w:r>
      <w:r w:rsidR="00B44E99">
        <w:rPr>
          <w:rFonts w:eastAsia="MS Mincho"/>
        </w:rPr>
        <w:t xml:space="preserve">mesma </w:t>
      </w:r>
      <w:r>
        <w:rPr>
          <w:rFonts w:eastAsia="MS Mincho"/>
        </w:rPr>
        <w:t xml:space="preserve">perspectiva apresentada por </w:t>
      </w:r>
      <w:r w:rsidRPr="00D66485">
        <w:rPr>
          <w:rFonts w:eastAsia="MS Mincho"/>
          <w:noProof/>
        </w:rPr>
        <w:t>Souto</w:t>
      </w:r>
      <w:r>
        <w:rPr>
          <w:rFonts w:eastAsia="MS Mincho"/>
        </w:rPr>
        <w:t xml:space="preserve"> </w:t>
      </w:r>
      <w:sdt>
        <w:sdtPr>
          <w:rPr>
            <w:rFonts w:eastAsia="MS Mincho"/>
          </w:rPr>
          <w:id w:val="1586041571"/>
          <w:citation/>
        </w:sdtPr>
        <w:sdtEndPr/>
        <w:sdtContent>
          <w:r>
            <w:rPr>
              <w:rFonts w:eastAsia="MS Mincho"/>
            </w:rPr>
            <w:fldChar w:fldCharType="begin"/>
          </w:r>
          <w:r>
            <w:rPr>
              <w:rFonts w:eastAsia="MS Mincho"/>
            </w:rPr>
            <w:instrText xml:space="preserve">CITATION SOU14 \p 29-30 \n  \l 1046 </w:instrText>
          </w:r>
          <w:r>
            <w:rPr>
              <w:rFonts w:eastAsia="MS Mincho"/>
            </w:rPr>
            <w:fldChar w:fldCharType="separate"/>
          </w:r>
          <w:r w:rsidRPr="00FF48CF">
            <w:rPr>
              <w:rFonts w:eastAsia="MS Mincho"/>
              <w:noProof/>
            </w:rPr>
            <w:t>(2014, pp. 29-30)</w:t>
          </w:r>
          <w:r>
            <w:rPr>
              <w:rFonts w:eastAsia="MS Mincho"/>
            </w:rPr>
            <w:fldChar w:fldCharType="end"/>
          </w:r>
        </w:sdtContent>
      </w:sdt>
      <w:r>
        <w:rPr>
          <w:rFonts w:eastAsia="MS Mincho"/>
        </w:rPr>
        <w:t>, este estudo compreende a inovação como o resultado efetivo</w:t>
      </w:r>
      <w:r w:rsidR="00B44E99">
        <w:rPr>
          <w:rFonts w:eastAsia="MS Mincho"/>
        </w:rPr>
        <w:t xml:space="preserve"> de novas ofertas</w:t>
      </w:r>
      <w:r>
        <w:rPr>
          <w:rFonts w:eastAsia="MS Mincho"/>
        </w:rPr>
        <w:t xml:space="preserve"> oriundo do corpo de conhecimento</w:t>
      </w:r>
      <w:r w:rsidR="00B44E99">
        <w:rPr>
          <w:rFonts w:eastAsia="MS Mincho"/>
        </w:rPr>
        <w:t xml:space="preserve"> tecnológico acumulado, fruto da interação e interesses dos agentes econômicos em maximizar se</w:t>
      </w:r>
      <w:r w:rsidR="006A246E">
        <w:rPr>
          <w:rFonts w:eastAsia="MS Mincho"/>
        </w:rPr>
        <w:t>u</w:t>
      </w:r>
      <w:r w:rsidR="00B44E99">
        <w:rPr>
          <w:rFonts w:eastAsia="MS Mincho"/>
        </w:rPr>
        <w:t xml:space="preserve"> bem</w:t>
      </w:r>
      <w:r w:rsidR="006A246E">
        <w:rPr>
          <w:rFonts w:eastAsia="MS Mincho"/>
        </w:rPr>
        <w:t>-</w:t>
      </w:r>
      <w:r w:rsidR="00B44E99">
        <w:rPr>
          <w:rFonts w:eastAsia="MS Mincho"/>
        </w:rPr>
        <w:t xml:space="preserve">estar. Podendo ser observadas de forma transversal </w:t>
      </w:r>
      <w:r w:rsidR="00724A7C">
        <w:rPr>
          <w:rFonts w:eastAsia="MS Mincho"/>
        </w:rPr>
        <w:t>n</w:t>
      </w:r>
      <w:r w:rsidR="00B44E99">
        <w:rPr>
          <w:rFonts w:eastAsia="MS Mincho"/>
        </w:rPr>
        <w:t>os mercados nas perspectivas microeconômica e macroeconômica</w:t>
      </w:r>
      <w:r w:rsidR="00FD4C9A">
        <w:rPr>
          <w:rFonts w:eastAsia="MS Mincho"/>
        </w:rPr>
        <w:t>.</w:t>
      </w:r>
    </w:p>
    <w:p w14:paraId="7FCBDBC1" w14:textId="0A921B3F" w:rsidR="00FD4C9A" w:rsidRDefault="00FD4C9A" w:rsidP="00B44E99">
      <w:pPr>
        <w:spacing w:before="240"/>
        <w:rPr>
          <w:rFonts w:eastAsia="MS Mincho"/>
        </w:rPr>
      </w:pPr>
      <w:r>
        <w:rPr>
          <w:rFonts w:eastAsia="MS Mincho"/>
        </w:rPr>
        <w:t>O acréscimo no bem-estar dos agentes econômicos se evidencia como</w:t>
      </w:r>
      <w:r w:rsidR="00C95298">
        <w:rPr>
          <w:rFonts w:eastAsia="MS Mincho"/>
        </w:rPr>
        <w:t xml:space="preserve"> </w:t>
      </w:r>
      <w:r w:rsidR="00A556A6">
        <w:rPr>
          <w:rFonts w:eastAsia="MS Mincho"/>
        </w:rPr>
        <w:t>variável</w:t>
      </w:r>
      <w:r w:rsidR="004227D5">
        <w:rPr>
          <w:rFonts w:eastAsia="MS Mincho"/>
        </w:rPr>
        <w:t xml:space="preserve"> </w:t>
      </w:r>
      <w:r w:rsidR="00A556A6">
        <w:rPr>
          <w:rFonts w:eastAsia="MS Mincho"/>
        </w:rPr>
        <w:t xml:space="preserve">componente </w:t>
      </w:r>
      <w:r w:rsidR="00C95298">
        <w:rPr>
          <w:rFonts w:eastAsia="MS Mincho"/>
        </w:rPr>
        <w:t xml:space="preserve">influente do </w:t>
      </w:r>
      <w:r w:rsidR="00A556A6">
        <w:rPr>
          <w:rFonts w:eastAsia="MS Mincho"/>
        </w:rPr>
        <w:t>fator</w:t>
      </w:r>
      <w:r w:rsidR="000B7995">
        <w:rPr>
          <w:rFonts w:eastAsia="MS Mincho"/>
        </w:rPr>
        <w:t xml:space="preserve"> </w:t>
      </w:r>
      <w:r w:rsidR="00A556A6">
        <w:rPr>
          <w:rFonts w:eastAsia="MS Mincho"/>
        </w:rPr>
        <w:t>de</w:t>
      </w:r>
      <w:r w:rsidR="000B7995">
        <w:rPr>
          <w:rFonts w:eastAsia="MS Mincho"/>
        </w:rPr>
        <w:t xml:space="preserve"> inovação.</w:t>
      </w:r>
      <w:r w:rsidR="00582E64">
        <w:rPr>
          <w:rFonts w:eastAsia="MS Mincho"/>
        </w:rPr>
        <w:t xml:space="preserve"> Pode ser avaliada em termos individuais</w:t>
      </w:r>
      <w:r w:rsidR="00BE0865">
        <w:rPr>
          <w:rFonts w:eastAsia="MS Mincho"/>
        </w:rPr>
        <w:t>,</w:t>
      </w:r>
      <w:r w:rsidR="00582E64">
        <w:rPr>
          <w:rFonts w:eastAsia="MS Mincho"/>
        </w:rPr>
        <w:t xml:space="preserve"> ocorrendo por meio das interações</w:t>
      </w:r>
      <w:r w:rsidR="00BE0865">
        <w:rPr>
          <w:rFonts w:eastAsia="MS Mincho"/>
        </w:rPr>
        <w:t xml:space="preserve"> entre os agentes e mercado</w:t>
      </w:r>
      <w:r w:rsidR="00582E64">
        <w:rPr>
          <w:rFonts w:eastAsia="MS Mincho"/>
        </w:rPr>
        <w:t xml:space="preserve"> </w:t>
      </w:r>
      <w:r w:rsidR="00F1419E">
        <w:rPr>
          <w:rFonts w:eastAsia="MS Mincho"/>
        </w:rPr>
        <w:t xml:space="preserve">de forma coletiva por meio </w:t>
      </w:r>
      <w:r w:rsidR="00235545">
        <w:rPr>
          <w:rFonts w:eastAsia="MS Mincho"/>
        </w:rPr>
        <w:t xml:space="preserve">de planos e projetos nacionais, considerando o ganho de bem-estar de forma geral e a promoção de desenvolvimento econômico sustentável. </w:t>
      </w:r>
      <w:r w:rsidR="00BE0865">
        <w:rPr>
          <w:rFonts w:eastAsia="MS Mincho"/>
        </w:rPr>
        <w:t xml:space="preserve"> </w:t>
      </w:r>
    </w:p>
    <w:p w14:paraId="17726F9E" w14:textId="3906ABFC" w:rsidR="003A20BC" w:rsidRDefault="003A20BC" w:rsidP="00B44E99">
      <w:pPr>
        <w:spacing w:before="240"/>
        <w:rPr>
          <w:rFonts w:eastAsia="MS Mincho"/>
        </w:rPr>
      </w:pPr>
      <w:r>
        <w:rPr>
          <w:rFonts w:eastAsia="MS Mincho"/>
        </w:rPr>
        <w:t>Nesse sentido o nível d</w:t>
      </w:r>
      <w:r w:rsidR="00FD15E4">
        <w:rPr>
          <w:rFonts w:eastAsia="MS Mincho"/>
        </w:rPr>
        <w:t>as</w:t>
      </w:r>
      <w:r>
        <w:rPr>
          <w:rFonts w:eastAsia="MS Mincho"/>
        </w:rPr>
        <w:t xml:space="preserve"> interações econômicas</w:t>
      </w:r>
      <w:r w:rsidR="00CF268F">
        <w:rPr>
          <w:rFonts w:eastAsia="MS Mincho"/>
        </w:rPr>
        <w:t xml:space="preserve"> entre os agentes</w:t>
      </w:r>
      <w:r>
        <w:rPr>
          <w:rFonts w:eastAsia="MS Mincho"/>
        </w:rPr>
        <w:t xml:space="preserve"> </w:t>
      </w:r>
      <w:r w:rsidR="00CF268F">
        <w:rPr>
          <w:rFonts w:eastAsia="MS Mincho"/>
        </w:rPr>
        <w:t xml:space="preserve">se apresenta como </w:t>
      </w:r>
      <w:r w:rsidR="00EF627A">
        <w:rPr>
          <w:rFonts w:eastAsia="MS Mincho"/>
        </w:rPr>
        <w:t>uma</w:t>
      </w:r>
      <w:r w:rsidR="00C95298">
        <w:rPr>
          <w:rFonts w:eastAsia="MS Mincho"/>
        </w:rPr>
        <w:t xml:space="preserve"> outra</w:t>
      </w:r>
      <w:r w:rsidR="00EF627A">
        <w:rPr>
          <w:rFonts w:eastAsia="MS Mincho"/>
        </w:rPr>
        <w:t xml:space="preserve"> variável</w:t>
      </w:r>
      <w:r w:rsidR="00CF268F">
        <w:rPr>
          <w:rFonts w:eastAsia="MS Mincho"/>
        </w:rPr>
        <w:t xml:space="preserve"> </w:t>
      </w:r>
      <w:r w:rsidR="00C95298">
        <w:rPr>
          <w:rFonts w:eastAsia="MS Mincho"/>
        </w:rPr>
        <w:t xml:space="preserve">que exerce efeitos no fator </w:t>
      </w:r>
      <w:r w:rsidR="0014662B">
        <w:rPr>
          <w:rFonts w:eastAsia="MS Mincho"/>
        </w:rPr>
        <w:t xml:space="preserve">inovação. </w:t>
      </w:r>
      <w:r w:rsidR="00EF627A">
        <w:rPr>
          <w:rFonts w:eastAsia="MS Mincho"/>
        </w:rPr>
        <w:t>Entende-se por interações econô</w:t>
      </w:r>
      <w:r w:rsidR="00C95298">
        <w:rPr>
          <w:rFonts w:eastAsia="MS Mincho"/>
        </w:rPr>
        <w:t xml:space="preserve">micas as atividades de ofertantes e demandantes em torno de conhecimento a cerca de preferencias, </w:t>
      </w:r>
      <w:r w:rsidR="00C95298">
        <w:rPr>
          <w:rFonts w:eastAsia="MS Mincho"/>
        </w:rPr>
        <w:lastRenderedPageBreak/>
        <w:t>comportamento, qualidade, quantidade e nível de preço relacionados com o</w:t>
      </w:r>
      <w:r w:rsidR="00C3646B">
        <w:rPr>
          <w:rFonts w:eastAsia="MS Mincho"/>
        </w:rPr>
        <w:t>s</w:t>
      </w:r>
      <w:r w:rsidR="00C95298">
        <w:rPr>
          <w:rFonts w:eastAsia="MS Mincho"/>
        </w:rPr>
        <w:t xml:space="preserve"> bens e serviços</w:t>
      </w:r>
      <w:r w:rsidR="00084D4D">
        <w:rPr>
          <w:rFonts w:eastAsia="MS Mincho"/>
        </w:rPr>
        <w:t>, guardando relação com a di</w:t>
      </w:r>
      <w:r w:rsidR="009F70F3">
        <w:rPr>
          <w:rFonts w:eastAsia="MS Mincho"/>
        </w:rPr>
        <w:t>fusão d</w:t>
      </w:r>
      <w:r w:rsidR="00C0052C">
        <w:rPr>
          <w:rFonts w:eastAsia="MS Mincho"/>
        </w:rPr>
        <w:t>a</w:t>
      </w:r>
      <w:r w:rsidR="009F70F3">
        <w:rPr>
          <w:rFonts w:eastAsia="MS Mincho"/>
        </w:rPr>
        <w:t>s inovações</w:t>
      </w:r>
      <w:r w:rsidR="00084D4D">
        <w:rPr>
          <w:rFonts w:eastAsia="MS Mincho"/>
        </w:rPr>
        <w:t xml:space="preserve">. </w:t>
      </w:r>
    </w:p>
    <w:p w14:paraId="4363EBD8" w14:textId="09789D12" w:rsidR="000D360D" w:rsidRDefault="00B84C2A" w:rsidP="002326B8">
      <w:pPr>
        <w:spacing w:before="240"/>
        <w:rPr>
          <w:rFonts w:eastAsia="MS Mincho"/>
        </w:rPr>
      </w:pPr>
      <w:r>
        <w:rPr>
          <w:rFonts w:eastAsia="MS Mincho"/>
        </w:rPr>
        <w:t>O fluxo de informações é outra variável importante</w:t>
      </w:r>
      <w:r w:rsidR="005E05AE">
        <w:rPr>
          <w:rFonts w:eastAsia="MS Mincho"/>
        </w:rPr>
        <w:t xml:space="preserve">. É </w:t>
      </w:r>
      <w:r>
        <w:rPr>
          <w:rFonts w:eastAsia="MS Mincho"/>
        </w:rPr>
        <w:t xml:space="preserve"> </w:t>
      </w:r>
      <w:r w:rsidR="006E5878">
        <w:rPr>
          <w:rFonts w:eastAsia="MS Mincho"/>
        </w:rPr>
        <w:t>denotada</w:t>
      </w:r>
      <w:r w:rsidR="003C12D1">
        <w:rPr>
          <w:rFonts w:eastAsia="MS Mincho"/>
        </w:rPr>
        <w:t xml:space="preserve"> </w:t>
      </w:r>
      <w:r w:rsidR="00477312">
        <w:rPr>
          <w:rFonts w:eastAsia="MS Mincho"/>
        </w:rPr>
        <w:t xml:space="preserve">por </w:t>
      </w:r>
      <w:r w:rsidR="00EA2C68" w:rsidRPr="00D66485">
        <w:rPr>
          <w:rFonts w:eastAsia="MS Mincho"/>
          <w:noProof/>
        </w:rPr>
        <w:t>Souto</w:t>
      </w:r>
      <w:r w:rsidR="00EA2C68">
        <w:rPr>
          <w:rFonts w:eastAsia="MS Mincho"/>
        </w:rPr>
        <w:t xml:space="preserve"> </w:t>
      </w:r>
      <w:sdt>
        <w:sdtPr>
          <w:rPr>
            <w:rFonts w:eastAsia="MS Mincho"/>
          </w:rPr>
          <w:id w:val="-1921014607"/>
          <w:citation/>
        </w:sdtPr>
        <w:sdtEndPr/>
        <w:sdtContent>
          <w:r w:rsidR="00EA2C68">
            <w:rPr>
              <w:rFonts w:eastAsia="MS Mincho"/>
            </w:rPr>
            <w:fldChar w:fldCharType="begin"/>
          </w:r>
          <w:r w:rsidR="00EA2C68">
            <w:rPr>
              <w:rFonts w:eastAsia="MS Mincho"/>
            </w:rPr>
            <w:instrText xml:space="preserve">CITATION SOU14 \p 29-30 \n  \l 1046 </w:instrText>
          </w:r>
          <w:r w:rsidR="00EA2C68">
            <w:rPr>
              <w:rFonts w:eastAsia="MS Mincho"/>
            </w:rPr>
            <w:fldChar w:fldCharType="separate"/>
          </w:r>
          <w:r w:rsidR="00EA2C68" w:rsidRPr="00EA2C68">
            <w:rPr>
              <w:rFonts w:eastAsia="MS Mincho"/>
              <w:noProof/>
            </w:rPr>
            <w:t>(2014, pp. 29-30)</w:t>
          </w:r>
          <w:r w:rsidR="00EA2C68">
            <w:rPr>
              <w:rFonts w:eastAsia="MS Mincho"/>
            </w:rPr>
            <w:fldChar w:fldCharType="end"/>
          </w:r>
        </w:sdtContent>
      </w:sdt>
      <w:r>
        <w:rPr>
          <w:rFonts w:eastAsia="MS Mincho"/>
        </w:rPr>
        <w:t>,</w:t>
      </w:r>
      <w:r w:rsidR="00EA2C68">
        <w:rPr>
          <w:rFonts w:eastAsia="MS Mincho"/>
        </w:rPr>
        <w:t xml:space="preserve"> </w:t>
      </w:r>
      <w:r w:rsidR="009B3085">
        <w:rPr>
          <w:rFonts w:eastAsia="MS Mincho"/>
        </w:rPr>
        <w:t>demonstrando que</w:t>
      </w:r>
      <w:r w:rsidR="005E05AE">
        <w:rPr>
          <w:rFonts w:eastAsia="MS Mincho"/>
        </w:rPr>
        <w:t xml:space="preserve"> </w:t>
      </w:r>
      <w:r w:rsidR="009B3085">
        <w:rPr>
          <w:rFonts w:eastAsia="MS Mincho"/>
        </w:rPr>
        <w:t>ocorr</w:t>
      </w:r>
      <w:r w:rsidR="004657A4">
        <w:rPr>
          <w:rFonts w:eastAsia="MS Mincho"/>
        </w:rPr>
        <w:t>e</w:t>
      </w:r>
      <w:r w:rsidR="009B3085">
        <w:rPr>
          <w:rFonts w:eastAsia="MS Mincho"/>
        </w:rPr>
        <w:t xml:space="preserve"> </w:t>
      </w:r>
      <w:r w:rsidR="00484C23">
        <w:rPr>
          <w:rFonts w:eastAsia="MS Mincho"/>
        </w:rPr>
        <w:t xml:space="preserve">em forma de fluxo circular contínuo </w:t>
      </w:r>
      <w:r w:rsidR="00C96F2B">
        <w:rPr>
          <w:rFonts w:eastAsia="MS Mincho"/>
        </w:rPr>
        <w:t>entre os agentes</w:t>
      </w:r>
      <w:r w:rsidR="0043640E">
        <w:rPr>
          <w:rFonts w:eastAsia="MS Mincho"/>
        </w:rPr>
        <w:t xml:space="preserve"> </w:t>
      </w:r>
      <w:r w:rsidR="00C96F2B">
        <w:rPr>
          <w:rFonts w:eastAsia="MS Mincho"/>
        </w:rPr>
        <w:t>em todas as etapas</w:t>
      </w:r>
      <w:r w:rsidR="00A554D3">
        <w:rPr>
          <w:rFonts w:eastAsia="MS Mincho"/>
        </w:rPr>
        <w:t xml:space="preserve"> dos processos</w:t>
      </w:r>
      <w:r w:rsidR="00B42DF6">
        <w:rPr>
          <w:rFonts w:eastAsia="MS Mincho"/>
        </w:rPr>
        <w:t>,</w:t>
      </w:r>
      <w:r w:rsidR="00705C8F">
        <w:rPr>
          <w:rFonts w:eastAsia="MS Mincho"/>
        </w:rPr>
        <w:t xml:space="preserve"> principalmente </w:t>
      </w:r>
      <w:r w:rsidR="001913DC">
        <w:rPr>
          <w:rFonts w:eastAsia="MS Mincho"/>
        </w:rPr>
        <w:t>na</w:t>
      </w:r>
      <w:r w:rsidR="00E170D1">
        <w:rPr>
          <w:rFonts w:eastAsia="MS Mincho"/>
        </w:rPr>
        <w:t xml:space="preserve"> </w:t>
      </w:r>
      <w:r w:rsidR="00705C8F">
        <w:rPr>
          <w:rFonts w:eastAsia="MS Mincho"/>
        </w:rPr>
        <w:t>disseminação</w:t>
      </w:r>
      <w:r w:rsidR="00A554D3">
        <w:rPr>
          <w:rFonts w:eastAsia="MS Mincho"/>
        </w:rPr>
        <w:t xml:space="preserve">, </w:t>
      </w:r>
      <w:r w:rsidR="00587C47">
        <w:rPr>
          <w:rFonts w:eastAsia="MS Mincho"/>
        </w:rPr>
        <w:t>pautado pela diversidade e um certo nível de aleatoriedade</w:t>
      </w:r>
      <w:r w:rsidR="00A554D3">
        <w:rPr>
          <w:rFonts w:eastAsia="MS Mincho"/>
        </w:rPr>
        <w:t>, se tornando componente fundamenta</w:t>
      </w:r>
      <w:r w:rsidR="00C023D5">
        <w:rPr>
          <w:rFonts w:eastAsia="MS Mincho"/>
        </w:rPr>
        <w:t>l</w:t>
      </w:r>
      <w:r>
        <w:rPr>
          <w:rFonts w:eastAsia="MS Mincho"/>
        </w:rPr>
        <w:t xml:space="preserve"> para o avanço das inovações</w:t>
      </w:r>
      <w:r w:rsidR="001507D3">
        <w:rPr>
          <w:rFonts w:eastAsia="MS Mincho"/>
        </w:rPr>
        <w:t xml:space="preserve"> e</w:t>
      </w:r>
      <w:r w:rsidR="00FC30DE">
        <w:rPr>
          <w:rFonts w:eastAsia="MS Mincho"/>
        </w:rPr>
        <w:t xml:space="preserve"> </w:t>
      </w:r>
      <w:r w:rsidR="00AB6CD5">
        <w:rPr>
          <w:rFonts w:eastAsia="MS Mincho"/>
        </w:rPr>
        <w:t>guardando</w:t>
      </w:r>
      <w:r w:rsidR="00FC30DE">
        <w:rPr>
          <w:rFonts w:eastAsia="MS Mincho"/>
        </w:rPr>
        <w:t xml:space="preserve"> relação direta com ac</w:t>
      </w:r>
      <w:r w:rsidR="002E7800">
        <w:rPr>
          <w:rFonts w:eastAsia="MS Mincho"/>
        </w:rPr>
        <w:t>ú</w:t>
      </w:r>
      <w:r w:rsidR="00E170D1">
        <w:rPr>
          <w:rFonts w:eastAsia="MS Mincho"/>
        </w:rPr>
        <w:t xml:space="preserve">mulo </w:t>
      </w:r>
      <w:r w:rsidR="00E9483F">
        <w:rPr>
          <w:rFonts w:eastAsia="MS Mincho"/>
        </w:rPr>
        <w:t xml:space="preserve">e </w:t>
      </w:r>
      <w:r w:rsidR="00E170D1">
        <w:rPr>
          <w:rFonts w:eastAsia="MS Mincho"/>
        </w:rPr>
        <w:t xml:space="preserve">aprimoramento de </w:t>
      </w:r>
      <w:r w:rsidR="00FC30DE">
        <w:rPr>
          <w:rFonts w:eastAsia="MS Mincho"/>
        </w:rPr>
        <w:t>conhecimento</w:t>
      </w:r>
      <w:r>
        <w:rPr>
          <w:rFonts w:eastAsia="MS Mincho"/>
        </w:rPr>
        <w:t xml:space="preserve"> e reduçã</w:t>
      </w:r>
      <w:r w:rsidR="00705C8F">
        <w:rPr>
          <w:rFonts w:eastAsia="MS Mincho"/>
        </w:rPr>
        <w:t>o das incertezas</w:t>
      </w:r>
      <w:r w:rsidR="004F2F63">
        <w:rPr>
          <w:rFonts w:eastAsia="MS Mincho"/>
        </w:rPr>
        <w:t>.</w:t>
      </w:r>
    </w:p>
    <w:p w14:paraId="51CFDC34" w14:textId="0040E48A" w:rsidR="002A5926" w:rsidRDefault="009C6269" w:rsidP="00291F4A">
      <w:pPr>
        <w:spacing w:before="240"/>
        <w:rPr>
          <w:rFonts w:eastAsia="MS Mincho"/>
        </w:rPr>
      </w:pPr>
      <w:r>
        <w:rPr>
          <w:rFonts w:eastAsia="MS Mincho"/>
        </w:rPr>
        <w:t xml:space="preserve">O fluxo circular interativo de informações </w:t>
      </w:r>
      <w:r w:rsidR="00FD3695">
        <w:rPr>
          <w:rFonts w:eastAsia="MS Mincho"/>
        </w:rPr>
        <w:t xml:space="preserve">assume papel central no processo de inovação, </w:t>
      </w:r>
      <w:r w:rsidR="009C056E">
        <w:rPr>
          <w:rFonts w:eastAsia="MS Mincho"/>
        </w:rPr>
        <w:t>onde</w:t>
      </w:r>
      <w:r w:rsidR="00FD3695">
        <w:rPr>
          <w:rFonts w:eastAsia="MS Mincho"/>
        </w:rPr>
        <w:t xml:space="preserve"> o arcabouço de conhecimento prévio </w:t>
      </w:r>
      <w:r w:rsidR="009C056E">
        <w:rPr>
          <w:rFonts w:eastAsia="MS Mincho"/>
        </w:rPr>
        <w:t>serve c</w:t>
      </w:r>
      <w:r w:rsidR="00470D24">
        <w:rPr>
          <w:rFonts w:eastAsia="MS Mincho"/>
        </w:rPr>
        <w:t>o</w:t>
      </w:r>
      <w:r w:rsidR="009C056E">
        <w:rPr>
          <w:rFonts w:eastAsia="MS Mincho"/>
        </w:rPr>
        <w:t>mo</w:t>
      </w:r>
      <w:r w:rsidR="00FD3695">
        <w:rPr>
          <w:rFonts w:eastAsia="MS Mincho"/>
        </w:rPr>
        <w:t xml:space="preserve"> parâmetro no processo de aprendizagem</w:t>
      </w:r>
      <w:r w:rsidR="003B45CB">
        <w:rPr>
          <w:rFonts w:eastAsia="MS Mincho"/>
        </w:rPr>
        <w:t>,</w:t>
      </w:r>
      <w:r w:rsidR="00FD3695">
        <w:rPr>
          <w:rFonts w:eastAsia="MS Mincho"/>
        </w:rPr>
        <w:t xml:space="preserve"> que finda por gerar novas informações que são inseridas no e</w:t>
      </w:r>
      <w:r w:rsidR="0056735C">
        <w:rPr>
          <w:rFonts w:eastAsia="MS Mincho"/>
        </w:rPr>
        <w:t xml:space="preserve">stoque de conhecimento, </w:t>
      </w:r>
      <w:r w:rsidR="003B45CB">
        <w:rPr>
          <w:rFonts w:eastAsia="MS Mincho"/>
        </w:rPr>
        <w:t>produzindo</w:t>
      </w:r>
      <w:r w:rsidR="0056735C">
        <w:rPr>
          <w:rFonts w:eastAsia="MS Mincho"/>
        </w:rPr>
        <w:t xml:space="preserve"> inovações</w:t>
      </w:r>
      <w:r w:rsidR="008D7ADB">
        <w:rPr>
          <w:rFonts w:eastAsia="MS Mincho"/>
        </w:rPr>
        <w:t>.</w:t>
      </w:r>
      <w:r w:rsidR="00026EEB">
        <w:rPr>
          <w:rFonts w:eastAsia="MS Mincho"/>
        </w:rPr>
        <w:t xml:space="preserve"> </w:t>
      </w:r>
      <w:r w:rsidR="00947827">
        <w:rPr>
          <w:rFonts w:eastAsia="MS Mincho"/>
        </w:rPr>
        <w:t xml:space="preserve">Nesse sentido </w:t>
      </w:r>
      <w:r w:rsidR="00167297">
        <w:rPr>
          <w:rFonts w:eastAsia="MS Mincho"/>
        </w:rPr>
        <w:t>o processo econômico da inovação é orientado para a produção e acúmulo de informação, ocorrendo de forma dinâmica e interativa entre os agentes.</w:t>
      </w:r>
      <w:r w:rsidR="00546FBA">
        <w:rPr>
          <w:rFonts w:eastAsia="MS Mincho"/>
        </w:rPr>
        <w:t xml:space="preserve"> </w:t>
      </w:r>
    </w:p>
    <w:p w14:paraId="0F940AA4" w14:textId="5E0EFCA4" w:rsidR="0032353C" w:rsidRDefault="005A7854" w:rsidP="000E0F54">
      <w:pPr>
        <w:spacing w:before="240"/>
        <w:rPr>
          <w:color w:val="000000" w:themeColor="text1"/>
        </w:rPr>
      </w:pPr>
      <w:r w:rsidRPr="00892E6D">
        <w:rPr>
          <w:color w:val="000000" w:themeColor="text1"/>
        </w:rPr>
        <w:t xml:space="preserve">A importância do conhecimento prévio é destacado por Freeman e </w:t>
      </w:r>
      <w:proofErr w:type="spellStart"/>
      <w:r w:rsidRPr="00892E6D">
        <w:rPr>
          <w:color w:val="000000" w:themeColor="text1"/>
        </w:rPr>
        <w:t>Soete</w:t>
      </w:r>
      <w:proofErr w:type="spellEnd"/>
      <w:r w:rsidRPr="00892E6D">
        <w:rPr>
          <w:color w:val="000000" w:themeColor="text1"/>
        </w:rPr>
        <w:t xml:space="preserve"> </w:t>
      </w:r>
      <w:sdt>
        <w:sdtPr>
          <w:rPr>
            <w:color w:val="000000" w:themeColor="text1"/>
          </w:rPr>
          <w:id w:val="-1575429783"/>
          <w:citation/>
        </w:sdtPr>
        <w:sdtEndPr/>
        <w:sdtContent>
          <w:r w:rsidRPr="00892E6D">
            <w:rPr>
              <w:color w:val="000000" w:themeColor="text1"/>
            </w:rPr>
            <w:fldChar w:fldCharType="begin"/>
          </w:r>
          <w:r w:rsidRPr="00892E6D">
            <w:rPr>
              <w:color w:val="000000" w:themeColor="text1"/>
            </w:rPr>
            <w:instrText xml:space="preserve">CITATION FRE88 \n  \l 1046 </w:instrText>
          </w:r>
          <w:r w:rsidRPr="00892E6D">
            <w:rPr>
              <w:color w:val="000000" w:themeColor="text1"/>
            </w:rPr>
            <w:fldChar w:fldCharType="separate"/>
          </w:r>
          <w:r w:rsidRPr="00892E6D">
            <w:rPr>
              <w:noProof/>
              <w:color w:val="000000" w:themeColor="text1"/>
            </w:rPr>
            <w:t>(2008)</w:t>
          </w:r>
          <w:r w:rsidRPr="00892E6D">
            <w:rPr>
              <w:color w:val="000000" w:themeColor="text1"/>
            </w:rPr>
            <w:fldChar w:fldCharType="end"/>
          </w:r>
        </w:sdtContent>
      </w:sdt>
      <w:r w:rsidRPr="00892E6D">
        <w:rPr>
          <w:color w:val="000000" w:themeColor="text1"/>
        </w:rPr>
        <w:t xml:space="preserve">, em que são fundamentais para o processo de aprendizagem e produção de novo conhecimento. Em Arrow </w:t>
      </w:r>
      <w:r w:rsidR="00892E6D" w:rsidRPr="00892E6D">
        <w:rPr>
          <w:i/>
          <w:color w:val="000000" w:themeColor="text1"/>
        </w:rPr>
        <w:t>apud</w:t>
      </w:r>
      <w:r w:rsidR="00892E6D" w:rsidRPr="00892E6D">
        <w:rPr>
          <w:color w:val="000000" w:themeColor="text1"/>
        </w:rPr>
        <w:t xml:space="preserve"> Souto </w:t>
      </w:r>
      <w:sdt>
        <w:sdtPr>
          <w:rPr>
            <w:color w:val="000000" w:themeColor="text1"/>
          </w:rPr>
          <w:id w:val="308293705"/>
          <w:citation/>
        </w:sdtPr>
        <w:sdtEndPr/>
        <w:sdtContent>
          <w:r w:rsidR="00892E6D" w:rsidRPr="00892E6D">
            <w:rPr>
              <w:color w:val="000000" w:themeColor="text1"/>
            </w:rPr>
            <w:fldChar w:fldCharType="begin"/>
          </w:r>
          <w:r w:rsidR="00892E6D" w:rsidRPr="00892E6D">
            <w:rPr>
              <w:color w:val="000000" w:themeColor="text1"/>
            </w:rPr>
            <w:instrText xml:space="preserve">CITATION SOU14 \n  \l 1046 </w:instrText>
          </w:r>
          <w:r w:rsidR="00892E6D" w:rsidRPr="00892E6D">
            <w:rPr>
              <w:color w:val="000000" w:themeColor="text1"/>
            </w:rPr>
            <w:fldChar w:fldCharType="separate"/>
          </w:r>
          <w:r w:rsidR="00892E6D" w:rsidRPr="00892E6D">
            <w:rPr>
              <w:noProof/>
              <w:color w:val="000000" w:themeColor="text1"/>
            </w:rPr>
            <w:t>(2014)</w:t>
          </w:r>
          <w:r w:rsidR="00892E6D" w:rsidRPr="00892E6D">
            <w:rPr>
              <w:color w:val="000000" w:themeColor="text1"/>
            </w:rPr>
            <w:fldChar w:fldCharType="end"/>
          </w:r>
        </w:sdtContent>
      </w:sdt>
      <w:r w:rsidR="00892E6D" w:rsidRPr="00892E6D">
        <w:rPr>
          <w:color w:val="000000" w:themeColor="text1"/>
        </w:rPr>
        <w:t xml:space="preserve"> </w:t>
      </w:r>
      <w:r w:rsidR="0090274B" w:rsidRPr="00892E6D">
        <w:rPr>
          <w:color w:val="000000" w:themeColor="text1"/>
        </w:rPr>
        <w:t xml:space="preserve"> </w:t>
      </w:r>
      <w:r w:rsidR="00E97640" w:rsidRPr="00892E6D">
        <w:rPr>
          <w:color w:val="000000" w:themeColor="text1"/>
        </w:rPr>
        <w:t>é evidenciada</w:t>
      </w:r>
      <w:r w:rsidR="00A72A85" w:rsidRPr="00892E6D">
        <w:rPr>
          <w:color w:val="000000" w:themeColor="text1"/>
        </w:rPr>
        <w:t>,</w:t>
      </w:r>
      <w:r w:rsidR="00114B12" w:rsidRPr="00892E6D">
        <w:rPr>
          <w:color w:val="000000" w:themeColor="text1"/>
        </w:rPr>
        <w:t xml:space="preserve"> dentro do processo econômico da inovação, </w:t>
      </w:r>
      <w:r w:rsidR="006901CD" w:rsidRPr="00892E6D">
        <w:rPr>
          <w:color w:val="000000" w:themeColor="text1"/>
        </w:rPr>
        <w:t xml:space="preserve">o papel central da </w:t>
      </w:r>
      <w:r w:rsidR="00114B12" w:rsidRPr="00892E6D">
        <w:rPr>
          <w:color w:val="000000" w:themeColor="text1"/>
        </w:rPr>
        <w:t xml:space="preserve">produção de informação, </w:t>
      </w:r>
      <w:r w:rsidR="006901CD" w:rsidRPr="00892E6D">
        <w:rPr>
          <w:color w:val="000000" w:themeColor="text1"/>
        </w:rPr>
        <w:t xml:space="preserve">ocorrendo em forma circular e potencializada </w:t>
      </w:r>
      <w:r w:rsidR="00135976" w:rsidRPr="00892E6D">
        <w:rPr>
          <w:color w:val="000000" w:themeColor="text1"/>
        </w:rPr>
        <w:t xml:space="preserve">fator </w:t>
      </w:r>
      <w:r w:rsidR="007B5601" w:rsidRPr="00892E6D">
        <w:rPr>
          <w:color w:val="000000" w:themeColor="text1"/>
        </w:rPr>
        <w:t xml:space="preserve">da </w:t>
      </w:r>
      <w:r w:rsidR="006901CD" w:rsidRPr="00892E6D">
        <w:rPr>
          <w:color w:val="000000" w:themeColor="text1"/>
        </w:rPr>
        <w:t>interaçã</w:t>
      </w:r>
      <w:r w:rsidR="00C93E20" w:rsidRPr="00892E6D">
        <w:rPr>
          <w:color w:val="000000" w:themeColor="text1"/>
        </w:rPr>
        <w:t>o entre os agentes</w:t>
      </w:r>
      <w:r w:rsidR="00892E6D" w:rsidRPr="00892E6D">
        <w:rPr>
          <w:color w:val="000000" w:themeColor="text1"/>
        </w:rPr>
        <w:t>.</w:t>
      </w:r>
    </w:p>
    <w:p w14:paraId="6A988222" w14:textId="26F57FE8" w:rsidR="00690755" w:rsidRDefault="0032353C" w:rsidP="00075E55">
      <w:pPr>
        <w:spacing w:before="240"/>
        <w:rPr>
          <w:color w:val="000000" w:themeColor="text1"/>
        </w:rPr>
      </w:pPr>
      <w:r w:rsidRPr="00892E6D">
        <w:rPr>
          <w:color w:val="000000" w:themeColor="text1"/>
        </w:rPr>
        <w:t xml:space="preserve">O fator interação </w:t>
      </w:r>
      <w:r w:rsidR="00CC66D1" w:rsidRPr="00892E6D">
        <w:rPr>
          <w:color w:val="000000" w:themeColor="text1"/>
        </w:rPr>
        <w:t>exerce influência</w:t>
      </w:r>
      <w:r w:rsidR="00C93E20" w:rsidRPr="00892E6D">
        <w:rPr>
          <w:color w:val="000000" w:themeColor="text1"/>
        </w:rPr>
        <w:t xml:space="preserve"> </w:t>
      </w:r>
      <w:r w:rsidR="00F55909" w:rsidRPr="00892E6D">
        <w:rPr>
          <w:color w:val="000000" w:themeColor="text1"/>
        </w:rPr>
        <w:t>no</w:t>
      </w:r>
      <w:r w:rsidR="00C93E20" w:rsidRPr="00892E6D">
        <w:rPr>
          <w:color w:val="000000" w:themeColor="text1"/>
        </w:rPr>
        <w:t xml:space="preserve"> nível de qualidade e quantidade </w:t>
      </w:r>
      <w:r w:rsidR="00F55909" w:rsidRPr="00892E6D">
        <w:rPr>
          <w:color w:val="000000" w:themeColor="text1"/>
        </w:rPr>
        <w:t>no fluxo circular</w:t>
      </w:r>
      <w:r w:rsidR="00C93E20" w:rsidRPr="00892E6D">
        <w:rPr>
          <w:color w:val="000000" w:themeColor="text1"/>
        </w:rPr>
        <w:t xml:space="preserve"> informações</w:t>
      </w:r>
      <w:r w:rsidR="00F55909" w:rsidRPr="00892E6D">
        <w:rPr>
          <w:color w:val="000000" w:themeColor="text1"/>
        </w:rPr>
        <w:t>,</w:t>
      </w:r>
      <w:r w:rsidR="00CC66D1" w:rsidRPr="00892E6D">
        <w:rPr>
          <w:color w:val="000000" w:themeColor="text1"/>
        </w:rPr>
        <w:t xml:space="preserve"> </w:t>
      </w:r>
      <w:r w:rsidR="00F55909" w:rsidRPr="00892E6D">
        <w:rPr>
          <w:color w:val="000000" w:themeColor="text1"/>
        </w:rPr>
        <w:t>estando</w:t>
      </w:r>
      <w:r w:rsidR="00380446" w:rsidRPr="00892E6D">
        <w:rPr>
          <w:color w:val="000000" w:themeColor="text1"/>
        </w:rPr>
        <w:t xml:space="preserve"> </w:t>
      </w:r>
      <w:r w:rsidRPr="00892E6D">
        <w:rPr>
          <w:color w:val="000000" w:themeColor="text1"/>
        </w:rPr>
        <w:t>associada</w:t>
      </w:r>
      <w:r w:rsidR="00380446" w:rsidRPr="00892E6D">
        <w:rPr>
          <w:color w:val="000000" w:themeColor="text1"/>
        </w:rPr>
        <w:t xml:space="preserve"> </w:t>
      </w:r>
      <w:r w:rsidR="00F55909" w:rsidRPr="00892E6D">
        <w:rPr>
          <w:color w:val="000000" w:themeColor="text1"/>
        </w:rPr>
        <w:t>ao</w:t>
      </w:r>
      <w:r w:rsidR="00380446" w:rsidRPr="00892E6D">
        <w:rPr>
          <w:color w:val="000000" w:themeColor="text1"/>
        </w:rPr>
        <w:t xml:space="preserve"> </w:t>
      </w:r>
      <w:r w:rsidR="00B035D9" w:rsidRPr="00892E6D">
        <w:rPr>
          <w:color w:val="000000" w:themeColor="text1"/>
        </w:rPr>
        <w:t>grau</w:t>
      </w:r>
      <w:r w:rsidR="00380446" w:rsidRPr="00892E6D">
        <w:rPr>
          <w:color w:val="000000" w:themeColor="text1"/>
        </w:rPr>
        <w:t xml:space="preserve"> </w:t>
      </w:r>
      <w:r w:rsidR="00B035D9" w:rsidRPr="00892E6D">
        <w:rPr>
          <w:color w:val="000000" w:themeColor="text1"/>
        </w:rPr>
        <w:t>dos</w:t>
      </w:r>
      <w:r w:rsidR="00380446" w:rsidRPr="00892E6D">
        <w:rPr>
          <w:color w:val="000000" w:themeColor="text1"/>
        </w:rPr>
        <w:t xml:space="preserve"> arranjos entre os agentes e instituiçõ</w:t>
      </w:r>
      <w:r w:rsidR="00346401" w:rsidRPr="00892E6D">
        <w:rPr>
          <w:color w:val="000000" w:themeColor="text1"/>
        </w:rPr>
        <w:t>es.</w:t>
      </w:r>
      <w:r w:rsidR="00B035D9" w:rsidRPr="00892E6D">
        <w:rPr>
          <w:color w:val="000000" w:themeColor="text1"/>
        </w:rPr>
        <w:t xml:space="preserve"> Quanto mais elevado</w:t>
      </w:r>
      <w:r w:rsidR="001F0ED4" w:rsidRPr="00892E6D">
        <w:rPr>
          <w:color w:val="000000" w:themeColor="text1"/>
        </w:rPr>
        <w:t xml:space="preserve">, maiores </w:t>
      </w:r>
      <w:r w:rsidR="00F55909" w:rsidRPr="00892E6D">
        <w:rPr>
          <w:color w:val="000000" w:themeColor="text1"/>
        </w:rPr>
        <w:t>serão</w:t>
      </w:r>
      <w:r w:rsidR="001F0ED4" w:rsidRPr="00892E6D">
        <w:rPr>
          <w:color w:val="000000" w:themeColor="text1"/>
        </w:rPr>
        <w:t xml:space="preserve"> </w:t>
      </w:r>
      <w:r w:rsidR="00F55909" w:rsidRPr="00892E6D">
        <w:rPr>
          <w:color w:val="000000" w:themeColor="text1"/>
        </w:rPr>
        <w:t xml:space="preserve">os </w:t>
      </w:r>
      <w:r w:rsidR="001F0ED4" w:rsidRPr="00892E6D">
        <w:rPr>
          <w:color w:val="000000" w:themeColor="text1"/>
        </w:rPr>
        <w:t xml:space="preserve">níveis, possibilitando aprendizagem e geração de conhecimento </w:t>
      </w:r>
      <w:r w:rsidR="00F55909" w:rsidRPr="00892E6D">
        <w:rPr>
          <w:color w:val="000000" w:themeColor="text1"/>
        </w:rPr>
        <w:t>mais elevados do que a níveis menores</w:t>
      </w:r>
      <w:r w:rsidR="001F0ED4" w:rsidRPr="00892E6D">
        <w:rPr>
          <w:color w:val="000000" w:themeColor="text1"/>
        </w:rPr>
        <w:t xml:space="preserve">, </w:t>
      </w:r>
      <w:r w:rsidR="004552C7" w:rsidRPr="00892E6D">
        <w:rPr>
          <w:color w:val="000000" w:themeColor="text1"/>
        </w:rPr>
        <w:t>favorecendo a geração de novas combinações e conhecimentos</w:t>
      </w:r>
      <w:r w:rsidR="007F2DEA" w:rsidRPr="00892E6D">
        <w:rPr>
          <w:color w:val="000000" w:themeColor="text1"/>
        </w:rPr>
        <w:t xml:space="preserve"> e consequentemente uma observação de inovações emergindo desse fluxo</w:t>
      </w:r>
      <w:r w:rsidR="004552C7" w:rsidRPr="00892E6D">
        <w:rPr>
          <w:color w:val="000000" w:themeColor="text1"/>
        </w:rPr>
        <w:t xml:space="preserve">. </w:t>
      </w:r>
      <w:sdt>
        <w:sdtPr>
          <w:rPr>
            <w:color w:val="000000" w:themeColor="text1"/>
          </w:rPr>
          <w:id w:val="835811225"/>
          <w:citation/>
        </w:sdtPr>
        <w:sdtEndPr/>
        <w:sdtContent>
          <w:r w:rsidR="00892E6D" w:rsidRPr="00892E6D">
            <w:rPr>
              <w:color w:val="000000" w:themeColor="text1"/>
            </w:rPr>
            <w:fldChar w:fldCharType="begin"/>
          </w:r>
          <w:r w:rsidR="00892E6D" w:rsidRPr="00892E6D">
            <w:rPr>
              <w:color w:val="000000" w:themeColor="text1"/>
            </w:rPr>
            <w:instrText xml:space="preserve"> CITATION SOU14 \l 1046 </w:instrText>
          </w:r>
          <w:r w:rsidR="00892E6D" w:rsidRPr="00892E6D">
            <w:rPr>
              <w:color w:val="000000" w:themeColor="text1"/>
            </w:rPr>
            <w:fldChar w:fldCharType="separate"/>
          </w:r>
          <w:r w:rsidR="00892E6D" w:rsidRPr="00892E6D">
            <w:rPr>
              <w:noProof/>
              <w:color w:val="000000" w:themeColor="text1"/>
            </w:rPr>
            <w:t>(SOUTO, 2014)</w:t>
          </w:r>
          <w:r w:rsidR="00892E6D" w:rsidRPr="00892E6D">
            <w:rPr>
              <w:color w:val="000000" w:themeColor="text1"/>
            </w:rPr>
            <w:fldChar w:fldCharType="end"/>
          </w:r>
        </w:sdtContent>
      </w:sdt>
    </w:p>
    <w:p w14:paraId="01C2AF0F" w14:textId="2005A880" w:rsidR="00EF0B0B" w:rsidRPr="00EF0B0B" w:rsidRDefault="00EF0B0B" w:rsidP="00EF0B0B">
      <w:pPr>
        <w:pStyle w:val="IntenseQuote"/>
        <w:rPr>
          <w:rFonts w:ascii="Times" w:hAnsi="Times" w:cs="Times"/>
        </w:rPr>
      </w:pPr>
      <w:r w:rsidRPr="0041508E">
        <w:t xml:space="preserve">Portanto, pode-se definir inovação como um processo que envolve conhecimento e aprendizado, viabilizados pela interação entre diversos tipos de agentes e pelo fluxo de informação.  </w:t>
      </w:r>
      <w:sdt>
        <w:sdtPr>
          <w:rPr>
            <w:rFonts w:eastAsia="MS Mincho"/>
          </w:rPr>
          <w:id w:val="2033454144"/>
          <w:citation/>
        </w:sdtPr>
        <w:sdtEndPr/>
        <w:sdtContent>
          <w:r w:rsidRPr="0041508E">
            <w:rPr>
              <w:rFonts w:eastAsia="MS Mincho"/>
            </w:rPr>
            <w:fldChar w:fldCharType="begin"/>
          </w:r>
          <w:r w:rsidRPr="0041508E">
            <w:rPr>
              <w:rFonts w:eastAsia="MS Mincho"/>
            </w:rPr>
            <w:instrText xml:space="preserve">CITATION SOU14 \p 34 \l 1046 </w:instrText>
          </w:r>
          <w:r w:rsidRPr="0041508E">
            <w:rPr>
              <w:rFonts w:eastAsia="MS Mincho"/>
            </w:rPr>
            <w:fldChar w:fldCharType="separate"/>
          </w:r>
          <w:r w:rsidRPr="00EF0B0B">
            <w:rPr>
              <w:rFonts w:eastAsia="MS Mincho"/>
              <w:noProof/>
            </w:rPr>
            <w:t>(SOUTO, 2014, p. 34)</w:t>
          </w:r>
          <w:r w:rsidRPr="0041508E">
            <w:rPr>
              <w:rFonts w:eastAsia="MS Mincho"/>
            </w:rPr>
            <w:fldChar w:fldCharType="end"/>
          </w:r>
        </w:sdtContent>
      </w:sdt>
    </w:p>
    <w:p w14:paraId="131CE4FB" w14:textId="77777777" w:rsidR="00622CC4" w:rsidRDefault="008651E9" w:rsidP="008651E9">
      <w:pPr>
        <w:spacing w:before="240"/>
        <w:rPr>
          <w:rFonts w:eastAsia="MS Mincho"/>
        </w:rPr>
      </w:pPr>
      <w:r>
        <w:rPr>
          <w:rFonts w:eastAsia="MS Mincho"/>
        </w:rPr>
        <w:t>Nesse sentido o fluxo de informações em torno do nível de interação relacionado com o estoque de conhecimento será considerado outr</w:t>
      </w:r>
      <w:r w:rsidR="0059574D">
        <w:rPr>
          <w:rFonts w:eastAsia="MS Mincho"/>
        </w:rPr>
        <w:t xml:space="preserve">a variável componente do fator </w:t>
      </w:r>
      <w:r>
        <w:rPr>
          <w:rFonts w:eastAsia="MS Mincho"/>
        </w:rPr>
        <w:t>inovação no modelo de desenvolvimento econômico.</w:t>
      </w:r>
      <w:r w:rsidR="00173176">
        <w:rPr>
          <w:rFonts w:eastAsia="MS Mincho"/>
        </w:rPr>
        <w:t xml:space="preserve"> </w:t>
      </w:r>
      <w:r w:rsidR="0059574D">
        <w:rPr>
          <w:rFonts w:eastAsia="MS Mincho"/>
        </w:rPr>
        <w:t xml:space="preserve">Essa exerce um papel central pois atua em todas as fases do processo de inovação – invenção, inovação e difusão –, de forma circular e transversal. </w:t>
      </w:r>
    </w:p>
    <w:p w14:paraId="65352154" w14:textId="02CF29A9" w:rsidR="008651E9" w:rsidRDefault="00622CC4" w:rsidP="008651E9">
      <w:pPr>
        <w:spacing w:before="240"/>
        <w:rPr>
          <w:rFonts w:eastAsia="MS Mincho"/>
        </w:rPr>
      </w:pPr>
      <w:r>
        <w:rPr>
          <w:rFonts w:eastAsia="MS Mincho"/>
        </w:rPr>
        <w:lastRenderedPageBreak/>
        <w:t xml:space="preserve">A centralidade da variável </w:t>
      </w:r>
      <w:r w:rsidR="00155E0C">
        <w:rPr>
          <w:rFonts w:eastAsia="MS Mincho"/>
        </w:rPr>
        <w:t xml:space="preserve">de </w:t>
      </w:r>
      <w:r>
        <w:rPr>
          <w:rFonts w:eastAsia="MS Mincho"/>
        </w:rPr>
        <w:t xml:space="preserve">informações </w:t>
      </w:r>
      <w:r w:rsidR="0059574D">
        <w:rPr>
          <w:rFonts w:eastAsia="MS Mincho"/>
        </w:rPr>
        <w:t xml:space="preserve">acumuladas </w:t>
      </w:r>
      <w:r>
        <w:rPr>
          <w:rFonts w:eastAsia="MS Mincho"/>
        </w:rPr>
        <w:t xml:space="preserve">se evidencia uma vez que atua em todos os níveis observáveis do processo de inovação, como na fase de pesquisa, desenvolvimento e produção </w:t>
      </w:r>
      <w:r w:rsidR="0023088F">
        <w:rPr>
          <w:rFonts w:eastAsia="MS Mincho"/>
        </w:rPr>
        <w:t xml:space="preserve">e difusão, </w:t>
      </w:r>
      <w:r>
        <w:rPr>
          <w:rFonts w:eastAsia="MS Mincho"/>
        </w:rPr>
        <w:t>em torno de aspectos científicos, técnicos, produtivos e empresariais</w:t>
      </w:r>
      <w:r w:rsidR="0023088F">
        <w:rPr>
          <w:rFonts w:eastAsia="MS Mincho"/>
        </w:rPr>
        <w:t xml:space="preserve"> e distributivos</w:t>
      </w:r>
      <w:r>
        <w:rPr>
          <w:rFonts w:eastAsia="MS Mincho"/>
        </w:rPr>
        <w:t xml:space="preserve">. </w:t>
      </w:r>
      <w:r w:rsidR="009D131D">
        <w:rPr>
          <w:rFonts w:eastAsia="MS Mincho"/>
        </w:rPr>
        <w:t>A interação de informações ocorre em forma de fluxo, dinâmica e transversal entre os agentes econô</w:t>
      </w:r>
      <w:r w:rsidR="00A43E0C">
        <w:rPr>
          <w:rFonts w:eastAsia="MS Mincho"/>
        </w:rPr>
        <w:t>micos, mercados e instituiçõ</w:t>
      </w:r>
      <w:r w:rsidR="00155E0C">
        <w:rPr>
          <w:rFonts w:eastAsia="MS Mincho"/>
        </w:rPr>
        <w:t>es.</w:t>
      </w:r>
    </w:p>
    <w:p w14:paraId="67607C83" w14:textId="28BE155C" w:rsidR="001B28F1" w:rsidRPr="001B28F1" w:rsidRDefault="001B28F1" w:rsidP="001B28F1">
      <w:pPr>
        <w:pStyle w:val="IntenseQuote"/>
      </w:pPr>
      <w:r>
        <w:rPr>
          <w:rFonts w:eastAsia="MS Mincho"/>
        </w:rPr>
        <w:t>A difusão se torna fator determinante no processo de inovação, atuando na efetivação da inovação, retroalimentando o processo de aprendizagem e acúmulo do corpo de conhecimento, na forma de fluxo circular contínuo, permitindo que surjam novas combinações e adições. Portanto a difusão atua na modificação da taxa de mudança técnica, impactando significativamente o crescimento econômico.</w:t>
      </w:r>
      <w:r w:rsidRPr="0087307B">
        <w:t xml:space="preserve"> </w:t>
      </w:r>
      <w:r>
        <w:t xml:space="preserve">Entre todos, são os economistas que menos podem ignorar as inovações, uma condição essencial para o progresso econômico, e um elemento crítico na luta concorrencial das empresas e das nações. </w:t>
      </w:r>
      <w:sdt>
        <w:sdtPr>
          <w:id w:val="1070776010"/>
          <w:citation/>
        </w:sdtPr>
        <w:sdtEndPr/>
        <w:sdtContent>
          <w:r>
            <w:fldChar w:fldCharType="begin"/>
          </w:r>
          <w:r>
            <w:instrText xml:space="preserve"> CITATION FRE88 \l 1046 </w:instrText>
          </w:r>
          <w:r>
            <w:fldChar w:fldCharType="separate"/>
          </w:r>
          <w:r w:rsidRPr="001B28F1">
            <w:rPr>
              <w:noProof/>
            </w:rPr>
            <w:t>(FREEMAN &amp; SOETE, 2008)</w:t>
          </w:r>
          <w:r>
            <w:fldChar w:fldCharType="end"/>
          </w:r>
        </w:sdtContent>
      </w:sdt>
    </w:p>
    <w:p w14:paraId="681C2049" w14:textId="45987C2E" w:rsidR="00155E0C" w:rsidRPr="00892E6D" w:rsidRDefault="00155E0C" w:rsidP="008651E9">
      <w:pPr>
        <w:spacing w:before="240"/>
        <w:rPr>
          <w:color w:val="000000" w:themeColor="text1"/>
        </w:rPr>
      </w:pPr>
      <w:r>
        <w:rPr>
          <w:rFonts w:eastAsia="MS Mincho"/>
        </w:rPr>
        <w:t>A variável informaçã</w:t>
      </w:r>
      <w:r w:rsidR="00A01B75">
        <w:rPr>
          <w:rFonts w:eastAsia="MS Mincho"/>
        </w:rPr>
        <w:t xml:space="preserve">o </w:t>
      </w:r>
      <w:r>
        <w:rPr>
          <w:rFonts w:eastAsia="MS Mincho"/>
        </w:rPr>
        <w:t xml:space="preserve">será abordada neste estudo </w:t>
      </w:r>
      <w:r w:rsidR="00A01B75">
        <w:rPr>
          <w:rFonts w:eastAsia="MS Mincho"/>
        </w:rPr>
        <w:t>dentro do conceito de assimetria de informações</w:t>
      </w:r>
      <w:r w:rsidR="00BE04AE">
        <w:rPr>
          <w:rFonts w:eastAsia="MS Mincho"/>
        </w:rPr>
        <w:t>,</w:t>
      </w:r>
      <w:r w:rsidR="007653A6">
        <w:rPr>
          <w:rFonts w:eastAsia="MS Mincho"/>
        </w:rPr>
        <w:t xml:space="preserve"> da </w:t>
      </w:r>
      <w:r w:rsidR="00BE04AE">
        <w:rPr>
          <w:rFonts w:eastAsia="MS Mincho"/>
        </w:rPr>
        <w:t>T</w:t>
      </w:r>
      <w:r w:rsidR="007653A6">
        <w:rPr>
          <w:rFonts w:eastAsia="MS Mincho"/>
        </w:rPr>
        <w:t xml:space="preserve">eoria de </w:t>
      </w:r>
      <w:r w:rsidR="003920F9">
        <w:rPr>
          <w:rFonts w:eastAsia="MS Mincho"/>
        </w:rPr>
        <w:t>F</w:t>
      </w:r>
      <w:r w:rsidR="007653A6">
        <w:rPr>
          <w:rFonts w:eastAsia="MS Mincho"/>
        </w:rPr>
        <w:t xml:space="preserve">alhas de </w:t>
      </w:r>
      <w:r w:rsidR="003920F9">
        <w:rPr>
          <w:rFonts w:eastAsia="MS Mincho"/>
        </w:rPr>
        <w:t>M</w:t>
      </w:r>
      <w:r w:rsidR="007653A6">
        <w:rPr>
          <w:rFonts w:eastAsia="MS Mincho"/>
        </w:rPr>
        <w:t>ercado.</w:t>
      </w:r>
      <w:r w:rsidR="003920F9">
        <w:rPr>
          <w:rFonts w:eastAsia="MS Mincho"/>
        </w:rPr>
        <w:t xml:space="preserve"> Nesse sentido quando maior o nível de assimetria das informações em torno </w:t>
      </w:r>
      <w:r w:rsidR="00F80942">
        <w:rPr>
          <w:rFonts w:eastAsia="MS Mincho"/>
        </w:rPr>
        <w:t>dos componentes do processo de inovação, mas lentos se tornam as etapas da inovação.</w:t>
      </w:r>
      <w:r w:rsidR="002646B9">
        <w:rPr>
          <w:rFonts w:eastAsia="MS Mincho"/>
        </w:rPr>
        <w:t xml:space="preserve"> Em u</w:t>
      </w:r>
      <w:r w:rsidR="002B25A9">
        <w:rPr>
          <w:rFonts w:eastAsia="MS Mincho"/>
        </w:rPr>
        <w:t>m dos aspectos determinantes que envolvem a assimetria de informação está relacionado com o custo de oportunidade das inovações.</w:t>
      </w:r>
      <w:r w:rsidR="00F80942">
        <w:rPr>
          <w:rFonts w:eastAsia="MS Mincho"/>
        </w:rPr>
        <w:t xml:space="preserve">  </w:t>
      </w:r>
    </w:p>
    <w:p w14:paraId="63925194" w14:textId="6CCCCEA5" w:rsidR="0087307B" w:rsidRDefault="00315FF6" w:rsidP="0087307B">
      <w:pPr>
        <w:pStyle w:val="NoSpacing"/>
        <w:rPr>
          <w:rFonts w:eastAsia="MS Mincho"/>
        </w:rPr>
      </w:pPr>
      <w:r>
        <w:rPr>
          <w:rFonts w:eastAsia="MS Mincho"/>
        </w:rPr>
        <w:t>De acordo</w:t>
      </w:r>
      <w:ins w:id="139" w:author="Microsoft Office User" w:date="2020-05-11T11:52:00Z">
        <w:r>
          <w:rPr>
            <w:rFonts w:eastAsia="MS Mincho"/>
          </w:rPr>
          <w:t xml:space="preserve"> Freeman e </w:t>
        </w:r>
        <w:proofErr w:type="spellStart"/>
        <w:r>
          <w:rPr>
            <w:rFonts w:eastAsia="MS Mincho"/>
          </w:rPr>
          <w:t>Soete</w:t>
        </w:r>
      </w:ins>
      <w:proofErr w:type="spellEnd"/>
      <w:r>
        <w:rPr>
          <w:rFonts w:eastAsia="MS Mincho"/>
        </w:rPr>
        <w:t xml:space="preserve"> </w:t>
      </w:r>
      <w:sdt>
        <w:sdtPr>
          <w:rPr>
            <w:rFonts w:eastAsia="MS Mincho"/>
          </w:rPr>
          <w:id w:val="214859160"/>
          <w:citation/>
        </w:sdtPr>
        <w:sdtEndPr/>
        <w:sdtContent>
          <w:r>
            <w:rPr>
              <w:rFonts w:eastAsia="MS Mincho"/>
            </w:rPr>
            <w:fldChar w:fldCharType="begin"/>
          </w:r>
          <w:r>
            <w:rPr>
              <w:rFonts w:eastAsia="MS Mincho"/>
            </w:rPr>
            <w:instrText xml:space="preserve">CITATION FRE88 \n  \l 1046 </w:instrText>
          </w:r>
          <w:r>
            <w:rPr>
              <w:rFonts w:eastAsia="MS Mincho"/>
            </w:rPr>
            <w:fldChar w:fldCharType="separate"/>
          </w:r>
          <w:r w:rsidRPr="00315FF6">
            <w:rPr>
              <w:rFonts w:eastAsia="MS Mincho"/>
              <w:noProof/>
            </w:rPr>
            <w:t>(2008)</w:t>
          </w:r>
          <w:r>
            <w:rPr>
              <w:rFonts w:eastAsia="MS Mincho"/>
            </w:rPr>
            <w:fldChar w:fldCharType="end"/>
          </w:r>
        </w:sdtContent>
      </w:sdt>
      <w:r>
        <w:rPr>
          <w:rFonts w:eastAsia="MS Mincho"/>
        </w:rPr>
        <w:t xml:space="preserve">, </w:t>
      </w:r>
      <w:ins w:id="140" w:author="Microsoft Office User" w:date="2020-05-11T11:42:00Z">
        <w:r>
          <w:rPr>
            <w:rFonts w:eastAsia="MS Mincho"/>
          </w:rPr>
          <w:t>o</w:t>
        </w:r>
      </w:ins>
      <w:ins w:id="141" w:author="Microsoft Office User" w:date="2020-05-11T17:56:00Z">
        <w:r>
          <w:rPr>
            <w:rFonts w:eastAsia="MS Mincho"/>
          </w:rPr>
          <w:t>s</w:t>
        </w:r>
      </w:ins>
      <w:ins w:id="142" w:author="Microsoft Office User" w:date="2020-05-11T11:42:00Z">
        <w:r>
          <w:rPr>
            <w:rFonts w:eastAsia="MS Mincho"/>
          </w:rPr>
          <w:t xml:space="preserve"> efeitos da inovações no </w:t>
        </w:r>
      </w:ins>
      <w:r w:rsidR="00A30C0D">
        <w:rPr>
          <w:rFonts w:eastAsia="MS Mincho"/>
        </w:rPr>
        <w:t>crescimento</w:t>
      </w:r>
      <w:ins w:id="143" w:author="Microsoft Office User" w:date="2020-05-11T11:42:00Z">
        <w:r>
          <w:rPr>
            <w:rFonts w:eastAsia="MS Mincho"/>
          </w:rPr>
          <w:t xml:space="preserve"> econômico transcendem </w:t>
        </w:r>
      </w:ins>
      <w:ins w:id="144" w:author="Microsoft Office User" w:date="2020-05-11T17:11:00Z">
        <w:r>
          <w:rPr>
            <w:rFonts w:eastAsia="MS Mincho"/>
          </w:rPr>
          <w:t>à</w:t>
        </w:r>
      </w:ins>
      <w:ins w:id="145" w:author="Microsoft Office User" w:date="2020-05-11T11:45:00Z">
        <w:r>
          <w:rPr>
            <w:rFonts w:eastAsia="MS Mincho"/>
          </w:rPr>
          <w:t>s</w:t>
        </w:r>
      </w:ins>
      <w:ins w:id="146" w:author="Microsoft Office User" w:date="2020-05-11T11:42:00Z">
        <w:r>
          <w:rPr>
            <w:rFonts w:eastAsia="MS Mincho"/>
          </w:rPr>
          <w:t xml:space="preserve"> quest</w:t>
        </w:r>
      </w:ins>
      <w:ins w:id="147" w:author="Microsoft Office User" w:date="2020-05-11T11:45:00Z">
        <w:r>
          <w:rPr>
            <w:rFonts w:eastAsia="MS Mincho"/>
          </w:rPr>
          <w:t>ões</w:t>
        </w:r>
      </w:ins>
      <w:ins w:id="148" w:author="Microsoft Office User" w:date="2020-05-11T11:43:00Z">
        <w:r>
          <w:rPr>
            <w:rFonts w:eastAsia="MS Mincho"/>
          </w:rPr>
          <w:t xml:space="preserve"> que envolve</w:t>
        </w:r>
      </w:ins>
      <w:ins w:id="149" w:author="Microsoft Office User" w:date="2020-05-11T11:53:00Z">
        <w:r>
          <w:rPr>
            <w:rFonts w:eastAsia="MS Mincho"/>
          </w:rPr>
          <w:t>m</w:t>
        </w:r>
      </w:ins>
      <w:ins w:id="150" w:author="Microsoft Office User" w:date="2020-05-11T11:43:00Z">
        <w:r>
          <w:rPr>
            <w:rFonts w:eastAsia="MS Mincho"/>
          </w:rPr>
          <w:t xml:space="preserve"> o aumento da riqueza de um determinado país ou região, possibilita</w:t>
        </w:r>
      </w:ins>
      <w:ins w:id="151" w:author="Microsoft Office User" w:date="2020-05-11T17:07:00Z">
        <w:r>
          <w:rPr>
            <w:rFonts w:eastAsia="MS Mincho"/>
          </w:rPr>
          <w:t>ndo</w:t>
        </w:r>
      </w:ins>
      <w:ins w:id="152" w:author="Microsoft Office User" w:date="2020-05-11T11:43:00Z">
        <w:r>
          <w:rPr>
            <w:rFonts w:eastAsia="MS Mincho"/>
          </w:rPr>
          <w:t xml:space="preserve"> que sejam realizadas </w:t>
        </w:r>
      </w:ins>
      <w:ins w:id="153" w:author="Microsoft Office User" w:date="2020-05-11T11:44:00Z">
        <w:r>
          <w:rPr>
            <w:rFonts w:eastAsia="MS Mincho"/>
          </w:rPr>
          <w:t>atividades</w:t>
        </w:r>
      </w:ins>
      <w:ins w:id="154" w:author="Microsoft Office User" w:date="2020-05-11T11:45:00Z">
        <w:r>
          <w:rPr>
            <w:rFonts w:eastAsia="MS Mincho"/>
          </w:rPr>
          <w:t xml:space="preserve"> e experiências</w:t>
        </w:r>
      </w:ins>
      <w:ins w:id="155" w:author="Microsoft Office User" w:date="2020-05-11T11:43:00Z">
        <w:r>
          <w:rPr>
            <w:rFonts w:eastAsia="MS Mincho"/>
          </w:rPr>
          <w:t xml:space="preserve"> </w:t>
        </w:r>
      </w:ins>
      <w:ins w:id="156" w:author="Microsoft Office User" w:date="2020-05-11T11:44:00Z">
        <w:r>
          <w:rPr>
            <w:rFonts w:eastAsia="MS Mincho"/>
          </w:rPr>
          <w:t xml:space="preserve">que anteriormente não </w:t>
        </w:r>
      </w:ins>
      <w:r w:rsidR="007C590E">
        <w:rPr>
          <w:rFonts w:eastAsia="MS Mincho"/>
        </w:rPr>
        <w:t>seriam</w:t>
      </w:r>
      <w:ins w:id="157" w:author="Microsoft Office User" w:date="2020-05-11T11:44:00Z">
        <w:r>
          <w:rPr>
            <w:rFonts w:eastAsia="MS Mincho"/>
          </w:rPr>
          <w:t xml:space="preserve"> possíveis.</w:t>
        </w:r>
      </w:ins>
      <w:r w:rsidR="00A02FCA">
        <w:rPr>
          <w:rFonts w:eastAsia="MS Mincho"/>
        </w:rPr>
        <w:t xml:space="preserve"> É nesse sentido que este estudo aborda o efeito da inovação no processo de desenvolvimento econômico ao longo prazo, na perspectiva de custo de oportunidade. </w:t>
      </w:r>
    </w:p>
    <w:p w14:paraId="26C3B954" w14:textId="2A5C0574" w:rsidR="0087307B" w:rsidRPr="0087307B" w:rsidRDefault="0087307B" w:rsidP="0087307B">
      <w:pPr>
        <w:pStyle w:val="IntenseQuote"/>
      </w:pPr>
      <w:r>
        <w:t xml:space="preserve">As inovações, portanto, são cruciais não apenas para aqueles que desejam acelerar ou sustentar a taxa de crescimento econômico de seus próprios países ou de outros, mas também para os que se assombram com preocupações sobre a quantidade de bens e que deseja mudar a direção do avanço econômico, em busca de melhor qualidade de vida. </w:t>
      </w:r>
      <w:sdt>
        <w:sdtPr>
          <w:id w:val="1746689592"/>
          <w:citation/>
        </w:sdtPr>
        <w:sdtEndPr/>
        <w:sdtContent>
          <w:r>
            <w:fldChar w:fldCharType="begin"/>
          </w:r>
          <w:r>
            <w:instrText xml:space="preserve"> CITATION FRE88 \l 1046 </w:instrText>
          </w:r>
          <w:r>
            <w:fldChar w:fldCharType="separate"/>
          </w:r>
          <w:r w:rsidRPr="0087307B">
            <w:rPr>
              <w:noProof/>
            </w:rPr>
            <w:t>(FREEMAN &amp; SOETE, 2008)</w:t>
          </w:r>
          <w:r>
            <w:fldChar w:fldCharType="end"/>
          </w:r>
        </w:sdtContent>
      </w:sdt>
    </w:p>
    <w:p w14:paraId="781A50A0" w14:textId="7708AA37" w:rsidR="0052446E" w:rsidRDefault="00276766" w:rsidP="00892E6D">
      <w:pPr>
        <w:pStyle w:val="NoSpacing"/>
        <w:rPr>
          <w:rFonts w:eastAsia="MS Mincho"/>
        </w:rPr>
      </w:pPr>
      <w:r>
        <w:rPr>
          <w:rFonts w:eastAsia="MS Mincho"/>
        </w:rPr>
        <w:t>A</w:t>
      </w:r>
      <w:r w:rsidR="00425AD9">
        <w:rPr>
          <w:rFonts w:eastAsia="MS Mincho"/>
        </w:rPr>
        <w:t>s inovações</w:t>
      </w:r>
      <w:r w:rsidR="007225D2">
        <w:rPr>
          <w:rFonts w:eastAsia="MS Mincho"/>
        </w:rPr>
        <w:t xml:space="preserve"> </w:t>
      </w:r>
      <w:ins w:id="158" w:author="Microsoft Office User" w:date="2020-05-11T17:45:00Z">
        <w:r w:rsidR="00937A45">
          <w:rPr>
            <w:rFonts w:eastAsia="MS Mincho"/>
          </w:rPr>
          <w:t>resultam</w:t>
        </w:r>
      </w:ins>
      <w:r w:rsidR="000170C9">
        <w:rPr>
          <w:rFonts w:eastAsia="MS Mincho"/>
        </w:rPr>
        <w:t xml:space="preserve"> </w:t>
      </w:r>
      <w:ins w:id="159" w:author="Microsoft Office User" w:date="2020-05-11T17:45:00Z">
        <w:r w:rsidR="00937A45">
          <w:rPr>
            <w:rFonts w:eastAsia="MS Mincho"/>
          </w:rPr>
          <w:t xml:space="preserve">uma série de modificações </w:t>
        </w:r>
      </w:ins>
      <w:r w:rsidR="007E153C">
        <w:rPr>
          <w:rFonts w:eastAsia="MS Mincho"/>
        </w:rPr>
        <w:t xml:space="preserve">disruptivas </w:t>
      </w:r>
      <w:ins w:id="160" w:author="Microsoft Office User" w:date="2020-05-11T18:10:00Z">
        <w:r w:rsidR="00937A45">
          <w:rPr>
            <w:rFonts w:eastAsia="MS Mincho"/>
          </w:rPr>
          <w:t>em</w:t>
        </w:r>
      </w:ins>
      <w:ins w:id="161" w:author="Microsoft Office User" w:date="2020-05-11T17:45:00Z">
        <w:r w:rsidR="00937A45" w:rsidRPr="00AC1F67">
          <w:rPr>
            <w:rFonts w:eastAsia="MS Mincho"/>
          </w:rPr>
          <w:t xml:space="preserve"> paradigmas técnicos, sociais e econômicos</w:t>
        </w:r>
        <w:r w:rsidR="00937A45">
          <w:rPr>
            <w:rFonts w:eastAsia="MS Mincho"/>
          </w:rPr>
          <w:t xml:space="preserve"> institucionalizados</w:t>
        </w:r>
      </w:ins>
      <w:r w:rsidR="00A44791">
        <w:rPr>
          <w:rFonts w:eastAsia="MS Mincho"/>
        </w:rPr>
        <w:t xml:space="preserve">. </w:t>
      </w:r>
      <w:r w:rsidR="003371F5">
        <w:rPr>
          <w:rFonts w:eastAsia="MS Mincho"/>
        </w:rPr>
        <w:t xml:space="preserve">Ocorre de forma gradual e dinâmica dentro de um sistema inserido no processo evolutivo-econômico, </w:t>
      </w:r>
      <w:r w:rsidR="00180552">
        <w:rPr>
          <w:rFonts w:eastAsia="MS Mincho"/>
        </w:rPr>
        <w:t>pode ser visualiza</w:t>
      </w:r>
      <w:r w:rsidR="00A31026">
        <w:rPr>
          <w:rFonts w:eastAsia="MS Mincho"/>
        </w:rPr>
        <w:t>da em aspectos macros e micros, nas etapas de invenção, inovaçã</w:t>
      </w:r>
      <w:r w:rsidR="00FF3FC2">
        <w:rPr>
          <w:rFonts w:eastAsia="MS Mincho"/>
        </w:rPr>
        <w:t xml:space="preserve">o </w:t>
      </w:r>
      <w:r w:rsidR="001E3540">
        <w:rPr>
          <w:rFonts w:eastAsia="MS Mincho"/>
        </w:rPr>
        <w:t>e difusão, de forma integrada por um fluxo circular de informações e interaçõ</w:t>
      </w:r>
      <w:r w:rsidR="00C171EF">
        <w:rPr>
          <w:rFonts w:eastAsia="MS Mincho"/>
        </w:rPr>
        <w:t>es.</w:t>
      </w:r>
      <w:r w:rsidR="00483DFA">
        <w:rPr>
          <w:rFonts w:eastAsia="MS Mincho"/>
        </w:rPr>
        <w:t xml:space="preserve"> </w:t>
      </w:r>
    </w:p>
    <w:p w14:paraId="14857E42" w14:textId="33BFF6E6" w:rsidR="001B28F1" w:rsidRDefault="0052446E" w:rsidP="001B28F1">
      <w:pPr>
        <w:pStyle w:val="IntenseQuote"/>
      </w:pPr>
      <w:r>
        <w:t xml:space="preserve">As oportunidades para crescimento mundial da </w:t>
      </w:r>
      <w:proofErr w:type="spellStart"/>
      <w:r>
        <w:t>bioeconomia</w:t>
      </w:r>
      <w:proofErr w:type="spellEnd"/>
      <w:r>
        <w:t xml:space="preserve"> estão relacionadas ao aumento da população e ao seu envelhecimento; à renda per capita; à necessidade de ampliação da oferta de alimentos, saúde, energia e água potável; bem </w:t>
      </w:r>
      <w:r>
        <w:lastRenderedPageBreak/>
        <w:t xml:space="preserve">como às questões que envolvem as mudanças climáticas. </w:t>
      </w:r>
      <w:sdt>
        <w:sdtPr>
          <w:id w:val="541263521"/>
          <w:citation/>
        </w:sdtPr>
        <w:sdtEndPr/>
        <w:sdtContent>
          <w:r>
            <w:fldChar w:fldCharType="begin"/>
          </w:r>
          <w:r>
            <w:instrText xml:space="preserve">CITATION Con \p "p. 4" \l 1046 </w:instrText>
          </w:r>
          <w:r>
            <w:fldChar w:fldCharType="separate"/>
          </w:r>
          <w:r w:rsidRPr="0052446E">
            <w:rPr>
              <w:noProof/>
            </w:rPr>
            <w:t>(CNI-HARVARD, 2013, p. p. 4)</w:t>
          </w:r>
          <w:r>
            <w:fldChar w:fldCharType="end"/>
          </w:r>
        </w:sdtContent>
      </w:sdt>
    </w:p>
    <w:p w14:paraId="048EFC88" w14:textId="4B7CC676" w:rsidR="009079BA" w:rsidRDefault="001B28F1" w:rsidP="001B28F1">
      <w:pPr>
        <w:pStyle w:val="NoSpacing"/>
      </w:pPr>
      <w:r>
        <w:t xml:space="preserve">Nesse sentido este estudo considera o processo de inovação dentro da perspectiva evolucionária, se revelando como fenômeno natural no processo econômico, </w:t>
      </w:r>
      <w:r w:rsidR="009079BA">
        <w:t>configurado de uma série de acúmulo de conhecimentos que se tornam especializados, dinâmicos e transversais, capazes de efetivar ofertas transformadoras para o desenvolvimento econômico no longo prazo.</w:t>
      </w:r>
    </w:p>
    <w:p w14:paraId="0EC196B9" w14:textId="794936ED" w:rsidR="001B28F1" w:rsidRDefault="009079BA" w:rsidP="009F73DB">
      <w:pPr>
        <w:pStyle w:val="NoSpacing"/>
      </w:pPr>
      <w:r>
        <w:t xml:space="preserve">A inovação atua </w:t>
      </w:r>
      <w:r w:rsidR="0081578D">
        <w:t>de forma</w:t>
      </w:r>
      <w:r w:rsidR="001B28F1">
        <w:t xml:space="preserve"> contínua</w:t>
      </w:r>
      <w:r>
        <w:t xml:space="preserve"> para </w:t>
      </w:r>
      <w:r w:rsidR="001B28F1">
        <w:t>equalização de questões envolvendo a escassez</w:t>
      </w:r>
      <w:r>
        <w:t xml:space="preserve"> de recurso</w:t>
      </w:r>
      <w:r w:rsidR="00FD1546">
        <w:t>s</w:t>
      </w:r>
      <w:r>
        <w:t xml:space="preserve"> naturais</w:t>
      </w:r>
      <w:r w:rsidR="001B28F1">
        <w:t>, eficiência de processos produtivos e distributivo</w:t>
      </w:r>
      <w:r w:rsidR="009F73DB">
        <w:t>s</w:t>
      </w:r>
      <w:r w:rsidR="001B28F1">
        <w:t>,</w:t>
      </w:r>
      <w:r w:rsidR="009F73DB">
        <w:t xml:space="preserve"> redução de custos, melhoria de bem-estar econômico e social, redução da degradação do meio ambiente diante a</w:t>
      </w:r>
      <w:r w:rsidR="001B28F1">
        <w:t xml:space="preserve"> novas d</w:t>
      </w:r>
      <w:r w:rsidR="009F73DB">
        <w:t>emandas da crescente população.</w:t>
      </w:r>
    </w:p>
    <w:p w14:paraId="70EADE07" w14:textId="5564DB8A" w:rsidR="00E425A6" w:rsidRDefault="00426DF4" w:rsidP="00E07838">
      <w:pPr>
        <w:pStyle w:val="Heading2"/>
      </w:pPr>
      <w:bookmarkStart w:id="162" w:name="_Toc45888567"/>
      <w:r>
        <w:t>INOVAÇ</w:t>
      </w:r>
      <w:r w:rsidR="00804933">
        <w:t>ÕES</w:t>
      </w:r>
      <w:r>
        <w:t xml:space="preserve"> TECNOLÓGICA</w:t>
      </w:r>
      <w:r w:rsidR="00804933">
        <w:t>S</w:t>
      </w:r>
      <w:r w:rsidR="00493750">
        <w:t xml:space="preserve"> E BIOTECNLÓGICAS</w:t>
      </w:r>
      <w:bookmarkEnd w:id="162"/>
    </w:p>
    <w:p w14:paraId="69A7E6A8" w14:textId="3F4CDFF9" w:rsidR="00D61156" w:rsidRDefault="00483DFA" w:rsidP="00D61156">
      <w:pPr>
        <w:rPr>
          <w:rFonts w:eastAsia="MS Mincho"/>
        </w:rPr>
      </w:pPr>
      <w:r>
        <w:t>A</w:t>
      </w:r>
      <w:r w:rsidR="00D61156">
        <w:rPr>
          <w:rFonts w:eastAsia="MS Mincho"/>
        </w:rPr>
        <w:t xml:space="preserve"> </w:t>
      </w:r>
      <w:r w:rsidR="00D61156" w:rsidRPr="00AC1F67">
        <w:rPr>
          <w:rFonts w:eastAsia="MS Mincho"/>
        </w:rPr>
        <w:t>inovação</w:t>
      </w:r>
      <w:r w:rsidR="00D61156">
        <w:rPr>
          <w:rFonts w:eastAsia="MS Mincho"/>
        </w:rPr>
        <w:t xml:space="preserve"> tecnológica se relaciona ao escopo da</w:t>
      </w:r>
      <w:r w:rsidR="00D61156" w:rsidRPr="00AC1F67">
        <w:rPr>
          <w:rFonts w:eastAsia="MS Mincho"/>
        </w:rPr>
        <w:t xml:space="preserve"> tecnologia, pautada ao</w:t>
      </w:r>
      <w:r w:rsidR="00D61156">
        <w:rPr>
          <w:rFonts w:eastAsia="MS Mincho"/>
        </w:rPr>
        <w:t xml:space="preserve"> conjunto de conhecimentos técnicos e conceituais acumulados </w:t>
      </w:r>
      <w:r w:rsidR="00D61156" w:rsidRPr="00AC1F67">
        <w:rPr>
          <w:rFonts w:eastAsia="MS Mincho"/>
        </w:rPr>
        <w:t xml:space="preserve">na produção </w:t>
      </w:r>
      <w:r w:rsidR="00D61156">
        <w:rPr>
          <w:rFonts w:eastAsia="MS Mincho"/>
        </w:rPr>
        <w:t>de produtos</w:t>
      </w:r>
      <w:r w:rsidR="00D61156" w:rsidRPr="00AC1F67">
        <w:rPr>
          <w:rFonts w:eastAsia="MS Mincho"/>
        </w:rPr>
        <w:t>, sendo capaz</w:t>
      </w:r>
      <w:r w:rsidR="00EE612D">
        <w:rPr>
          <w:rFonts w:eastAsia="MS Mincho"/>
        </w:rPr>
        <w:t xml:space="preserve"> modificar</w:t>
      </w:r>
      <w:r w:rsidR="00D61156" w:rsidRPr="00AC1F67">
        <w:rPr>
          <w:rFonts w:eastAsia="MS Mincho"/>
        </w:rPr>
        <w:t xml:space="preserve"> </w:t>
      </w:r>
      <w:r w:rsidR="00514B50">
        <w:rPr>
          <w:rFonts w:eastAsia="MS Mincho"/>
        </w:rPr>
        <w:t xml:space="preserve">os </w:t>
      </w:r>
      <w:r w:rsidR="00D61156" w:rsidRPr="00AC1F67">
        <w:rPr>
          <w:rFonts w:eastAsia="MS Mincho"/>
        </w:rPr>
        <w:t>processo</w:t>
      </w:r>
      <w:r w:rsidR="00D61156">
        <w:rPr>
          <w:rFonts w:eastAsia="MS Mincho"/>
        </w:rPr>
        <w:t>s</w:t>
      </w:r>
      <w:r w:rsidR="00D61156" w:rsidRPr="00AC1F67">
        <w:rPr>
          <w:rFonts w:eastAsia="MS Mincho"/>
        </w:rPr>
        <w:t xml:space="preserve">, </w:t>
      </w:r>
      <w:r w:rsidR="00EE612D">
        <w:rPr>
          <w:rFonts w:eastAsia="MS Mincho"/>
        </w:rPr>
        <w:t>arranjos</w:t>
      </w:r>
      <w:r w:rsidR="00D61156" w:rsidRPr="00AC1F67">
        <w:rPr>
          <w:rFonts w:eastAsia="MS Mincho"/>
        </w:rPr>
        <w:t xml:space="preserve"> organizacionais, produtos e mercados</w:t>
      </w:r>
      <w:r>
        <w:rPr>
          <w:rFonts w:eastAsia="MS Mincho"/>
        </w:rPr>
        <w:t xml:space="preserve"> </w:t>
      </w:r>
      <w:sdt>
        <w:sdtPr>
          <w:rPr>
            <w:rFonts w:eastAsia="MS Mincho"/>
          </w:rPr>
          <w:id w:val="-1616668255"/>
          <w:citation/>
        </w:sdtPr>
        <w:sdtEndPr/>
        <w:sdtContent>
          <w:r>
            <w:rPr>
              <w:rFonts w:eastAsia="MS Mincho"/>
            </w:rPr>
            <w:fldChar w:fldCharType="begin"/>
          </w:r>
          <w:r>
            <w:rPr>
              <w:rFonts w:eastAsia="MS Mincho"/>
            </w:rPr>
            <w:instrText xml:space="preserve">CITATION SCH85 \l 1046 </w:instrText>
          </w:r>
          <w:r>
            <w:rPr>
              <w:rFonts w:eastAsia="MS Mincho"/>
            </w:rPr>
            <w:fldChar w:fldCharType="separate"/>
          </w:r>
          <w:r w:rsidRPr="00483DFA">
            <w:rPr>
              <w:rFonts w:eastAsia="MS Mincho"/>
              <w:noProof/>
            </w:rPr>
            <w:t>(SCHUMPETER, 1985)</w:t>
          </w:r>
          <w:r>
            <w:rPr>
              <w:rFonts w:eastAsia="MS Mincho"/>
            </w:rPr>
            <w:fldChar w:fldCharType="end"/>
          </w:r>
        </w:sdtContent>
      </w:sdt>
      <w:r w:rsidR="00D61156" w:rsidRPr="00AC1F67">
        <w:rPr>
          <w:rFonts w:eastAsia="MS Mincho"/>
        </w:rPr>
        <w:t>.</w:t>
      </w:r>
    </w:p>
    <w:p w14:paraId="25E325D6" w14:textId="77777777" w:rsidR="001547E5" w:rsidRPr="00356727" w:rsidRDefault="001547E5">
      <w:pPr>
        <w:pStyle w:val="IntenseQuote"/>
        <w:rPr>
          <w:ins w:id="163" w:author="Microsoft Office User" w:date="2020-05-11T11:21:00Z"/>
        </w:rPr>
        <w:pPrChange w:id="164" w:author="Microsoft Office User" w:date="2020-05-11T11:21:00Z">
          <w:pPr/>
        </w:pPrChange>
      </w:pPr>
      <w:ins w:id="165" w:author="Microsoft Office User" w:date="2020-05-11T11:21:00Z">
        <w:r w:rsidRPr="009A2958">
          <w:t xml:space="preserve">A expressão “tecnologia” como a conotação de um corpo de conhecimento mais sistemáticos </w:t>
        </w:r>
        <w:r w:rsidRPr="002623CC">
          <w:t>e formais, somente começou a ser usada de maneira geral quando as técnicas de produção alcançaram um estágio de complexidade em que os métodos tradicionais já não eram suficientes. As antigas artes e ofício</w:t>
        </w:r>
        <w:r w:rsidRPr="000B2F86">
          <w:t>s (ou tecnologias mais primitivas) têm continuado a existir lado a lado com as novas</w:t>
        </w:r>
        <w:r w:rsidRPr="004D30A5">
          <w:t xml:space="preserve"> “tecnologias”, e seria </w:t>
        </w:r>
        <w:r w:rsidRPr="00D26C2E">
          <w:t>ridículo sugerir que a indústria moderna tenha se tornado agora uma atividade inteiramente baseada na ciência mais do que em ofícios. O “mecânico do aquecimento e da ventilação” pode continuar a ser um simples encanador, o “</w:t>
        </w:r>
        <w:proofErr w:type="spellStart"/>
        <w:r w:rsidRPr="00D26C2E">
          <w:t>tribologista</w:t>
        </w:r>
        <w:proofErr w:type="spellEnd"/>
        <w:r w:rsidRPr="00D26C2E">
          <w:t xml:space="preserve">” pode ser apenas um graxeiro e o “tecnólogo de alimentos” ainda não substituiu o cozinheiro. E talvez estas mudanças nunca irão ocorrer. </w:t>
        </w:r>
      </w:ins>
      <w:customXmlInsRangeStart w:id="166" w:author="Microsoft Office User" w:date="2020-05-11T11:21:00Z"/>
      <w:sdt>
        <w:sdtPr>
          <w:id w:val="-1559469416"/>
          <w:citation/>
        </w:sdtPr>
        <w:sdtEndPr/>
        <w:sdtContent>
          <w:customXmlInsRangeEnd w:id="166"/>
          <w:ins w:id="167" w:author="Microsoft Office User" w:date="2020-05-11T11:21:00Z">
            <w:r w:rsidRPr="006E5204">
              <w:fldChar w:fldCharType="begin"/>
            </w:r>
            <w:r w:rsidRPr="009A2958">
              <w:rPr>
                <w:rPrChange w:id="168" w:author="Microsoft Office User" w:date="2020-05-11T11:21:00Z">
                  <w:rPr/>
                </w:rPrChange>
              </w:rPr>
              <w:instrText xml:space="preserve">CITATION FRE88 \p 39 \l 1046 </w:instrText>
            </w:r>
            <w:r w:rsidRPr="006E5204">
              <w:rPr>
                <w:rPrChange w:id="169" w:author="Microsoft Office User" w:date="2020-05-11T11:21:00Z">
                  <w:rPr/>
                </w:rPrChange>
              </w:rPr>
              <w:fldChar w:fldCharType="separate"/>
            </w:r>
          </w:ins>
          <w:r w:rsidRPr="001547E5">
            <w:rPr>
              <w:noProof/>
            </w:rPr>
            <w:t>(FREEMAN &amp; SOETE, 2008, p. 39)</w:t>
          </w:r>
          <w:ins w:id="170" w:author="Microsoft Office User" w:date="2020-05-11T11:21:00Z">
            <w:r w:rsidRPr="006E5204">
              <w:fldChar w:fldCharType="end"/>
            </w:r>
          </w:ins>
          <w:customXmlInsRangeStart w:id="171" w:author="Microsoft Office User" w:date="2020-05-11T11:21:00Z"/>
        </w:sdtContent>
      </w:sdt>
      <w:customXmlInsRangeEnd w:id="171"/>
    </w:p>
    <w:p w14:paraId="5412205E" w14:textId="52548854" w:rsidR="00CE017D" w:rsidRDefault="00CE017D" w:rsidP="00D61156">
      <w:pPr>
        <w:rPr>
          <w:rFonts w:eastAsia="MS Mincho"/>
        </w:rPr>
      </w:pPr>
      <w:r>
        <w:rPr>
          <w:rFonts w:eastAsia="MS Mincho"/>
        </w:rPr>
        <w:t xml:space="preserve">A palavra tecnologia </w:t>
      </w:r>
      <w:r w:rsidR="00363B12">
        <w:rPr>
          <w:rFonts w:eastAsia="MS Mincho"/>
        </w:rPr>
        <w:t>se forma</w:t>
      </w:r>
      <w:r>
        <w:rPr>
          <w:rFonts w:eastAsia="MS Mincho"/>
        </w:rPr>
        <w:t xml:space="preserve"> </w:t>
      </w:r>
      <w:r w:rsidR="00363B12">
        <w:rPr>
          <w:rFonts w:eastAsia="MS Mincho"/>
        </w:rPr>
        <w:t>da junção do</w:t>
      </w:r>
      <w:r w:rsidR="00984EC6">
        <w:rPr>
          <w:rFonts w:eastAsia="MS Mincho"/>
        </w:rPr>
        <w:t>s</w:t>
      </w:r>
      <w:r w:rsidR="00363B12">
        <w:rPr>
          <w:rFonts w:eastAsia="MS Mincho"/>
        </w:rPr>
        <w:t xml:space="preserve"> termo</w:t>
      </w:r>
      <w:r w:rsidR="00984EC6">
        <w:rPr>
          <w:rFonts w:eastAsia="MS Mincho"/>
        </w:rPr>
        <w:t>s</w:t>
      </w:r>
      <w:r w:rsidR="00363B12">
        <w:rPr>
          <w:rFonts w:eastAsia="MS Mincho"/>
        </w:rPr>
        <w:t xml:space="preserve"> </w:t>
      </w:r>
      <w:r>
        <w:rPr>
          <w:rFonts w:eastAsia="MS Mincho"/>
        </w:rPr>
        <w:t>grego</w:t>
      </w:r>
      <w:r w:rsidR="00363B12">
        <w:rPr>
          <w:rFonts w:eastAsia="MS Mincho"/>
        </w:rPr>
        <w:t>s</w:t>
      </w:r>
      <w:r>
        <w:rPr>
          <w:rFonts w:eastAsia="MS Mincho"/>
        </w:rPr>
        <w:t xml:space="preserve"> </w:t>
      </w:r>
      <w:proofErr w:type="spellStart"/>
      <w:r w:rsidRPr="00CE017D">
        <w:rPr>
          <w:rFonts w:eastAsia="MS Mincho"/>
          <w:i/>
        </w:rPr>
        <w:t>tech</w:t>
      </w:r>
      <w:r>
        <w:rPr>
          <w:rFonts w:eastAsia="MS Mincho"/>
          <w:i/>
        </w:rPr>
        <w:t>ne</w:t>
      </w:r>
      <w:proofErr w:type="spellEnd"/>
      <w:r>
        <w:rPr>
          <w:rFonts w:eastAsia="MS Mincho"/>
        </w:rPr>
        <w:t xml:space="preserve">, que significa técnica, e </w:t>
      </w:r>
      <w:r w:rsidRPr="00363B12">
        <w:rPr>
          <w:rFonts w:eastAsia="MS Mincho"/>
          <w:i/>
        </w:rPr>
        <w:t>logos</w:t>
      </w:r>
      <w:r>
        <w:rPr>
          <w:rFonts w:eastAsia="MS Mincho"/>
        </w:rPr>
        <w:t xml:space="preserve"> </w:t>
      </w:r>
      <w:r w:rsidR="00363B12">
        <w:rPr>
          <w:rFonts w:eastAsia="MS Mincho"/>
        </w:rPr>
        <w:t xml:space="preserve">que significa </w:t>
      </w:r>
      <w:r w:rsidR="004B4ED6">
        <w:rPr>
          <w:rFonts w:eastAsia="MS Mincho"/>
        </w:rPr>
        <w:t>estudo</w:t>
      </w:r>
      <w:r w:rsidR="006608B4">
        <w:rPr>
          <w:rFonts w:eastAsia="MS Mincho"/>
        </w:rPr>
        <w:t xml:space="preserve"> ou teoria, podendo se</w:t>
      </w:r>
      <w:r w:rsidR="00E5592F">
        <w:rPr>
          <w:rFonts w:eastAsia="MS Mincho"/>
        </w:rPr>
        <w:t xml:space="preserve">r interpretado como </w:t>
      </w:r>
      <w:r w:rsidR="00E73984">
        <w:rPr>
          <w:rFonts w:eastAsia="MS Mincho"/>
        </w:rPr>
        <w:t>conhecimento</w:t>
      </w:r>
      <w:r w:rsidR="006608B4">
        <w:rPr>
          <w:rFonts w:eastAsia="MS Mincho"/>
        </w:rPr>
        <w:t xml:space="preserve"> </w:t>
      </w:r>
      <w:r w:rsidR="000E178A">
        <w:rPr>
          <w:rFonts w:eastAsia="MS Mincho"/>
        </w:rPr>
        <w:t>das</w:t>
      </w:r>
      <w:r w:rsidR="006608B4">
        <w:rPr>
          <w:rFonts w:eastAsia="MS Mincho"/>
        </w:rPr>
        <w:t xml:space="preserve"> té</w:t>
      </w:r>
      <w:r w:rsidR="00E5592F">
        <w:rPr>
          <w:rFonts w:eastAsia="MS Mincho"/>
        </w:rPr>
        <w:t>cnicas.</w:t>
      </w:r>
      <w:r w:rsidR="000E178A">
        <w:rPr>
          <w:rFonts w:eastAsia="MS Mincho"/>
        </w:rPr>
        <w:t xml:space="preserve"> Nesse sentido a inovação tecnológica seria a contraposição ou inserção de novos elementos aos conjuntos de técnicas que resultariam em novos métodos, procedimentos, ferramentas, equipamentos, insumos ou produtos. </w:t>
      </w:r>
    </w:p>
    <w:p w14:paraId="7FDE1615" w14:textId="156173E1" w:rsidR="000E178A" w:rsidRDefault="007E60D2" w:rsidP="004D7589">
      <w:pPr>
        <w:rPr>
          <w:rFonts w:eastAsia="MS Mincho"/>
        </w:rPr>
      </w:pPr>
      <w:r>
        <w:rPr>
          <w:rFonts w:eastAsia="MS Mincho"/>
        </w:rPr>
        <w:t>O</w:t>
      </w:r>
      <w:r w:rsidR="00E8275E">
        <w:rPr>
          <w:rFonts w:eastAsia="MS Mincho"/>
        </w:rPr>
        <w:t xml:space="preserve"> </w:t>
      </w:r>
      <w:r w:rsidR="001547E5">
        <w:rPr>
          <w:rFonts w:eastAsia="MS Mincho"/>
        </w:rPr>
        <w:t>termo</w:t>
      </w:r>
      <w:r w:rsidR="00E8275E">
        <w:rPr>
          <w:rFonts w:eastAsia="MS Mincho"/>
        </w:rPr>
        <w:t xml:space="preserve"> biotecnologia </w:t>
      </w:r>
      <w:r w:rsidR="00500AE8">
        <w:rPr>
          <w:rFonts w:eastAsia="MS Mincho"/>
        </w:rPr>
        <w:t xml:space="preserve">é formada </w:t>
      </w:r>
      <w:r w:rsidR="00CB0A9E">
        <w:rPr>
          <w:rFonts w:eastAsia="MS Mincho"/>
        </w:rPr>
        <w:t>do</w:t>
      </w:r>
      <w:r w:rsidR="00500AE8">
        <w:rPr>
          <w:rFonts w:eastAsia="MS Mincho"/>
        </w:rPr>
        <w:t xml:space="preserve"> acréscimo </w:t>
      </w:r>
      <w:r w:rsidR="00CD2A27">
        <w:rPr>
          <w:rFonts w:eastAsia="MS Mincho"/>
        </w:rPr>
        <w:t xml:space="preserve">do termo grego </w:t>
      </w:r>
      <w:proofErr w:type="spellStart"/>
      <w:r w:rsidR="00CD2A27" w:rsidRPr="00E73984">
        <w:rPr>
          <w:rFonts w:eastAsia="MS Mincho"/>
          <w:i/>
        </w:rPr>
        <w:t>bio</w:t>
      </w:r>
      <w:proofErr w:type="spellEnd"/>
      <w:r w:rsidR="00CD2A27">
        <w:rPr>
          <w:rFonts w:eastAsia="MS Mincho"/>
        </w:rPr>
        <w:t xml:space="preserve"> que significa vida </w:t>
      </w:r>
      <w:r w:rsidR="00E73984">
        <w:rPr>
          <w:rFonts w:eastAsia="MS Mincho"/>
        </w:rPr>
        <w:t>a palavra tecnologia. Nesse sentido remete ao conhecimento da</w:t>
      </w:r>
      <w:r w:rsidR="004D1736">
        <w:rPr>
          <w:rFonts w:eastAsia="MS Mincho"/>
        </w:rPr>
        <w:t>s</w:t>
      </w:r>
      <w:r w:rsidR="00E73984">
        <w:rPr>
          <w:rFonts w:eastAsia="MS Mincho"/>
        </w:rPr>
        <w:t xml:space="preserve"> técnicas de processos bioló</w:t>
      </w:r>
      <w:r w:rsidR="004D1736">
        <w:rPr>
          <w:rFonts w:eastAsia="MS Mincho"/>
        </w:rPr>
        <w:t>gicos.</w:t>
      </w:r>
      <w:r w:rsidR="00DF7BDB">
        <w:rPr>
          <w:rFonts w:eastAsia="MS Mincho"/>
        </w:rPr>
        <w:t xml:space="preserve"> </w:t>
      </w:r>
      <w:r w:rsidR="003A7304">
        <w:rPr>
          <w:rFonts w:eastAsia="MS Mincho"/>
        </w:rPr>
        <w:t>Sendo</w:t>
      </w:r>
      <w:r w:rsidR="00DF7BDB">
        <w:rPr>
          <w:rFonts w:eastAsia="MS Mincho"/>
        </w:rPr>
        <w:t xml:space="preserve"> </w:t>
      </w:r>
      <w:r w:rsidR="003A7304">
        <w:rPr>
          <w:rFonts w:eastAsia="MS Mincho"/>
        </w:rPr>
        <w:t xml:space="preserve">a </w:t>
      </w:r>
      <w:r w:rsidR="00DF7BDB">
        <w:rPr>
          <w:rFonts w:eastAsia="MS Mincho"/>
        </w:rPr>
        <w:t xml:space="preserve">inovação biotecnológica </w:t>
      </w:r>
      <w:r w:rsidR="00AC115D">
        <w:rPr>
          <w:rFonts w:eastAsia="MS Mincho"/>
        </w:rPr>
        <w:t xml:space="preserve">a contraposição ou inclusão de novos </w:t>
      </w:r>
      <w:r w:rsidR="00AC115D">
        <w:rPr>
          <w:rFonts w:eastAsia="MS Mincho"/>
        </w:rPr>
        <w:lastRenderedPageBreak/>
        <w:t>componentes aos conjuntos de técnicas</w:t>
      </w:r>
      <w:r w:rsidR="003A7304">
        <w:rPr>
          <w:rFonts w:eastAsia="MS Mincho"/>
        </w:rPr>
        <w:t xml:space="preserve"> vinculados aos processos biológicos</w:t>
      </w:r>
      <w:r w:rsidR="00AC115D">
        <w:rPr>
          <w:rFonts w:eastAsia="MS Mincho"/>
        </w:rPr>
        <w:t xml:space="preserve"> que resultariam em novos métodos, procedimentos, ferramentas, equipamentos, insumos ou produtos. </w:t>
      </w:r>
    </w:p>
    <w:p w14:paraId="38519586" w14:textId="677E5B3E" w:rsidR="005E491F" w:rsidRPr="005E491F" w:rsidRDefault="005E491F" w:rsidP="005E491F">
      <w:r>
        <w:rPr>
          <w:rFonts w:eastAsia="MS Mincho"/>
        </w:rPr>
        <w:t>A</w:t>
      </w:r>
      <w:r w:rsidRPr="00A2404D">
        <w:rPr>
          <w:rFonts w:eastAsia="MS Mincho"/>
        </w:rPr>
        <w:t xml:space="preserve"> biotecnologia é essencialmente baseada na descoberta, seleção, triagem, escolha de espécies </w:t>
      </w:r>
      <w:r>
        <w:rPr>
          <w:rFonts w:eastAsia="MS Mincho"/>
        </w:rPr>
        <w:t xml:space="preserve">diante </w:t>
      </w:r>
      <w:r w:rsidRPr="00A2404D">
        <w:rPr>
          <w:rFonts w:eastAsia="MS Mincho"/>
        </w:rPr>
        <w:t xml:space="preserve">suas características </w:t>
      </w:r>
      <w:r>
        <w:rPr>
          <w:rFonts w:eastAsia="MS Mincho"/>
        </w:rPr>
        <w:t>e capacidade</w:t>
      </w:r>
      <w:r w:rsidRPr="00A2404D">
        <w:rPr>
          <w:rFonts w:eastAsia="MS Mincho"/>
        </w:rPr>
        <w:t xml:space="preserve"> de atender os requisitos de desenvolvimento de produtos que possam ser reproduzidos industrialmente</w:t>
      </w:r>
      <w:r>
        <w:rPr>
          <w:rFonts w:eastAsia="MS Mincho"/>
        </w:rPr>
        <w:t>, se tornando inovação biotecnológica.</w:t>
      </w:r>
      <w:r>
        <w:t xml:space="preserve">  </w:t>
      </w:r>
      <w:sdt>
        <w:sdtPr>
          <w:id w:val="616258028"/>
          <w:citation/>
        </w:sdtPr>
        <w:sdtEndPr/>
        <w:sdtContent>
          <w:r>
            <w:fldChar w:fldCharType="begin"/>
          </w:r>
          <w:r>
            <w:instrText xml:space="preserve">CITATION CAN04 \p 235 \l 1046 </w:instrText>
          </w:r>
          <w:r>
            <w:fldChar w:fldCharType="separate"/>
          </w:r>
          <w:r w:rsidRPr="005E491F">
            <w:rPr>
              <w:noProof/>
            </w:rPr>
            <w:t>(CANHOS &amp; MANFIO, 2004, p. 235)</w:t>
          </w:r>
          <w:r>
            <w:fldChar w:fldCharType="end"/>
          </w:r>
        </w:sdtContent>
      </w:sdt>
    </w:p>
    <w:p w14:paraId="0E448D87" w14:textId="57AAC215" w:rsidR="00E33D32" w:rsidRDefault="00E33D32" w:rsidP="00E33D32">
      <w:r w:rsidRPr="007708A7">
        <w:rPr>
          <w:rFonts w:eastAsia="MS Mincho"/>
        </w:rPr>
        <w:t xml:space="preserve">A </w:t>
      </w:r>
      <w:r>
        <w:rPr>
          <w:rFonts w:eastAsia="MS Mincho"/>
        </w:rPr>
        <w:t xml:space="preserve">inovação </w:t>
      </w:r>
      <w:r w:rsidRPr="007708A7">
        <w:rPr>
          <w:rFonts w:eastAsia="MS Mincho"/>
        </w:rPr>
        <w:t>biotecnológi</w:t>
      </w:r>
      <w:r>
        <w:rPr>
          <w:rFonts w:eastAsia="MS Mincho"/>
        </w:rPr>
        <w:t xml:space="preserve">ca </w:t>
      </w:r>
      <w:r w:rsidRPr="007708A7">
        <w:rPr>
          <w:rFonts w:eastAsia="MS Mincho"/>
        </w:rPr>
        <w:t xml:space="preserve">envolve </w:t>
      </w:r>
      <w:r>
        <w:rPr>
          <w:rFonts w:eastAsia="MS Mincho"/>
        </w:rPr>
        <w:t xml:space="preserve">o </w:t>
      </w:r>
      <w:r w:rsidRPr="007708A7">
        <w:rPr>
          <w:rFonts w:eastAsia="MS Mincho"/>
        </w:rPr>
        <w:t xml:space="preserve">processo tecnológico que permite a utilização de </w:t>
      </w:r>
      <w:r w:rsidR="00394945">
        <w:rPr>
          <w:rFonts w:eastAsia="MS Mincho"/>
        </w:rPr>
        <w:t>processos</w:t>
      </w:r>
      <w:r w:rsidRPr="007708A7">
        <w:rPr>
          <w:rFonts w:eastAsia="MS Mincho"/>
        </w:rPr>
        <w:t xml:space="preserve"> biológico</w:t>
      </w:r>
      <w:r w:rsidR="004D7589">
        <w:rPr>
          <w:rFonts w:eastAsia="MS Mincho"/>
        </w:rPr>
        <w:t>s</w:t>
      </w:r>
      <w:r w:rsidRPr="007708A7">
        <w:rPr>
          <w:rFonts w:eastAsia="MS Mincho"/>
        </w:rPr>
        <w:t xml:space="preserve"> </w:t>
      </w:r>
      <w:r w:rsidR="002E2A5C">
        <w:rPr>
          <w:rFonts w:eastAsia="MS Mincho"/>
        </w:rPr>
        <w:t>com finalidade</w:t>
      </w:r>
      <w:r>
        <w:rPr>
          <w:rFonts w:eastAsia="MS Mincho"/>
        </w:rPr>
        <w:t xml:space="preserve"> industrial. Em outras palavras, </w:t>
      </w:r>
      <w:r w:rsidRPr="00AC1F67">
        <w:rPr>
          <w:rFonts w:eastAsia="MS Mincho"/>
        </w:rPr>
        <w:t xml:space="preserve">se configura nas técnicas e procedimentos que utilizam </w:t>
      </w:r>
      <w:r w:rsidR="0083439F">
        <w:rPr>
          <w:rFonts w:eastAsia="MS Mincho"/>
        </w:rPr>
        <w:t xml:space="preserve">os processos realizados pelos </w:t>
      </w:r>
      <w:r w:rsidRPr="00AC1F67">
        <w:rPr>
          <w:rFonts w:eastAsia="MS Mincho"/>
        </w:rPr>
        <w:t>organismos vivos para produção de insumos e produtos</w:t>
      </w:r>
      <w:r>
        <w:rPr>
          <w:rFonts w:eastAsia="MS Mincho"/>
        </w:rPr>
        <w:t xml:space="preserve">. </w:t>
      </w:r>
      <w:sdt>
        <w:sdtPr>
          <w:id w:val="638932281"/>
          <w:citation/>
        </w:sdtPr>
        <w:sdtEndPr/>
        <w:sdtContent>
          <w:r>
            <w:fldChar w:fldCharType="begin"/>
          </w:r>
          <w:r>
            <w:instrText xml:space="preserve">CITATION SIL041 \p 18-19 \l 1046 </w:instrText>
          </w:r>
          <w:r>
            <w:fldChar w:fldCharType="separate"/>
          </w:r>
          <w:r w:rsidRPr="00E33D32">
            <w:rPr>
              <w:noProof/>
            </w:rPr>
            <w:t>(SILVEIRA &amp; BORGES, 2004, pp. 18-19)</w:t>
          </w:r>
          <w:r>
            <w:fldChar w:fldCharType="end"/>
          </w:r>
        </w:sdtContent>
      </w:sdt>
    </w:p>
    <w:p w14:paraId="3C70C382" w14:textId="57D484D2" w:rsidR="000E2E23" w:rsidRDefault="000E2E23" w:rsidP="000E2E23">
      <w:pPr>
        <w:rPr>
          <w:rFonts w:eastAsia="MS Mincho"/>
          <w:color w:val="000000"/>
        </w:rPr>
      </w:pPr>
      <w:r w:rsidRPr="00AC1F67">
        <w:rPr>
          <w:rFonts w:eastAsia="MS Mincho"/>
          <w:color w:val="000000"/>
        </w:rPr>
        <w:t>As inovações tecnológicas e biotecnológicas fazem parte do fenômeno natural da inovação</w:t>
      </w:r>
      <w:r>
        <w:rPr>
          <w:rFonts w:eastAsia="MS Mincho"/>
          <w:color w:val="000000"/>
        </w:rPr>
        <w:t xml:space="preserve"> e possuem</w:t>
      </w:r>
      <w:r w:rsidRPr="00AC1F67">
        <w:rPr>
          <w:rFonts w:eastAsia="MS Mincho"/>
          <w:color w:val="000000"/>
        </w:rPr>
        <w:t xml:space="preserve"> uma linha tênue</w:t>
      </w:r>
      <w:r>
        <w:rPr>
          <w:rFonts w:eastAsia="MS Mincho"/>
          <w:color w:val="000000"/>
        </w:rPr>
        <w:t xml:space="preserve"> que as distingue. </w:t>
      </w:r>
      <w:r w:rsidR="00BF1614">
        <w:rPr>
          <w:rFonts w:eastAsia="MS Mincho"/>
          <w:color w:val="000000"/>
        </w:rPr>
        <w:t xml:space="preserve">Ambas compartilham </w:t>
      </w:r>
      <w:r w:rsidR="007C3356">
        <w:rPr>
          <w:rFonts w:eastAsia="MS Mincho"/>
          <w:color w:val="000000"/>
        </w:rPr>
        <w:t>conceito</w:t>
      </w:r>
      <w:r w:rsidR="00E05B8D">
        <w:rPr>
          <w:rFonts w:eastAsia="MS Mincho"/>
          <w:color w:val="000000"/>
        </w:rPr>
        <w:t>s</w:t>
      </w:r>
      <w:r w:rsidR="00D71C42">
        <w:rPr>
          <w:rFonts w:eastAsia="MS Mincho"/>
          <w:color w:val="000000"/>
        </w:rPr>
        <w:t xml:space="preserve"> amplos</w:t>
      </w:r>
      <w:r w:rsidR="00403E7B">
        <w:rPr>
          <w:rFonts w:eastAsia="MS Mincho"/>
          <w:color w:val="000000"/>
        </w:rPr>
        <w:t xml:space="preserve"> de inovação</w:t>
      </w:r>
      <w:r w:rsidR="00532F9F">
        <w:rPr>
          <w:rFonts w:eastAsia="MS Mincho"/>
          <w:color w:val="000000"/>
        </w:rPr>
        <w:t xml:space="preserve"> </w:t>
      </w:r>
      <w:r w:rsidR="00D71C42">
        <w:rPr>
          <w:rFonts w:eastAsia="MS Mincho"/>
          <w:color w:val="000000"/>
        </w:rPr>
        <w:t>que envolvem</w:t>
      </w:r>
      <w:r w:rsidR="006D57ED">
        <w:rPr>
          <w:rFonts w:eastAsia="MS Mincho"/>
          <w:color w:val="000000"/>
        </w:rPr>
        <w:t xml:space="preserve"> acúmulo de conhecimento técnico de</w:t>
      </w:r>
      <w:r w:rsidR="00D71C42">
        <w:rPr>
          <w:rFonts w:eastAsia="MS Mincho"/>
          <w:color w:val="000000"/>
        </w:rPr>
        <w:t xml:space="preserve"> métodos, estruturas de pesquisa e desenvolvimento</w:t>
      </w:r>
      <w:r w:rsidR="001F6C06">
        <w:rPr>
          <w:rFonts w:eastAsia="MS Mincho"/>
          <w:color w:val="000000"/>
        </w:rPr>
        <w:t xml:space="preserve">, </w:t>
      </w:r>
      <w:r w:rsidR="00532F9F">
        <w:rPr>
          <w:rFonts w:eastAsia="MS Mincho"/>
          <w:color w:val="000000"/>
        </w:rPr>
        <w:t xml:space="preserve">capital </w:t>
      </w:r>
      <w:r w:rsidR="00D71C42">
        <w:rPr>
          <w:rFonts w:eastAsia="MS Mincho"/>
          <w:color w:val="000000"/>
        </w:rPr>
        <w:t>humanos, proc</w:t>
      </w:r>
      <w:r w:rsidR="001B576D">
        <w:rPr>
          <w:rFonts w:eastAsia="MS Mincho"/>
          <w:color w:val="000000"/>
        </w:rPr>
        <w:t xml:space="preserve">essos, organizacionais, legais e </w:t>
      </w:r>
      <w:r w:rsidR="00D71C42">
        <w:rPr>
          <w:rFonts w:eastAsia="MS Mincho"/>
          <w:color w:val="000000"/>
        </w:rPr>
        <w:t>mercadoló</w:t>
      </w:r>
      <w:r w:rsidR="00532F9F">
        <w:rPr>
          <w:rFonts w:eastAsia="MS Mincho"/>
          <w:color w:val="000000"/>
        </w:rPr>
        <w:t xml:space="preserve">gicos e </w:t>
      </w:r>
      <w:r>
        <w:rPr>
          <w:rFonts w:eastAsia="MS Mincho"/>
          <w:color w:val="000000"/>
        </w:rPr>
        <w:t xml:space="preserve">têm por objetivo a </w:t>
      </w:r>
      <w:r w:rsidR="0093393A">
        <w:rPr>
          <w:rFonts w:eastAsia="MS Mincho"/>
          <w:color w:val="000000"/>
        </w:rPr>
        <w:t>disseminação</w:t>
      </w:r>
      <w:r>
        <w:rPr>
          <w:rFonts w:eastAsia="MS Mincho"/>
          <w:color w:val="000000"/>
        </w:rPr>
        <w:t xml:space="preserve"> em larga escala</w:t>
      </w:r>
      <w:r w:rsidR="009433AB">
        <w:rPr>
          <w:rFonts w:eastAsia="MS Mincho"/>
          <w:color w:val="000000"/>
        </w:rPr>
        <w:t xml:space="preserve"> dos novos produtos e combinações</w:t>
      </w:r>
      <w:r>
        <w:rPr>
          <w:rFonts w:eastAsia="MS Mincho"/>
          <w:color w:val="000000"/>
        </w:rPr>
        <w:t>.</w:t>
      </w:r>
    </w:p>
    <w:p w14:paraId="4E567C87" w14:textId="77777777" w:rsidR="00450469" w:rsidRDefault="00EA7E14" w:rsidP="00EA7E14">
      <w:pPr>
        <w:rPr>
          <w:rFonts w:eastAsia="MS Mincho"/>
          <w:noProof/>
          <w:color w:val="000000" w:themeColor="text1"/>
        </w:rPr>
      </w:pPr>
      <w:r w:rsidRPr="00B534AF">
        <w:rPr>
          <w:rFonts w:eastAsia="MS Mincho"/>
          <w:noProof/>
          <w:color w:val="000000" w:themeColor="text1"/>
        </w:rPr>
        <w:t xml:space="preserve">Como destacam Silveira e Borges </w:t>
      </w:r>
      <w:sdt>
        <w:sdtPr>
          <w:rPr>
            <w:color w:val="000000" w:themeColor="text1"/>
          </w:rPr>
          <w:id w:val="407898333"/>
          <w:citation/>
        </w:sdtPr>
        <w:sdtEndPr/>
        <w:sdtContent>
          <w:r w:rsidRPr="00B534AF">
            <w:rPr>
              <w:color w:val="000000" w:themeColor="text1"/>
            </w:rPr>
            <w:fldChar w:fldCharType="begin"/>
          </w:r>
          <w:r w:rsidRPr="00B534AF">
            <w:rPr>
              <w:color w:val="000000" w:themeColor="text1"/>
            </w:rPr>
            <w:instrText xml:space="preserve">CITATION SIL04 \p 19 \n  \l 1046 </w:instrText>
          </w:r>
          <w:r w:rsidRPr="00B534AF">
            <w:rPr>
              <w:color w:val="000000" w:themeColor="text1"/>
            </w:rPr>
            <w:fldChar w:fldCharType="separate"/>
          </w:r>
          <w:r w:rsidRPr="00EA7E14">
            <w:rPr>
              <w:noProof/>
              <w:color w:val="000000" w:themeColor="text1"/>
            </w:rPr>
            <w:t>(2004, p. 19)</w:t>
          </w:r>
          <w:r w:rsidRPr="00B534AF">
            <w:rPr>
              <w:color w:val="000000" w:themeColor="text1"/>
            </w:rPr>
            <w:fldChar w:fldCharType="end"/>
          </w:r>
        </w:sdtContent>
      </w:sdt>
      <w:r w:rsidRPr="00B534AF">
        <w:rPr>
          <w:rFonts w:eastAsia="MS Mincho"/>
          <w:noProof/>
          <w:color w:val="000000" w:themeColor="text1"/>
        </w:rPr>
        <w:t>, no processo de inovação biotecnlógica, assim como em todo processo de inovação</w:t>
      </w:r>
      <w:r>
        <w:rPr>
          <w:rFonts w:eastAsia="MS Mincho"/>
          <w:noProof/>
          <w:color w:val="000000" w:themeColor="text1"/>
        </w:rPr>
        <w:t xml:space="preserve"> tecnológica</w:t>
      </w:r>
      <w:r w:rsidRPr="00B534AF">
        <w:rPr>
          <w:rFonts w:eastAsia="MS Mincho"/>
          <w:noProof/>
          <w:color w:val="000000" w:themeColor="text1"/>
        </w:rPr>
        <w:t>, “predomina a inovação de produtos, com elevado grau de dependência da pesquisa e de interdependência entre diversas áreas do conhecimento”.</w:t>
      </w:r>
      <w:r w:rsidR="00450469">
        <w:rPr>
          <w:rFonts w:eastAsia="MS Mincho"/>
          <w:noProof/>
          <w:color w:val="000000" w:themeColor="text1"/>
        </w:rPr>
        <w:t xml:space="preserve"> </w:t>
      </w:r>
    </w:p>
    <w:p w14:paraId="4F132C75" w14:textId="2A73EC09" w:rsidR="0031369C" w:rsidRDefault="00450469" w:rsidP="00AB35A9">
      <w:pPr>
        <w:rPr>
          <w:rFonts w:eastAsia="MS Mincho"/>
          <w:noProof/>
          <w:color w:val="000000" w:themeColor="text1"/>
        </w:rPr>
      </w:pPr>
      <w:r>
        <w:rPr>
          <w:rFonts w:eastAsia="MS Mincho"/>
          <w:noProof/>
          <w:color w:val="000000" w:themeColor="text1"/>
        </w:rPr>
        <w:t>No processso de inovação biotecnlógica há uma absorsão, dentro do processo de aprendiza</w:t>
      </w:r>
      <w:r w:rsidR="00F36E13">
        <w:rPr>
          <w:rFonts w:eastAsia="MS Mincho"/>
          <w:noProof/>
          <w:color w:val="000000" w:themeColor="text1"/>
        </w:rPr>
        <w:t>g</w:t>
      </w:r>
      <w:r>
        <w:rPr>
          <w:rFonts w:eastAsia="MS Mincho"/>
          <w:noProof/>
          <w:color w:val="000000" w:themeColor="text1"/>
        </w:rPr>
        <w:t xml:space="preserve">em, </w:t>
      </w:r>
      <w:r w:rsidR="00AB7281">
        <w:rPr>
          <w:rFonts w:eastAsia="MS Mincho"/>
          <w:noProof/>
          <w:color w:val="000000" w:themeColor="text1"/>
        </w:rPr>
        <w:t>d</w:t>
      </w:r>
      <w:r>
        <w:rPr>
          <w:rFonts w:eastAsia="MS Mincho"/>
          <w:noProof/>
          <w:color w:val="000000" w:themeColor="text1"/>
        </w:rPr>
        <w:t>o conhecimento prévio da tecnologia, combinado com o conhecimento prévio da biotecnologia</w:t>
      </w:r>
      <w:r w:rsidR="00AB7281">
        <w:rPr>
          <w:rFonts w:eastAsia="MS Mincho"/>
          <w:noProof/>
          <w:color w:val="000000" w:themeColor="text1"/>
        </w:rPr>
        <w:t xml:space="preserve">, </w:t>
      </w:r>
      <w:r w:rsidR="001C2DAE">
        <w:rPr>
          <w:rFonts w:eastAsia="MS Mincho"/>
          <w:noProof/>
          <w:color w:val="000000" w:themeColor="text1"/>
        </w:rPr>
        <w:t xml:space="preserve">gerando as inovações biotecnológicas e as inovações hibridas. </w:t>
      </w:r>
      <w:r>
        <w:rPr>
          <w:rFonts w:eastAsia="MS Mincho"/>
          <w:noProof/>
          <w:color w:val="000000" w:themeColor="text1"/>
        </w:rPr>
        <w:t xml:space="preserve"> </w:t>
      </w:r>
    </w:p>
    <w:p w14:paraId="3C32D45C" w14:textId="77777777" w:rsidR="00AB35A9" w:rsidRDefault="00AB35A9" w:rsidP="00AB35A9">
      <w:pPr>
        <w:rPr>
          <w:rFonts w:eastAsia="MS Mincho"/>
          <w:noProof/>
          <w:color w:val="000000" w:themeColor="text1"/>
        </w:rPr>
      </w:pPr>
    </w:p>
    <w:p w14:paraId="5FDDBF41" w14:textId="378EFAB9" w:rsidR="0031369C" w:rsidRDefault="00281EF1" w:rsidP="00281EF1">
      <w:pPr>
        <w:spacing w:line="240" w:lineRule="auto"/>
        <w:ind w:firstLine="0"/>
        <w:jc w:val="left"/>
      </w:pPr>
      <w:r>
        <w:rPr>
          <w:noProof/>
          <w:color w:val="000000" w:themeColor="text1"/>
          <w:lang w:val="en-US"/>
        </w:rPr>
        <w:lastRenderedPageBreak/>
        <mc:AlternateContent>
          <mc:Choice Requires="wps">
            <w:drawing>
              <wp:anchor distT="0" distB="0" distL="114300" distR="114300" simplePos="0" relativeHeight="251666432" behindDoc="0" locked="0" layoutInCell="1" allowOverlap="1" wp14:anchorId="6335BC2B" wp14:editId="4D903513">
                <wp:simplePos x="0" y="0"/>
                <wp:positionH relativeFrom="column">
                  <wp:posOffset>1598040</wp:posOffset>
                </wp:positionH>
                <wp:positionV relativeFrom="paragraph">
                  <wp:posOffset>1394349</wp:posOffset>
                </wp:positionV>
                <wp:extent cx="571500" cy="0"/>
                <wp:effectExtent l="25400" t="76200" r="38100" b="101600"/>
                <wp:wrapNone/>
                <wp:docPr id="15" name="Straight Arrow Connector 15"/>
                <wp:cNvGraphicFramePr/>
                <a:graphic xmlns:a="http://schemas.openxmlformats.org/drawingml/2006/main">
                  <a:graphicData uri="http://schemas.microsoft.com/office/word/2010/wordprocessingShape">
                    <wps:wsp>
                      <wps:cNvCnPr/>
                      <wps:spPr>
                        <a:xfrm>
                          <a:off x="0" y="0"/>
                          <a:ext cx="571500"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F329AE7" id="_x0000_t32" coordsize="21600,21600" o:spt="32" o:oned="t" path="m0,0l21600,21600e" filled="f">
                <v:path arrowok="t" fillok="f" o:connecttype="none"/>
                <o:lock v:ext="edit" shapetype="t"/>
              </v:shapetype>
              <v:shape id="Straight Arrow Connector 15" o:spid="_x0000_s1026" type="#_x0000_t32" style="position:absolute;margin-left:125.85pt;margin-top:109.8pt;width:4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" strokecolor="black [3040]" strokeweight="1pt">
                <v:stroke startarrow="block" endarrow="block"/>
              </v:shape>
            </w:pict>
          </mc:Fallback>
        </mc:AlternateContent>
      </w:r>
      <w:r>
        <w:rPr>
          <w:noProof/>
          <w:color w:val="000000" w:themeColor="text1"/>
          <w:lang w:val="en-US"/>
        </w:rPr>
        <mc:AlternateContent>
          <mc:Choice Requires="wps">
            <w:drawing>
              <wp:anchor distT="0" distB="0" distL="114300" distR="114300" simplePos="0" relativeHeight="251667456" behindDoc="0" locked="0" layoutInCell="1" allowOverlap="1" wp14:anchorId="2BFAFB15" wp14:editId="18AA902B">
                <wp:simplePos x="0" y="0"/>
                <wp:positionH relativeFrom="column">
                  <wp:posOffset>3541974</wp:posOffset>
                </wp:positionH>
                <wp:positionV relativeFrom="paragraph">
                  <wp:posOffset>1394349</wp:posOffset>
                </wp:positionV>
                <wp:extent cx="571500" cy="0"/>
                <wp:effectExtent l="25400" t="76200" r="38100" b="101600"/>
                <wp:wrapNone/>
                <wp:docPr id="17" name="Straight Arrow Connector 17"/>
                <wp:cNvGraphicFramePr/>
                <a:graphic xmlns:a="http://schemas.openxmlformats.org/drawingml/2006/main">
                  <a:graphicData uri="http://schemas.microsoft.com/office/word/2010/wordprocessingShape">
                    <wps:wsp>
                      <wps:cNvCnPr/>
                      <wps:spPr>
                        <a:xfrm>
                          <a:off x="0" y="0"/>
                          <a:ext cx="571500"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5DB065" id="Straight Arrow Connector 17" o:spid="_x0000_s1026" type="#_x0000_t32" style="position:absolute;margin-left:278.9pt;margin-top:109.8pt;width:4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" strokecolor="black [3040]" strokeweight="1pt">
                <v:stroke startarrow="block" endarrow="block"/>
              </v:shape>
            </w:pict>
          </mc:Fallback>
        </mc:AlternateContent>
      </w:r>
      <w:r>
        <w:rPr>
          <w:noProof/>
          <w:color w:val="000000" w:themeColor="text1"/>
          <w:lang w:val="en-US"/>
        </w:rPr>
        <mc:AlternateContent>
          <mc:Choice Requires="wps">
            <w:drawing>
              <wp:anchor distT="0" distB="0" distL="114300" distR="114300" simplePos="0" relativeHeight="251664384" behindDoc="0" locked="0" layoutInCell="1" allowOverlap="1" wp14:anchorId="6350766B" wp14:editId="3B88E6D4">
                <wp:simplePos x="0" y="0"/>
                <wp:positionH relativeFrom="column">
                  <wp:posOffset>1715135</wp:posOffset>
                </wp:positionH>
                <wp:positionV relativeFrom="paragraph">
                  <wp:posOffset>2288304</wp:posOffset>
                </wp:positionV>
                <wp:extent cx="2162175" cy="23495"/>
                <wp:effectExtent l="50800" t="76200" r="47625" b="103505"/>
                <wp:wrapNone/>
                <wp:docPr id="4" name="Straight Arrow Connector 4"/>
                <wp:cNvGraphicFramePr/>
                <a:graphic xmlns:a="http://schemas.openxmlformats.org/drawingml/2006/main">
                  <a:graphicData uri="http://schemas.microsoft.com/office/word/2010/wordprocessingShape">
                    <wps:wsp>
                      <wps:cNvCnPr/>
                      <wps:spPr>
                        <a:xfrm flipV="1">
                          <a:off x="0" y="0"/>
                          <a:ext cx="2162175" cy="23495"/>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CCF23" id="Straight Arrow Connector 4" o:spid="_x0000_s1026" type="#_x0000_t32" style="position:absolute;margin-left:135.05pt;margin-top:180.2pt;width:170.25pt;height:1.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" strokecolor="black [3040]" strokeweight="1pt">
                <v:stroke startarrow="block" endarrow="block"/>
              </v:shape>
            </w:pict>
          </mc:Fallback>
        </mc:AlternateContent>
      </w:r>
      <w:r>
        <w:rPr>
          <w:noProof/>
          <w:color w:val="000000" w:themeColor="text1"/>
          <w:lang w:val="en-US"/>
        </w:rPr>
        <mc:AlternateContent>
          <mc:Choice Requires="wps">
            <w:drawing>
              <wp:anchor distT="0" distB="0" distL="114300" distR="114300" simplePos="0" relativeHeight="251665408" behindDoc="0" locked="0" layoutInCell="1" allowOverlap="1" wp14:anchorId="4A4AF542" wp14:editId="03DB57C6">
                <wp:simplePos x="0" y="0"/>
                <wp:positionH relativeFrom="column">
                  <wp:posOffset>3310236</wp:posOffset>
                </wp:positionH>
                <wp:positionV relativeFrom="paragraph">
                  <wp:posOffset>2419790</wp:posOffset>
                </wp:positionV>
                <wp:extent cx="803965" cy="341464"/>
                <wp:effectExtent l="50800" t="50800" r="85090" b="90805"/>
                <wp:wrapNone/>
                <wp:docPr id="14" name="Straight Arrow Connector 14"/>
                <wp:cNvGraphicFramePr/>
                <a:graphic xmlns:a="http://schemas.openxmlformats.org/drawingml/2006/main">
                  <a:graphicData uri="http://schemas.microsoft.com/office/word/2010/wordprocessingShape">
                    <wps:wsp>
                      <wps:cNvCnPr/>
                      <wps:spPr>
                        <a:xfrm flipV="1">
                          <a:off x="0" y="0"/>
                          <a:ext cx="803965" cy="341464"/>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E4FA9" id="Straight Arrow Connector 14" o:spid="_x0000_s1026" type="#_x0000_t32" style="position:absolute;margin-left:260.65pt;margin-top:190.55pt;width:63.3pt;height:26.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" strokecolor="black [3040]" strokeweight="1pt">
                <v:stroke startarrow="block" endarrow="block"/>
              </v:shape>
            </w:pict>
          </mc:Fallback>
        </mc:AlternateContent>
      </w:r>
      <w:r>
        <w:rPr>
          <w:noProof/>
          <w:color w:val="000000" w:themeColor="text1"/>
          <w:lang w:val="en-US"/>
        </w:rPr>
        <mc:AlternateContent>
          <mc:Choice Requires="wps">
            <w:drawing>
              <wp:anchor distT="0" distB="0" distL="114300" distR="114300" simplePos="0" relativeHeight="251668480" behindDoc="0" locked="0" layoutInCell="1" allowOverlap="1" wp14:anchorId="4A96D9D2" wp14:editId="03356C78">
                <wp:simplePos x="0" y="0"/>
                <wp:positionH relativeFrom="column">
                  <wp:posOffset>1596770</wp:posOffset>
                </wp:positionH>
                <wp:positionV relativeFrom="paragraph">
                  <wp:posOffset>2532185</wp:posOffset>
                </wp:positionV>
                <wp:extent cx="454964" cy="230146"/>
                <wp:effectExtent l="50800" t="50800" r="78740" b="74930"/>
                <wp:wrapNone/>
                <wp:docPr id="19" name="Straight Arrow Connector 19"/>
                <wp:cNvGraphicFramePr/>
                <a:graphic xmlns:a="http://schemas.openxmlformats.org/drawingml/2006/main">
                  <a:graphicData uri="http://schemas.microsoft.com/office/word/2010/wordprocessingShape">
                    <wps:wsp>
                      <wps:cNvCnPr/>
                      <wps:spPr>
                        <a:xfrm>
                          <a:off x="0" y="0"/>
                          <a:ext cx="454964" cy="230146"/>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1BDE3" id="Straight Arrow Connector 19" o:spid="_x0000_s1026" type="#_x0000_t32" style="position:absolute;margin-left:125.75pt;margin-top:199.4pt;width:35.8pt;height:1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" strokecolor="black [3040]" strokeweight="1pt">
                <v:stroke startarrow="block" endarrow="block"/>
              </v:shape>
            </w:pict>
          </mc:Fallback>
        </mc:AlternateContent>
      </w:r>
      <w:r w:rsidR="0031369C">
        <w:rPr>
          <w:noProof/>
          <w:color w:val="000000" w:themeColor="text1"/>
          <w:lang w:val="en-US"/>
        </w:rPr>
        <w:drawing>
          <wp:inline distT="0" distB="0" distL="0" distR="0" wp14:anchorId="24B50ABB" wp14:editId="1F66AF4B">
            <wp:extent cx="5713874" cy="3679329"/>
            <wp:effectExtent l="0" t="0" r="26670" b="2921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BAA2C57" w14:textId="0557FFD3" w:rsidR="00AB35A9" w:rsidRDefault="00D0274B" w:rsidP="00281EF1">
      <w:pPr>
        <w:pStyle w:val="08FIGURA"/>
      </w:pPr>
      <w:r>
        <w:t xml:space="preserve">Figura </w:t>
      </w:r>
      <w:r w:rsidR="001E79F1">
        <w:fldChar w:fldCharType="begin"/>
      </w:r>
      <w:r w:rsidR="001E79F1">
        <w:instrText xml:space="preserve"> STYLEREF 1 \s </w:instrText>
      </w:r>
      <w:r w:rsidR="001E79F1">
        <w:fldChar w:fldCharType="separate"/>
      </w:r>
      <w:r w:rsidR="00094698">
        <w:rPr>
          <w:noProof/>
        </w:rPr>
        <w:t>2</w:t>
      </w:r>
      <w:r w:rsidR="001E79F1">
        <w:rPr>
          <w:noProof/>
        </w:rPr>
        <w:fldChar w:fldCharType="end"/>
      </w:r>
      <w:r w:rsidR="00094698">
        <w:t>.</w:t>
      </w:r>
      <w:r w:rsidR="001E79F1">
        <w:fldChar w:fldCharType="begin"/>
      </w:r>
      <w:r w:rsidR="001E79F1">
        <w:instrText xml:space="preserve"> SEQ Figura \* ARABIC \s 1 </w:instrText>
      </w:r>
      <w:r w:rsidR="001E79F1">
        <w:fldChar w:fldCharType="separate"/>
      </w:r>
      <w:r w:rsidR="00094698">
        <w:rPr>
          <w:noProof/>
        </w:rPr>
        <w:t>1</w:t>
      </w:r>
      <w:r w:rsidR="001E79F1">
        <w:rPr>
          <w:noProof/>
        </w:rPr>
        <w:fldChar w:fldCharType="end"/>
      </w:r>
      <w:r>
        <w:t xml:space="preserve"> Esquema de Inovações</w:t>
      </w:r>
    </w:p>
    <w:p w14:paraId="4E06E132" w14:textId="77777777" w:rsidR="00281EF1" w:rsidRDefault="00281EF1" w:rsidP="0031369C">
      <w:pPr>
        <w:pStyle w:val="NoSpacing"/>
      </w:pPr>
    </w:p>
    <w:p w14:paraId="0AEB341E" w14:textId="5078D509" w:rsidR="0031369C" w:rsidRPr="0031369C" w:rsidRDefault="0031369C" w:rsidP="0031369C">
      <w:pPr>
        <w:pStyle w:val="NoSpacing"/>
      </w:pPr>
      <w:r>
        <w:t>A interdependência entre as vertentes torna o processo de inovação ainda mais dinâmico, necessitando de uma maior interatividade entre os agentes em torno do fluxo circular</w:t>
      </w:r>
      <w:r w:rsidR="00D8022C">
        <w:t xml:space="preserve"> contínuo de</w:t>
      </w:r>
      <w:r>
        <w:t xml:space="preserve"> informações, aprendizagem e acú</w:t>
      </w:r>
      <w:r w:rsidR="00432731">
        <w:t xml:space="preserve">mulo de conhecimento. </w:t>
      </w:r>
    </w:p>
    <w:p w14:paraId="7E54E959" w14:textId="454EE957" w:rsidR="00DB677D" w:rsidRDefault="00E33D32" w:rsidP="00DB677D">
      <w:pPr>
        <w:rPr>
          <w:rFonts w:eastAsia="MS Mincho"/>
          <w:color w:val="000000"/>
        </w:rPr>
      </w:pPr>
      <w:r>
        <w:rPr>
          <w:rFonts w:eastAsia="MS Mincho"/>
          <w:color w:val="000000"/>
        </w:rPr>
        <w:t xml:space="preserve">O fator biológico é obviamente o principal aspecto da diferenciação entre </w:t>
      </w:r>
      <w:r w:rsidR="00AE4CEF">
        <w:rPr>
          <w:rFonts w:eastAsia="MS Mincho"/>
          <w:color w:val="000000"/>
        </w:rPr>
        <w:t>as</w:t>
      </w:r>
      <w:r>
        <w:rPr>
          <w:rFonts w:eastAsia="MS Mincho"/>
          <w:color w:val="000000"/>
        </w:rPr>
        <w:t xml:space="preserve"> vertentes</w:t>
      </w:r>
      <w:r w:rsidR="00A340C1">
        <w:rPr>
          <w:rFonts w:eastAsia="MS Mincho"/>
          <w:color w:val="000000"/>
        </w:rPr>
        <w:t>.</w:t>
      </w:r>
      <w:r w:rsidR="00AD54CB">
        <w:rPr>
          <w:rFonts w:eastAsia="MS Mincho"/>
          <w:color w:val="000000"/>
        </w:rPr>
        <w:t xml:space="preserve"> </w:t>
      </w:r>
      <w:r w:rsidR="00A340C1">
        <w:rPr>
          <w:rFonts w:eastAsia="MS Mincho"/>
          <w:color w:val="000000"/>
        </w:rPr>
        <w:t xml:space="preserve"> Este</w:t>
      </w:r>
      <w:r w:rsidR="00AD54CB">
        <w:rPr>
          <w:rFonts w:eastAsia="MS Mincho"/>
          <w:color w:val="000000"/>
        </w:rPr>
        <w:t xml:space="preserve"> componente</w:t>
      </w:r>
      <w:r w:rsidR="00A340C1">
        <w:rPr>
          <w:rFonts w:eastAsia="MS Mincho"/>
          <w:color w:val="000000"/>
        </w:rPr>
        <w:t xml:space="preserve"> faz com que </w:t>
      </w:r>
      <w:r w:rsidR="00793092">
        <w:rPr>
          <w:rFonts w:eastAsia="MS Mincho"/>
          <w:color w:val="000000"/>
        </w:rPr>
        <w:t>se desenvolva</w:t>
      </w:r>
      <w:r w:rsidR="00A340C1">
        <w:rPr>
          <w:rFonts w:eastAsia="MS Mincho"/>
          <w:color w:val="000000"/>
        </w:rPr>
        <w:t xml:space="preserve"> uma apresentação</w:t>
      </w:r>
      <w:r w:rsidR="00F30E74">
        <w:rPr>
          <w:rFonts w:eastAsia="MS Mincho"/>
          <w:color w:val="000000"/>
        </w:rPr>
        <w:t xml:space="preserve"> distinta dos </w:t>
      </w:r>
      <w:r w:rsidR="00AD54CB">
        <w:rPr>
          <w:rFonts w:eastAsia="MS Mincho"/>
          <w:color w:val="000000"/>
        </w:rPr>
        <w:t>elementos</w:t>
      </w:r>
      <w:r w:rsidR="00F30E74">
        <w:rPr>
          <w:rFonts w:eastAsia="MS Mincho"/>
          <w:color w:val="000000"/>
        </w:rPr>
        <w:t xml:space="preserve"> </w:t>
      </w:r>
      <w:r w:rsidR="00AD54CB">
        <w:rPr>
          <w:rFonts w:eastAsia="MS Mincho"/>
          <w:color w:val="000000"/>
        </w:rPr>
        <w:t>amplos</w:t>
      </w:r>
      <w:r w:rsidR="00F30E74">
        <w:rPr>
          <w:rFonts w:eastAsia="MS Mincho"/>
          <w:color w:val="000000"/>
        </w:rPr>
        <w:t xml:space="preserve"> da inovaçã</w:t>
      </w:r>
      <w:r w:rsidR="007C6A49">
        <w:rPr>
          <w:rFonts w:eastAsia="MS Mincho"/>
          <w:color w:val="000000"/>
        </w:rPr>
        <w:t>o. Essa nova apresentação no modelo biotecnológico</w:t>
      </w:r>
      <w:r w:rsidR="0021236F">
        <w:rPr>
          <w:rFonts w:eastAsia="MS Mincho"/>
          <w:color w:val="000000"/>
        </w:rPr>
        <w:t xml:space="preserve"> ocorre</w:t>
      </w:r>
      <w:r w:rsidR="007C6A49">
        <w:rPr>
          <w:rFonts w:eastAsia="MS Mincho"/>
          <w:color w:val="000000"/>
        </w:rPr>
        <w:t xml:space="preserve"> </w:t>
      </w:r>
      <w:r w:rsidR="0021236F">
        <w:rPr>
          <w:rFonts w:eastAsia="MS Mincho"/>
          <w:color w:val="000000"/>
        </w:rPr>
        <w:t xml:space="preserve">na adição de níveis de </w:t>
      </w:r>
      <w:r w:rsidR="008B2712">
        <w:rPr>
          <w:rFonts w:eastAsia="MS Mincho"/>
          <w:color w:val="000000"/>
        </w:rPr>
        <w:t>especificidades</w:t>
      </w:r>
      <w:r w:rsidR="0021236F">
        <w:rPr>
          <w:rFonts w:eastAsia="MS Mincho"/>
          <w:color w:val="000000"/>
        </w:rPr>
        <w:t xml:space="preserve"> que envolvem </w:t>
      </w:r>
      <w:r w:rsidR="00BD4239">
        <w:rPr>
          <w:rFonts w:eastAsia="MS Mincho"/>
          <w:color w:val="000000"/>
        </w:rPr>
        <w:t>toda a cadeia</w:t>
      </w:r>
      <w:r w:rsidR="0021236F">
        <w:rPr>
          <w:rFonts w:eastAsia="MS Mincho"/>
          <w:color w:val="000000"/>
        </w:rPr>
        <w:t>. Dessa forma a distinção se evidencia em proveniência da dinâmica que configura</w:t>
      </w:r>
      <w:r w:rsidR="002E3C42">
        <w:rPr>
          <w:rFonts w:eastAsia="MS Mincho"/>
          <w:color w:val="000000"/>
        </w:rPr>
        <w:t>m</w:t>
      </w:r>
      <w:r w:rsidR="0021236F">
        <w:rPr>
          <w:rFonts w:eastAsia="MS Mincho"/>
          <w:color w:val="000000"/>
        </w:rPr>
        <w:t xml:space="preserve"> as biotecnologias.  </w:t>
      </w:r>
    </w:p>
    <w:p w14:paraId="0ED18779" w14:textId="46820689" w:rsidR="00E33D32" w:rsidRDefault="00D91256" w:rsidP="000E2E23">
      <w:pPr>
        <w:rPr>
          <w:rFonts w:eastAsia="MS Mincho"/>
          <w:color w:val="000000"/>
        </w:rPr>
      </w:pPr>
      <w:r>
        <w:rPr>
          <w:rFonts w:eastAsia="MS Mincho"/>
          <w:color w:val="000000"/>
        </w:rPr>
        <w:t xml:space="preserve">A transversalidade e multidisciplinariedade </w:t>
      </w:r>
      <w:r w:rsidR="00BD4239">
        <w:rPr>
          <w:rFonts w:eastAsia="MS Mincho"/>
          <w:color w:val="000000"/>
        </w:rPr>
        <w:t xml:space="preserve">são dois elementos comuns </w:t>
      </w:r>
      <w:r w:rsidR="00FE63B0">
        <w:rPr>
          <w:rFonts w:eastAsia="MS Mincho"/>
          <w:color w:val="000000"/>
        </w:rPr>
        <w:t>as</w:t>
      </w:r>
      <w:r w:rsidR="00BD4239">
        <w:rPr>
          <w:rFonts w:eastAsia="MS Mincho"/>
          <w:color w:val="000000"/>
        </w:rPr>
        <w:t xml:space="preserve"> inovações, e já</w:t>
      </w:r>
      <w:r>
        <w:rPr>
          <w:rFonts w:eastAsia="MS Mincho"/>
          <w:color w:val="000000"/>
        </w:rPr>
        <w:t xml:space="preserve"> eram evidenciadas por </w:t>
      </w:r>
      <w:r w:rsidRPr="00503251">
        <w:rPr>
          <w:rFonts w:eastAsia="MS Mincho"/>
          <w:color w:val="FF0000"/>
        </w:rPr>
        <w:t>Adam Smith</w:t>
      </w:r>
      <w:r w:rsidR="001D1471" w:rsidRPr="00503251">
        <w:rPr>
          <w:rFonts w:eastAsia="MS Mincho"/>
          <w:color w:val="FF0000"/>
        </w:rPr>
        <w:t xml:space="preserve"> (</w:t>
      </w:r>
      <w:r w:rsidR="00251E58">
        <w:rPr>
          <w:rFonts w:eastAsia="MS Mincho"/>
          <w:color w:val="FF0000"/>
        </w:rPr>
        <w:t>1985</w:t>
      </w:r>
      <w:r w:rsidR="001D1471" w:rsidRPr="00503251">
        <w:rPr>
          <w:rFonts w:eastAsia="MS Mincho"/>
          <w:color w:val="FF0000"/>
        </w:rPr>
        <w:t>)</w:t>
      </w:r>
      <w:r w:rsidRPr="00503251">
        <w:rPr>
          <w:rFonts w:eastAsia="MS Mincho"/>
          <w:color w:val="FF0000"/>
        </w:rPr>
        <w:t xml:space="preserve"> </w:t>
      </w:r>
      <w:r>
        <w:rPr>
          <w:rFonts w:eastAsia="MS Mincho"/>
          <w:color w:val="000000"/>
        </w:rPr>
        <w:t xml:space="preserve">ao destacar a importância da divisão do trabalho combinada as inovações tecnológicas no desenvolvimento econômico. </w:t>
      </w:r>
      <w:r w:rsidR="00F2036C">
        <w:rPr>
          <w:rFonts w:eastAsia="MS Mincho"/>
          <w:color w:val="000000"/>
        </w:rPr>
        <w:t xml:space="preserve">A dinâmica biotecnológica </w:t>
      </w:r>
      <w:r w:rsidR="00BD4239">
        <w:rPr>
          <w:rFonts w:eastAsia="MS Mincho"/>
          <w:color w:val="000000"/>
        </w:rPr>
        <w:t>demonstra</w:t>
      </w:r>
      <w:r w:rsidR="00F2036C">
        <w:rPr>
          <w:rFonts w:eastAsia="MS Mincho"/>
          <w:color w:val="000000"/>
        </w:rPr>
        <w:t xml:space="preserve"> </w:t>
      </w:r>
      <w:r w:rsidR="00CC1561">
        <w:rPr>
          <w:rFonts w:eastAsia="MS Mincho"/>
          <w:color w:val="000000"/>
        </w:rPr>
        <w:t xml:space="preserve">a ocorrência </w:t>
      </w:r>
      <w:r w:rsidR="00F458CE">
        <w:rPr>
          <w:rFonts w:eastAsia="MS Mincho"/>
          <w:color w:val="000000"/>
        </w:rPr>
        <w:t xml:space="preserve">de um maior nível </w:t>
      </w:r>
      <w:r w:rsidR="00BD4239">
        <w:rPr>
          <w:rFonts w:eastAsia="MS Mincho"/>
          <w:color w:val="000000"/>
        </w:rPr>
        <w:t>destes dois elementos</w:t>
      </w:r>
      <w:r w:rsidR="00E17F51">
        <w:rPr>
          <w:rFonts w:eastAsia="MS Mincho"/>
          <w:color w:val="000000"/>
        </w:rPr>
        <w:t>, devido ao grande conjunto de atividade</w:t>
      </w:r>
      <w:r w:rsidR="0052126B">
        <w:rPr>
          <w:rFonts w:eastAsia="MS Mincho"/>
          <w:color w:val="000000"/>
        </w:rPr>
        <w:t xml:space="preserve">s e </w:t>
      </w:r>
      <w:r w:rsidR="00E17F51">
        <w:rPr>
          <w:rFonts w:eastAsia="MS Mincho"/>
          <w:color w:val="000000"/>
        </w:rPr>
        <w:t>nível de especializaçã</w:t>
      </w:r>
      <w:r w:rsidR="0052126B">
        <w:rPr>
          <w:rFonts w:eastAsia="MS Mincho"/>
          <w:color w:val="000000"/>
        </w:rPr>
        <w:t xml:space="preserve">o exigidos. </w:t>
      </w:r>
    </w:p>
    <w:p w14:paraId="54223713" w14:textId="787D1E3B" w:rsidR="009D69DF" w:rsidRPr="00BE7BB5" w:rsidRDefault="00897F19" w:rsidP="00BE7BB5">
      <w:pPr>
        <w:rPr>
          <w:rFonts w:eastAsia="MS Mincho"/>
        </w:rPr>
      </w:pPr>
      <w:r>
        <w:t xml:space="preserve">Os elementos </w:t>
      </w:r>
      <w:r>
        <w:rPr>
          <w:rFonts w:eastAsia="MS Mincho"/>
          <w:color w:val="000000"/>
        </w:rPr>
        <w:t>transversalidade e multidisciplinariedade</w:t>
      </w:r>
      <w:bookmarkStart w:id="172" w:name="_Toc38885847"/>
      <w:bookmarkEnd w:id="172"/>
      <w:r w:rsidR="00AD45E0">
        <w:rPr>
          <w:rFonts w:eastAsia="MS Mincho"/>
          <w:color w:val="000000"/>
        </w:rPr>
        <w:t xml:space="preserve"> nas biotecnologias ressaltam</w:t>
      </w:r>
      <w:r>
        <w:rPr>
          <w:rFonts w:eastAsia="MS Mincho"/>
          <w:color w:val="000000"/>
        </w:rPr>
        <w:t xml:space="preserve"> outro elemento de diferen</w:t>
      </w:r>
      <w:r w:rsidR="0080147B">
        <w:rPr>
          <w:rFonts w:eastAsia="MS Mincho"/>
          <w:color w:val="000000"/>
        </w:rPr>
        <w:t xml:space="preserve">ciação, </w:t>
      </w:r>
      <w:r w:rsidR="00503251">
        <w:rPr>
          <w:rFonts w:eastAsia="MS Mincho"/>
          <w:color w:val="000000"/>
        </w:rPr>
        <w:t xml:space="preserve">o capital humano </w:t>
      </w:r>
      <w:r w:rsidR="00221DF0">
        <w:rPr>
          <w:rFonts w:eastAsia="MS Mincho"/>
          <w:color w:val="000000"/>
        </w:rPr>
        <w:t>especializado</w:t>
      </w:r>
      <w:r w:rsidR="0080147B">
        <w:rPr>
          <w:rFonts w:eastAsia="MS Mincho"/>
          <w:color w:val="000000"/>
        </w:rPr>
        <w:t>,</w:t>
      </w:r>
      <w:r w:rsidR="00221DF0">
        <w:rPr>
          <w:rFonts w:eastAsia="MS Mincho"/>
          <w:color w:val="000000"/>
        </w:rPr>
        <w:t xml:space="preserve"> </w:t>
      </w:r>
      <w:r w:rsidR="0080147B">
        <w:rPr>
          <w:rFonts w:eastAsia="MS Mincho"/>
          <w:color w:val="000000"/>
        </w:rPr>
        <w:t>e</w:t>
      </w:r>
      <w:r w:rsidR="00503251">
        <w:rPr>
          <w:rFonts w:eastAsia="MS Mincho"/>
          <w:color w:val="000000"/>
        </w:rPr>
        <w:t xml:space="preserve"> maior </w:t>
      </w:r>
      <w:r w:rsidR="0080147B">
        <w:rPr>
          <w:rFonts w:eastAsia="MS Mincho"/>
          <w:color w:val="000000"/>
        </w:rPr>
        <w:t>necessidade de</w:t>
      </w:r>
      <w:r w:rsidR="00503251">
        <w:rPr>
          <w:rFonts w:eastAsia="MS Mincho"/>
          <w:color w:val="000000"/>
        </w:rPr>
        <w:t xml:space="preserve"> </w:t>
      </w:r>
      <w:r w:rsidR="00221DF0">
        <w:rPr>
          <w:rFonts w:eastAsia="MS Mincho"/>
          <w:color w:val="000000"/>
        </w:rPr>
        <w:t xml:space="preserve">atuação conjunta </w:t>
      </w:r>
      <w:r w:rsidR="00D92AAA">
        <w:rPr>
          <w:rFonts w:eastAsia="MS Mincho"/>
          <w:color w:val="000000"/>
        </w:rPr>
        <w:t xml:space="preserve">e </w:t>
      </w:r>
      <w:r w:rsidR="00221DF0">
        <w:rPr>
          <w:rFonts w:eastAsia="MS Mincho"/>
          <w:color w:val="000000"/>
        </w:rPr>
        <w:t>coordenada</w:t>
      </w:r>
      <w:r w:rsidR="003F1BCF">
        <w:rPr>
          <w:rFonts w:eastAsia="MS Mincho"/>
          <w:color w:val="000000"/>
        </w:rPr>
        <w:t xml:space="preserve"> da </w:t>
      </w:r>
      <w:r w:rsidR="009461F6">
        <w:rPr>
          <w:rFonts w:eastAsia="MS Mincho"/>
          <w:color w:val="000000"/>
        </w:rPr>
        <w:t>figura do pesquisa</w:t>
      </w:r>
      <w:r w:rsidR="000A13E2">
        <w:rPr>
          <w:rFonts w:eastAsia="MS Mincho"/>
          <w:color w:val="000000"/>
        </w:rPr>
        <w:t xml:space="preserve">dor, empreendedor e do inovador, como é </w:t>
      </w:r>
      <w:r w:rsidR="000A13E2">
        <w:rPr>
          <w:rFonts w:eastAsia="MS Mincho"/>
          <w:color w:val="000000"/>
        </w:rPr>
        <w:lastRenderedPageBreak/>
        <w:t>ab</w:t>
      </w:r>
      <w:r w:rsidR="00010BBA">
        <w:rPr>
          <w:rFonts w:eastAsia="MS Mincho"/>
          <w:color w:val="000000"/>
        </w:rPr>
        <w:t>orda</w:t>
      </w:r>
      <w:r w:rsidR="000A13E2">
        <w:rPr>
          <w:rFonts w:eastAsia="MS Mincho"/>
          <w:color w:val="000000"/>
        </w:rPr>
        <w:t xml:space="preserve">do na publicação do Confederação nacional da Indústria </w:t>
      </w:r>
      <w:sdt>
        <w:sdtPr>
          <w:id w:val="-505671596"/>
          <w:citation/>
        </w:sdtPr>
        <w:sdtEndPr/>
        <w:sdtContent>
          <w:r w:rsidR="000A13E2">
            <w:fldChar w:fldCharType="begin"/>
          </w:r>
          <w:r w:rsidR="00342E87">
            <w:instrText xml:space="preserve">CITATION Con \p "p. 11" \n  \l 1046 </w:instrText>
          </w:r>
          <w:r w:rsidR="000A13E2">
            <w:fldChar w:fldCharType="separate"/>
          </w:r>
          <w:r w:rsidR="00342E87" w:rsidRPr="00342E87">
            <w:rPr>
              <w:noProof/>
            </w:rPr>
            <w:t>(2013, p. p. 11)</w:t>
          </w:r>
          <w:r w:rsidR="000A13E2">
            <w:fldChar w:fldCharType="end"/>
          </w:r>
        </w:sdtContent>
      </w:sdt>
      <w:r w:rsidR="000A13E2">
        <w:t xml:space="preserve"> em parceria com universidade de </w:t>
      </w:r>
      <w:r w:rsidR="00342E87">
        <w:t>Harvard</w:t>
      </w:r>
      <w:r w:rsidR="00DA7DD2">
        <w:t>,</w:t>
      </w:r>
      <w:r w:rsidR="009F3EE7">
        <w:t xml:space="preserve"> </w:t>
      </w:r>
      <w:r w:rsidR="00A318BA">
        <w:t>que afirma que o principal capital na biotecnologia é o humano</w:t>
      </w:r>
      <w:r w:rsidR="0001331D">
        <w:t>.</w:t>
      </w:r>
    </w:p>
    <w:p w14:paraId="54639A41" w14:textId="4A967FD1" w:rsidR="00BE7BB5" w:rsidRPr="009A5A8F" w:rsidRDefault="0049023D" w:rsidP="00C8049F">
      <w:pPr>
        <w:rPr>
          <w:rFonts w:eastAsia="MS Mincho"/>
          <w:color w:val="000000" w:themeColor="text1"/>
        </w:rPr>
      </w:pPr>
      <w:r w:rsidRPr="009A5A8F">
        <w:rPr>
          <w:rFonts w:eastAsia="MS Mincho"/>
          <w:color w:val="000000" w:themeColor="text1"/>
        </w:rPr>
        <w:t>O fator biológico</w:t>
      </w:r>
      <w:r w:rsidR="00E92EA2">
        <w:rPr>
          <w:rFonts w:eastAsia="MS Mincho"/>
          <w:color w:val="000000" w:themeColor="text1"/>
        </w:rPr>
        <w:t xml:space="preserve"> </w:t>
      </w:r>
      <w:r w:rsidR="00FC6C33">
        <w:rPr>
          <w:rFonts w:eastAsia="MS Mincho"/>
          <w:color w:val="000000" w:themeColor="text1"/>
        </w:rPr>
        <w:t xml:space="preserve">se </w:t>
      </w:r>
      <w:r w:rsidR="00E92EA2">
        <w:rPr>
          <w:rFonts w:eastAsia="MS Mincho"/>
          <w:color w:val="000000" w:themeColor="text1"/>
        </w:rPr>
        <w:t>evidencia como elemento de diferenciação</w:t>
      </w:r>
      <w:r w:rsidR="00FC6C33">
        <w:rPr>
          <w:rFonts w:eastAsia="MS Mincho"/>
          <w:color w:val="000000" w:themeColor="text1"/>
        </w:rPr>
        <w:t xml:space="preserve"> no </w:t>
      </w:r>
      <w:r w:rsidR="005644B9" w:rsidRPr="009A5A8F">
        <w:rPr>
          <w:rFonts w:eastAsia="MS Mincho"/>
          <w:color w:val="000000" w:themeColor="text1"/>
        </w:rPr>
        <w:t xml:space="preserve">modo de reprodução em que </w:t>
      </w:r>
      <w:r w:rsidR="00862A97" w:rsidRPr="009A5A8F">
        <w:rPr>
          <w:rFonts w:eastAsia="MS Mincho"/>
          <w:color w:val="000000" w:themeColor="text1"/>
        </w:rPr>
        <w:t>se base</w:t>
      </w:r>
      <w:r w:rsidR="00AA120C" w:rsidRPr="009A5A8F">
        <w:rPr>
          <w:rFonts w:eastAsia="MS Mincho"/>
          <w:color w:val="000000" w:themeColor="text1"/>
        </w:rPr>
        <w:t>i</w:t>
      </w:r>
      <w:r w:rsidR="00862A97" w:rsidRPr="009A5A8F">
        <w:rPr>
          <w:rFonts w:eastAsia="MS Mincho"/>
          <w:color w:val="000000" w:themeColor="text1"/>
        </w:rPr>
        <w:t>a</w:t>
      </w:r>
      <w:r w:rsidR="005644B9" w:rsidRPr="009A5A8F">
        <w:rPr>
          <w:rFonts w:eastAsia="MS Mincho"/>
          <w:color w:val="000000" w:themeColor="text1"/>
        </w:rPr>
        <w:t>.</w:t>
      </w:r>
      <w:r w:rsidR="006705BD" w:rsidRPr="009A5A8F">
        <w:rPr>
          <w:rFonts w:eastAsia="MS Mincho"/>
          <w:color w:val="000000" w:themeColor="text1"/>
        </w:rPr>
        <w:t xml:space="preserve"> A inovações tecnológicas atuam através da reprodução mecânica enquanto </w:t>
      </w:r>
      <w:r w:rsidR="00662A1D">
        <w:rPr>
          <w:rFonts w:eastAsia="MS Mincho"/>
          <w:color w:val="000000" w:themeColor="text1"/>
        </w:rPr>
        <w:t>n</w:t>
      </w:r>
      <w:r w:rsidR="006705BD" w:rsidRPr="009A5A8F">
        <w:rPr>
          <w:rFonts w:eastAsia="MS Mincho"/>
          <w:color w:val="000000" w:themeColor="text1"/>
        </w:rPr>
        <w:t xml:space="preserve">as inovações </w:t>
      </w:r>
      <w:r w:rsidR="004502AD">
        <w:rPr>
          <w:rFonts w:eastAsia="MS Mincho"/>
          <w:color w:val="000000" w:themeColor="text1"/>
        </w:rPr>
        <w:t>bio</w:t>
      </w:r>
      <w:r w:rsidR="006705BD" w:rsidRPr="009A5A8F">
        <w:rPr>
          <w:rFonts w:eastAsia="MS Mincho"/>
          <w:color w:val="000000" w:themeColor="text1"/>
        </w:rPr>
        <w:t>tecnológicas</w:t>
      </w:r>
      <w:r w:rsidR="003C0700">
        <w:rPr>
          <w:rFonts w:eastAsia="MS Mincho"/>
          <w:color w:val="000000" w:themeColor="text1"/>
        </w:rPr>
        <w:t>,</w:t>
      </w:r>
      <w:r w:rsidR="006705BD" w:rsidRPr="009A5A8F">
        <w:rPr>
          <w:rFonts w:eastAsia="MS Mincho"/>
          <w:color w:val="000000" w:themeColor="text1"/>
        </w:rPr>
        <w:t xml:space="preserve"> o objeto central gira em torno da reprodução natural </w:t>
      </w:r>
      <w:r w:rsidR="00FF2CE4">
        <w:rPr>
          <w:rFonts w:eastAsia="MS Mincho"/>
          <w:color w:val="000000" w:themeColor="text1"/>
        </w:rPr>
        <w:t xml:space="preserve">por meio dos processos </w:t>
      </w:r>
      <w:r w:rsidR="006705BD" w:rsidRPr="009A5A8F">
        <w:rPr>
          <w:rFonts w:eastAsia="MS Mincho"/>
          <w:color w:val="000000" w:themeColor="text1"/>
        </w:rPr>
        <w:t>bioló</w:t>
      </w:r>
      <w:r w:rsidR="00FF2CE4">
        <w:rPr>
          <w:rFonts w:eastAsia="MS Mincho"/>
          <w:color w:val="000000" w:themeColor="text1"/>
        </w:rPr>
        <w:t>gicos</w:t>
      </w:r>
      <w:r w:rsidR="006128D5">
        <w:rPr>
          <w:rFonts w:eastAsia="MS Mincho"/>
          <w:color w:val="000000" w:themeColor="text1"/>
        </w:rPr>
        <w:t>, onde o resulta</w:t>
      </w:r>
      <w:r w:rsidR="003C0700">
        <w:rPr>
          <w:rFonts w:eastAsia="MS Mincho"/>
          <w:color w:val="000000" w:themeColor="text1"/>
        </w:rPr>
        <w:t>do</w:t>
      </w:r>
      <w:r w:rsidR="006128D5">
        <w:rPr>
          <w:rFonts w:eastAsia="MS Mincho"/>
          <w:color w:val="000000" w:themeColor="text1"/>
        </w:rPr>
        <w:t xml:space="preserve"> é diretamente obtido pela atuação </w:t>
      </w:r>
      <w:r w:rsidR="007C1C77">
        <w:rPr>
          <w:rFonts w:eastAsia="MS Mincho"/>
          <w:color w:val="000000" w:themeColor="text1"/>
        </w:rPr>
        <w:t>dos serem agentes</w:t>
      </w:r>
      <w:r w:rsidR="006128D5">
        <w:rPr>
          <w:rFonts w:eastAsia="MS Mincho"/>
          <w:color w:val="000000" w:themeColor="text1"/>
        </w:rPr>
        <w:t>.</w:t>
      </w:r>
    </w:p>
    <w:p w14:paraId="4D2229EB" w14:textId="36B4298F" w:rsidR="002F2133" w:rsidRDefault="0054251D" w:rsidP="00205C94">
      <w:r w:rsidRPr="009C2DD9">
        <w:t>O</w:t>
      </w:r>
      <w:r w:rsidR="009F3DB1" w:rsidRPr="009C2DD9">
        <w:t xml:space="preserve"> </w:t>
      </w:r>
      <w:r w:rsidR="002F2133" w:rsidRPr="009C2DD9">
        <w:t>aspecto d</w:t>
      </w:r>
      <w:r w:rsidR="009F3DB1" w:rsidRPr="009C2DD9">
        <w:t>a</w:t>
      </w:r>
      <w:r w:rsidR="002F2133" w:rsidRPr="009C2DD9">
        <w:t xml:space="preserve"> reprodução natural </w:t>
      </w:r>
      <w:r w:rsidR="007C1C77">
        <w:t>inerente</w:t>
      </w:r>
      <w:r w:rsidR="009F3DB1" w:rsidRPr="009C2DD9">
        <w:t xml:space="preserve"> nas</w:t>
      </w:r>
      <w:r w:rsidR="00247136" w:rsidRPr="009C2DD9">
        <w:t xml:space="preserve"> biotecnologias</w:t>
      </w:r>
      <w:r w:rsidRPr="009C2DD9">
        <w:t xml:space="preserve"> </w:t>
      </w:r>
      <w:r w:rsidR="007C1C77">
        <w:t xml:space="preserve">– </w:t>
      </w:r>
      <w:r w:rsidR="006F1677">
        <w:t>que levam</w:t>
      </w:r>
      <w:r w:rsidRPr="009C2DD9">
        <w:t xml:space="preserve"> </w:t>
      </w:r>
      <w:r w:rsidR="006F1677">
        <w:t xml:space="preserve">a </w:t>
      </w:r>
      <w:r w:rsidRPr="009C2DD9">
        <w:t xml:space="preserve">inovação </w:t>
      </w:r>
      <w:r w:rsidR="00694105" w:rsidRPr="009C2DD9">
        <w:t>bio</w:t>
      </w:r>
      <w:r w:rsidR="005E2827" w:rsidRPr="009C2DD9">
        <w:t>tecnológica</w:t>
      </w:r>
      <w:r w:rsidR="00247136" w:rsidRPr="009C2DD9">
        <w:t xml:space="preserve"> </w:t>
      </w:r>
      <w:r w:rsidR="007C1C77">
        <w:t xml:space="preserve">– </w:t>
      </w:r>
      <w:r w:rsidR="00247136" w:rsidRPr="009C2DD9">
        <w:t xml:space="preserve">vem reacender </w:t>
      </w:r>
      <w:r w:rsidR="009F3DB1" w:rsidRPr="009C2DD9">
        <w:t>o debate que envolve os teóricos evolucionários que no que tange as analogias entre a concorrência de mercado e a competição biológica na perspectiva de sobrevivência e maximizaçã</w:t>
      </w:r>
      <w:r w:rsidR="002344FF" w:rsidRPr="009C2DD9">
        <w:t>o, atuando com um</w:t>
      </w:r>
      <w:r w:rsidR="004F22D3" w:rsidRPr="009C2DD9">
        <w:t>a</w:t>
      </w:r>
      <w:r w:rsidR="002344FF" w:rsidRPr="009C2DD9">
        <w:t xml:space="preserve"> forte evidência de plausibilidade d</w:t>
      </w:r>
      <w:r w:rsidR="00A562CB" w:rsidRPr="009C2DD9">
        <w:t>estas</w:t>
      </w:r>
      <w:r w:rsidR="002344FF" w:rsidRPr="009C2DD9">
        <w:t xml:space="preserve"> contextualizações. </w:t>
      </w:r>
    </w:p>
    <w:p w14:paraId="162D3132" w14:textId="28872A7B" w:rsidR="007B7777" w:rsidRPr="007B7777" w:rsidRDefault="00CF7111" w:rsidP="007B7777">
      <w:pPr>
        <w:rPr>
          <w:rFonts w:eastAsia="MS Mincho"/>
          <w:color w:val="000000" w:themeColor="text1"/>
        </w:rPr>
      </w:pPr>
      <w:r>
        <w:rPr>
          <w:rFonts w:eastAsia="MS Mincho"/>
        </w:rPr>
        <w:t>R</w:t>
      </w:r>
      <w:r w:rsidR="007B7777" w:rsidRPr="00AC1F67">
        <w:rPr>
          <w:rFonts w:eastAsia="MS Mincho"/>
        </w:rPr>
        <w:t xml:space="preserve">emontando há um cenário onde os microrganismos eram </w:t>
      </w:r>
      <w:r w:rsidR="007B5E38">
        <w:rPr>
          <w:rFonts w:eastAsia="MS Mincho"/>
        </w:rPr>
        <w:t>únicos</w:t>
      </w:r>
      <w:r w:rsidR="007B7777" w:rsidRPr="00AC1F67">
        <w:rPr>
          <w:rFonts w:eastAsia="MS Mincho"/>
        </w:rPr>
        <w:t xml:space="preserve"> seres existentes, que através da competição entre si, desenvolveram habilidades voltadas para a adaptação</w:t>
      </w:r>
      <w:r w:rsidR="006C3B98">
        <w:rPr>
          <w:rFonts w:eastAsia="MS Mincho"/>
        </w:rPr>
        <w:t xml:space="preserve"> ao meio</w:t>
      </w:r>
      <w:r w:rsidR="007B7777" w:rsidRPr="00AC1F67">
        <w:rPr>
          <w:rFonts w:eastAsia="MS Mincho"/>
        </w:rPr>
        <w:t>, proteção, sobrevivência e cooperação</w:t>
      </w:r>
      <w:r w:rsidR="00D44724">
        <w:rPr>
          <w:rFonts w:eastAsia="MS Mincho"/>
        </w:rPr>
        <w:t xml:space="preserve">, garantiram sua existência e </w:t>
      </w:r>
      <w:r w:rsidR="007B7777" w:rsidRPr="00AC1F67">
        <w:rPr>
          <w:rFonts w:eastAsia="MS Mincho"/>
        </w:rPr>
        <w:t>evoluíram para as espécies mais desenvolvidas. Esse preceito pode ser analogamente ser aplicado no ambiente macro que foi gerado, e continuaram coexistindo de</w:t>
      </w:r>
      <w:r w:rsidR="007B7777" w:rsidRPr="00785A52">
        <w:rPr>
          <w:rFonts w:eastAsia="MS Mincho"/>
          <w:color w:val="000000" w:themeColor="text1"/>
        </w:rPr>
        <w:t>ntro de uma cadeia sistêmica.</w:t>
      </w:r>
    </w:p>
    <w:p w14:paraId="647314A4" w14:textId="55E10A8F" w:rsidR="008F6D68" w:rsidRDefault="004C4ED3" w:rsidP="007B7777">
      <w:pPr>
        <w:pStyle w:val="IntenseQuote"/>
      </w:pPr>
      <w:r>
        <w:t xml:space="preserve">A </w:t>
      </w:r>
      <w:proofErr w:type="spellStart"/>
      <w:r>
        <w:t>idéia</w:t>
      </w:r>
      <w:proofErr w:type="spellEnd"/>
      <w:r>
        <w:t xml:space="preserve"> geral de que a concorrência de mercado é análoga à competição biológica e que as empresas devem passar por um teste de sobrevivência imposto pelo mercado tem disso parte do pensamento econômico há muito tempo. </w:t>
      </w:r>
      <w:sdt>
        <w:sdtPr>
          <w:id w:val="-1628077035"/>
          <w:citation/>
        </w:sdtPr>
        <w:sdtEndPr/>
        <w:sdtContent>
          <w:r>
            <w:fldChar w:fldCharType="begin"/>
          </w:r>
          <w:r>
            <w:instrText xml:space="preserve">CITATION NEL05 \p 71 \l 1046 </w:instrText>
          </w:r>
          <w:r>
            <w:fldChar w:fldCharType="separate"/>
          </w:r>
          <w:r w:rsidRPr="004C4ED3">
            <w:rPr>
              <w:noProof/>
            </w:rPr>
            <w:t>(NELSON, 2005, p. 71)</w:t>
          </w:r>
          <w:r>
            <w:fldChar w:fldCharType="end"/>
          </w:r>
        </w:sdtContent>
      </w:sdt>
      <w:r w:rsidR="00EE50C7">
        <w:rPr>
          <w:rStyle w:val="CommentReference"/>
          <w:rFonts w:eastAsia="MS Mincho"/>
        </w:rPr>
        <w:commentReference w:id="173"/>
      </w:r>
    </w:p>
    <w:p w14:paraId="05086E58" w14:textId="252B5532" w:rsidR="00A613F3" w:rsidRDefault="005B03BA" w:rsidP="00A613F3">
      <w:pPr>
        <w:rPr>
          <w:rFonts w:eastAsia="MS Mincho"/>
        </w:rPr>
      </w:pPr>
      <w:r>
        <w:rPr>
          <w:rFonts w:eastAsia="MS Mincho"/>
        </w:rPr>
        <w:t xml:space="preserve">A </w:t>
      </w:r>
      <w:r w:rsidR="00750247">
        <w:rPr>
          <w:rFonts w:eastAsia="MS Mincho"/>
        </w:rPr>
        <w:t>reproduçã</w:t>
      </w:r>
      <w:r w:rsidR="00D43F8C">
        <w:rPr>
          <w:rFonts w:eastAsia="MS Mincho"/>
        </w:rPr>
        <w:t>o na</w:t>
      </w:r>
      <w:r w:rsidR="000578D4">
        <w:rPr>
          <w:rFonts w:eastAsia="MS Mincho"/>
        </w:rPr>
        <w:t xml:space="preserve">tural </w:t>
      </w:r>
      <w:r>
        <w:rPr>
          <w:rFonts w:eastAsia="MS Mincho"/>
        </w:rPr>
        <w:t>por meio dos processos biológicos configura</w:t>
      </w:r>
      <w:r w:rsidR="00D43F8C">
        <w:rPr>
          <w:rFonts w:eastAsia="MS Mincho"/>
        </w:rPr>
        <w:t xml:space="preserve"> a</w:t>
      </w:r>
      <w:r w:rsidR="00961480">
        <w:rPr>
          <w:rFonts w:eastAsia="MS Mincho"/>
        </w:rPr>
        <w:t xml:space="preserve"> essência da</w:t>
      </w:r>
      <w:r w:rsidR="00D43F8C">
        <w:rPr>
          <w:rFonts w:eastAsia="MS Mincho"/>
        </w:rPr>
        <w:t xml:space="preserve"> dinâmica</w:t>
      </w:r>
      <w:r w:rsidR="004B4B92">
        <w:rPr>
          <w:rFonts w:eastAsia="MS Mincho"/>
        </w:rPr>
        <w:t xml:space="preserve"> das</w:t>
      </w:r>
      <w:r w:rsidR="00D43F8C">
        <w:rPr>
          <w:rFonts w:eastAsia="MS Mincho"/>
        </w:rPr>
        <w:t xml:space="preserve"> </w:t>
      </w:r>
      <w:r w:rsidR="006F35F7">
        <w:rPr>
          <w:rFonts w:eastAsia="MS Mincho"/>
        </w:rPr>
        <w:t>biotecnologias</w:t>
      </w:r>
      <w:r w:rsidR="007557DA">
        <w:rPr>
          <w:rFonts w:eastAsia="MS Mincho"/>
        </w:rPr>
        <w:t xml:space="preserve"> como fator puro e modificador das demais variáveis que seriam comuns à inovação, derivando novas variáveis específicas. </w:t>
      </w:r>
      <w:r w:rsidR="0097407C">
        <w:rPr>
          <w:rFonts w:eastAsia="MS Mincho"/>
        </w:rPr>
        <w:t>Dessa forma</w:t>
      </w:r>
      <w:r w:rsidR="00F946AA">
        <w:rPr>
          <w:rFonts w:eastAsia="MS Mincho"/>
        </w:rPr>
        <w:t xml:space="preserve"> surgem mé</w:t>
      </w:r>
      <w:r w:rsidR="00B848CE">
        <w:rPr>
          <w:rFonts w:eastAsia="MS Mincho"/>
        </w:rPr>
        <w:t>todos, metodologias e processos especializados que desencadeiam transformações nas estrutu</w:t>
      </w:r>
      <w:r w:rsidR="00E92E6A">
        <w:rPr>
          <w:rFonts w:eastAsia="MS Mincho"/>
        </w:rPr>
        <w:t>ras organizacionais</w:t>
      </w:r>
      <w:r w:rsidR="0097407C">
        <w:rPr>
          <w:rFonts w:eastAsia="MS Mincho"/>
        </w:rPr>
        <w:t xml:space="preserve"> e mercadológicas</w:t>
      </w:r>
      <w:r w:rsidR="00E92E6A">
        <w:rPr>
          <w:rFonts w:eastAsia="MS Mincho"/>
        </w:rPr>
        <w:t>.</w:t>
      </w:r>
    </w:p>
    <w:p w14:paraId="0764A5B3" w14:textId="1FC428BD" w:rsidR="00975FCD" w:rsidRDefault="00B50E79" w:rsidP="00975FCD">
      <w:pPr>
        <w:rPr>
          <w:color w:val="000000" w:themeColor="text1"/>
        </w:rPr>
      </w:pPr>
      <w:r>
        <w:rPr>
          <w:rFonts w:eastAsia="MS Mincho"/>
        </w:rPr>
        <w:t>Essas novas combinações organizacionais</w:t>
      </w:r>
      <w:r w:rsidR="00E92E6A">
        <w:rPr>
          <w:rFonts w:eastAsia="MS Mincho"/>
        </w:rPr>
        <w:t xml:space="preserve"> se apresentam sob novas denominações</w:t>
      </w:r>
      <w:r w:rsidR="00001A06">
        <w:rPr>
          <w:rFonts w:eastAsia="MS Mincho"/>
        </w:rPr>
        <w:t xml:space="preserve"> análogas</w:t>
      </w:r>
      <w:r w:rsidR="00E92E6A">
        <w:rPr>
          <w:rFonts w:eastAsia="MS Mincho"/>
        </w:rPr>
        <w:t xml:space="preserve"> como bioindústria, bioagroindústria, biomedicina, biofarmácia, bioinformá</w:t>
      </w:r>
      <w:r w:rsidR="00477D1B">
        <w:rPr>
          <w:rFonts w:eastAsia="MS Mincho"/>
        </w:rPr>
        <w:t>t</w:t>
      </w:r>
      <w:r w:rsidR="00001A06">
        <w:rPr>
          <w:rFonts w:eastAsia="MS Mincho"/>
        </w:rPr>
        <w:t xml:space="preserve">ica, gerando os </w:t>
      </w:r>
      <w:r w:rsidR="009D7093">
        <w:rPr>
          <w:rFonts w:eastAsia="MS Mincho"/>
        </w:rPr>
        <w:t>‘</w:t>
      </w:r>
      <w:r w:rsidR="00001A06">
        <w:rPr>
          <w:rFonts w:eastAsia="MS Mincho"/>
        </w:rPr>
        <w:t>bioinsumos</w:t>
      </w:r>
      <w:r w:rsidR="009D7093">
        <w:rPr>
          <w:rFonts w:eastAsia="MS Mincho"/>
        </w:rPr>
        <w:t>’</w:t>
      </w:r>
      <w:r w:rsidR="00001A06">
        <w:rPr>
          <w:rFonts w:eastAsia="MS Mincho"/>
        </w:rPr>
        <w:t xml:space="preserve"> e </w:t>
      </w:r>
      <w:r w:rsidR="009D7093">
        <w:rPr>
          <w:rFonts w:eastAsia="MS Mincho"/>
        </w:rPr>
        <w:t>‘</w:t>
      </w:r>
      <w:r w:rsidR="00001A06">
        <w:rPr>
          <w:rFonts w:eastAsia="MS Mincho"/>
        </w:rPr>
        <w:t>bioprodutos</w:t>
      </w:r>
      <w:r w:rsidR="009D7093">
        <w:rPr>
          <w:rFonts w:eastAsia="MS Mincho"/>
        </w:rPr>
        <w:t>’</w:t>
      </w:r>
      <w:r w:rsidR="00001A06">
        <w:rPr>
          <w:rFonts w:eastAsia="MS Mincho"/>
        </w:rPr>
        <w:t xml:space="preserve"> na forma de </w:t>
      </w:r>
      <w:r w:rsidR="009D7093">
        <w:rPr>
          <w:rFonts w:eastAsia="MS Mincho"/>
        </w:rPr>
        <w:t>‘</w:t>
      </w:r>
      <w:r w:rsidR="00001A06">
        <w:rPr>
          <w:rFonts w:eastAsia="MS Mincho"/>
        </w:rPr>
        <w:t>biocomponentes</w:t>
      </w:r>
      <w:r w:rsidR="009D7093">
        <w:rPr>
          <w:rFonts w:eastAsia="MS Mincho"/>
        </w:rPr>
        <w:t>’ e ‘bioembalagens</w:t>
      </w:r>
      <w:r w:rsidR="009F1B03">
        <w:rPr>
          <w:rFonts w:eastAsia="MS Mincho"/>
        </w:rPr>
        <w:t>’ industriais</w:t>
      </w:r>
      <w:r w:rsidR="00001A06">
        <w:rPr>
          <w:rFonts w:eastAsia="MS Mincho"/>
        </w:rPr>
        <w:t xml:space="preserve">, </w:t>
      </w:r>
      <w:r w:rsidR="009D7093">
        <w:rPr>
          <w:rFonts w:eastAsia="MS Mincho"/>
        </w:rPr>
        <w:t>‘</w:t>
      </w:r>
      <w:r w:rsidR="00001A06">
        <w:rPr>
          <w:rFonts w:eastAsia="MS Mincho"/>
        </w:rPr>
        <w:t>biomedicamentos</w:t>
      </w:r>
      <w:r w:rsidR="009D7093">
        <w:rPr>
          <w:rFonts w:eastAsia="MS Mincho"/>
        </w:rPr>
        <w:t>’</w:t>
      </w:r>
      <w:r w:rsidR="00E408C1">
        <w:rPr>
          <w:rFonts w:eastAsia="MS Mincho"/>
        </w:rPr>
        <w:t xml:space="preserve"> e</w:t>
      </w:r>
      <w:r w:rsidR="00001A06">
        <w:rPr>
          <w:rFonts w:eastAsia="MS Mincho"/>
        </w:rPr>
        <w:t xml:space="preserve"> </w:t>
      </w:r>
      <w:r w:rsidR="009D7093">
        <w:rPr>
          <w:rFonts w:eastAsia="MS Mincho"/>
        </w:rPr>
        <w:t>‘</w:t>
      </w:r>
      <w:r w:rsidR="00001A06">
        <w:rPr>
          <w:rFonts w:eastAsia="MS Mincho"/>
        </w:rPr>
        <w:t>biosensores</w:t>
      </w:r>
      <w:r w:rsidR="009D7093">
        <w:rPr>
          <w:rFonts w:eastAsia="MS Mincho"/>
        </w:rPr>
        <w:t xml:space="preserve">’ </w:t>
      </w:r>
      <w:r w:rsidR="00001A06">
        <w:rPr>
          <w:rFonts w:eastAsia="MS Mincho"/>
        </w:rPr>
        <w:t xml:space="preserve"> </w:t>
      </w:r>
      <w:sdt>
        <w:sdtPr>
          <w:rPr>
            <w:color w:val="000000" w:themeColor="text1"/>
          </w:rPr>
          <w:id w:val="-2052295428"/>
          <w:citation/>
        </w:sdtPr>
        <w:sdtEndPr/>
        <w:sdtContent>
          <w:r w:rsidR="007F624A" w:rsidRPr="007F624A">
            <w:rPr>
              <w:color w:val="000000" w:themeColor="text1"/>
            </w:rPr>
            <w:fldChar w:fldCharType="begin"/>
          </w:r>
          <w:r w:rsidR="007F624A">
            <w:rPr>
              <w:color w:val="000000" w:themeColor="text1"/>
            </w:rPr>
            <w:instrText xml:space="preserve">CITATION Con \p "p. 18-21" \l 1046 </w:instrText>
          </w:r>
          <w:r w:rsidR="007F624A" w:rsidRPr="007F624A">
            <w:rPr>
              <w:color w:val="000000" w:themeColor="text1"/>
            </w:rPr>
            <w:fldChar w:fldCharType="separate"/>
          </w:r>
          <w:r w:rsidR="007F624A" w:rsidRPr="007F624A">
            <w:rPr>
              <w:noProof/>
              <w:color w:val="000000" w:themeColor="text1"/>
            </w:rPr>
            <w:t>(CNI-HARVARD, 2013, pp. p. 18-21)</w:t>
          </w:r>
          <w:r w:rsidR="007F624A" w:rsidRPr="007F624A">
            <w:rPr>
              <w:color w:val="000000" w:themeColor="text1"/>
            </w:rPr>
            <w:fldChar w:fldCharType="end"/>
          </w:r>
        </w:sdtContent>
      </w:sdt>
      <w:r w:rsidR="007E3E2A">
        <w:rPr>
          <w:color w:val="000000" w:themeColor="text1"/>
        </w:rPr>
        <w:t>.</w:t>
      </w:r>
    </w:p>
    <w:p w14:paraId="3B356B5E" w14:textId="60269AAD" w:rsidR="00975FCD" w:rsidRPr="00975FCD" w:rsidRDefault="00975FCD" w:rsidP="00975FCD">
      <w:pPr>
        <w:pStyle w:val="Heading3"/>
      </w:pPr>
      <w:bookmarkStart w:id="174" w:name="_Toc45888568"/>
      <w:r w:rsidRPr="00975FCD">
        <w:t>ASPECTOS</w:t>
      </w:r>
      <w:r>
        <w:t xml:space="preserve"> LEGAIS</w:t>
      </w:r>
      <w:bookmarkEnd w:id="174"/>
    </w:p>
    <w:p w14:paraId="75F2E0FD" w14:textId="7C4F2ED0" w:rsidR="00566CB4" w:rsidRPr="00112F58" w:rsidRDefault="00A613F3" w:rsidP="00112F58">
      <w:pPr>
        <w:rPr>
          <w:rFonts w:eastAsia="MS Mincho"/>
          <w:color w:val="000000" w:themeColor="text1"/>
        </w:rPr>
      </w:pPr>
      <w:r>
        <w:rPr>
          <w:color w:val="000000" w:themeColor="text1"/>
        </w:rPr>
        <w:t xml:space="preserve">Diante </w:t>
      </w:r>
      <w:r w:rsidR="007B5E38">
        <w:rPr>
          <w:color w:val="000000" w:themeColor="text1"/>
        </w:rPr>
        <w:t xml:space="preserve">a </w:t>
      </w:r>
      <w:r w:rsidR="0066008C">
        <w:rPr>
          <w:color w:val="000000" w:themeColor="text1"/>
        </w:rPr>
        <w:t>dinâmica biotecnológica</w:t>
      </w:r>
      <w:r w:rsidR="007B5E38">
        <w:rPr>
          <w:color w:val="000000" w:themeColor="text1"/>
        </w:rPr>
        <w:t>,</w:t>
      </w:r>
      <w:r w:rsidR="0093068F">
        <w:rPr>
          <w:color w:val="000000" w:themeColor="text1"/>
        </w:rPr>
        <w:t xml:space="preserve"> as</w:t>
      </w:r>
      <w:r>
        <w:rPr>
          <w:color w:val="000000" w:themeColor="text1"/>
        </w:rPr>
        <w:t xml:space="preserve"> estruturas legais</w:t>
      </w:r>
      <w:r w:rsidR="0093068F">
        <w:rPr>
          <w:color w:val="000000" w:themeColor="text1"/>
        </w:rPr>
        <w:t xml:space="preserve"> comuns às inovações</w:t>
      </w:r>
      <w:r>
        <w:rPr>
          <w:color w:val="000000" w:themeColor="text1"/>
        </w:rPr>
        <w:t xml:space="preserve"> que envolve</w:t>
      </w:r>
      <w:r w:rsidR="00A6755C">
        <w:rPr>
          <w:color w:val="000000" w:themeColor="text1"/>
        </w:rPr>
        <w:t>m</w:t>
      </w:r>
      <w:r>
        <w:rPr>
          <w:color w:val="000000" w:themeColor="text1"/>
        </w:rPr>
        <w:t xml:space="preserve"> a regulamentação</w:t>
      </w:r>
      <w:r w:rsidR="0066008C">
        <w:rPr>
          <w:color w:val="000000" w:themeColor="text1"/>
        </w:rPr>
        <w:t>, direitos de propriedade, questões ambientais e de seguranç</w:t>
      </w:r>
      <w:r w:rsidR="0093068F">
        <w:rPr>
          <w:color w:val="000000" w:themeColor="text1"/>
        </w:rPr>
        <w:t xml:space="preserve">a sofrem </w:t>
      </w:r>
      <w:r w:rsidR="0093068F">
        <w:rPr>
          <w:color w:val="000000" w:themeColor="text1"/>
        </w:rPr>
        <w:lastRenderedPageBreak/>
        <w:t xml:space="preserve">modificações que se tornam determinantes </w:t>
      </w:r>
      <w:r w:rsidR="00813CF5">
        <w:rPr>
          <w:color w:val="000000" w:themeColor="text1"/>
        </w:rPr>
        <w:t>para o desenvolvimento das inovações</w:t>
      </w:r>
      <w:r w:rsidR="00387809">
        <w:rPr>
          <w:color w:val="000000" w:themeColor="text1"/>
        </w:rPr>
        <w:t xml:space="preserve"> biotecnológicas</w:t>
      </w:r>
      <w:r w:rsidR="00D900BC">
        <w:rPr>
          <w:color w:val="000000" w:themeColor="text1"/>
        </w:rPr>
        <w:t>, e se apresentam como variáveis ao fator inovação</w:t>
      </w:r>
      <w:r w:rsidR="00EE48DB">
        <w:rPr>
          <w:color w:val="000000" w:themeColor="text1"/>
        </w:rPr>
        <w:t>.</w:t>
      </w:r>
    </w:p>
    <w:p w14:paraId="781A108D" w14:textId="3D9FA559" w:rsidR="00A973E1" w:rsidRPr="00993657" w:rsidRDefault="00812112" w:rsidP="00993657">
      <w:pPr>
        <w:rPr>
          <w:color w:val="000000" w:themeColor="text1"/>
        </w:rPr>
      </w:pPr>
      <w:r w:rsidRPr="00993657">
        <w:rPr>
          <w:rFonts w:eastAsia="MS Mincho"/>
          <w:color w:val="000000" w:themeColor="text1"/>
        </w:rPr>
        <w:t>O grande potencial de desenvolvimento das biotecnologias traz juntamente a necessidade de controle e regulamentação, com isso levan</w:t>
      </w:r>
      <w:r w:rsidR="002B6B82">
        <w:rPr>
          <w:rFonts w:eastAsia="MS Mincho"/>
          <w:color w:val="000000" w:themeColor="text1"/>
        </w:rPr>
        <w:t>d</w:t>
      </w:r>
      <w:r w:rsidRPr="00993657">
        <w:rPr>
          <w:rFonts w:eastAsia="MS Mincho"/>
          <w:color w:val="000000" w:themeColor="text1"/>
        </w:rPr>
        <w:t>o o debate para o campo político e jurídico, impactando os campos social e econômico, que podem varia</w:t>
      </w:r>
      <w:r w:rsidR="00FC39C9">
        <w:rPr>
          <w:rFonts w:eastAsia="MS Mincho"/>
          <w:color w:val="000000" w:themeColor="text1"/>
        </w:rPr>
        <w:t>r</w:t>
      </w:r>
      <w:r w:rsidRPr="00993657">
        <w:rPr>
          <w:rFonts w:eastAsia="MS Mincho"/>
          <w:color w:val="000000" w:themeColor="text1"/>
        </w:rPr>
        <w:t xml:space="preserve"> de acordo com os interesses de cada país.</w:t>
      </w:r>
      <w:r w:rsidR="00A973E1" w:rsidRPr="00993657">
        <w:rPr>
          <w:color w:val="000000" w:themeColor="text1"/>
        </w:rPr>
        <w:t xml:space="preserve"> </w:t>
      </w:r>
      <w:sdt>
        <w:sdtPr>
          <w:rPr>
            <w:color w:val="000000" w:themeColor="text1"/>
          </w:rPr>
          <w:id w:val="2147151007"/>
          <w:citation/>
        </w:sdtPr>
        <w:sdtEndPr/>
        <w:sdtContent>
          <w:r w:rsidR="00A973E1" w:rsidRPr="00993657">
            <w:rPr>
              <w:color w:val="000000" w:themeColor="text1"/>
            </w:rPr>
            <w:fldChar w:fldCharType="begin"/>
          </w:r>
          <w:r w:rsidR="00A973E1" w:rsidRPr="00993657">
            <w:rPr>
              <w:color w:val="000000" w:themeColor="text1"/>
            </w:rPr>
            <w:instrText xml:space="preserve">CITATION ZUC13 \p 10 \l 1046 </w:instrText>
          </w:r>
          <w:r w:rsidR="00A973E1" w:rsidRPr="00993657">
            <w:rPr>
              <w:color w:val="000000" w:themeColor="text1"/>
            </w:rPr>
            <w:fldChar w:fldCharType="separate"/>
          </w:r>
          <w:r w:rsidR="00A973E1" w:rsidRPr="00993657">
            <w:rPr>
              <w:noProof/>
              <w:color w:val="000000" w:themeColor="text1"/>
            </w:rPr>
            <w:t>(ZUCOLOTO &amp; FREITAS, 2013, p. 10)</w:t>
          </w:r>
          <w:r w:rsidR="00A973E1" w:rsidRPr="00993657">
            <w:rPr>
              <w:color w:val="000000" w:themeColor="text1"/>
            </w:rPr>
            <w:fldChar w:fldCharType="end"/>
          </w:r>
        </w:sdtContent>
      </w:sdt>
    </w:p>
    <w:p w14:paraId="0975C847" w14:textId="7F33314D" w:rsidR="006530B5" w:rsidRDefault="0092310D" w:rsidP="00012851">
      <w:pPr>
        <w:pStyle w:val="IntenseQuote"/>
      </w:pPr>
      <w:r>
        <w:t xml:space="preserve">[A] ...presença [da biotecnologia] exige a criação de padrões originais e de mecanismos regulatórios e com isto, novos métodos, novos padrões de análise. Altera a percepção dos limites impostos pela natureza para a atividade humana, envolvendo aspectos éticos e até religiosos. </w:t>
      </w:r>
      <w:sdt>
        <w:sdtPr>
          <w:id w:val="753168415"/>
          <w:citation/>
        </w:sdtPr>
        <w:sdtEndPr/>
        <w:sdtContent>
          <w:r w:rsidR="00FF5579">
            <w:fldChar w:fldCharType="begin"/>
          </w:r>
          <w:r w:rsidR="00FF5579">
            <w:instrText xml:space="preserve">CITATION SIL041 \p 17 \l 1046 </w:instrText>
          </w:r>
          <w:r w:rsidR="00FF5579">
            <w:fldChar w:fldCharType="separate"/>
          </w:r>
          <w:r w:rsidR="00FF5579" w:rsidRPr="00FF5579">
            <w:rPr>
              <w:noProof/>
            </w:rPr>
            <w:t>(SILVEIRA &amp; BORGES, 2004, p. 17)</w:t>
          </w:r>
          <w:r w:rsidR="00FF5579">
            <w:fldChar w:fldCharType="end"/>
          </w:r>
        </w:sdtContent>
      </w:sdt>
    </w:p>
    <w:p w14:paraId="52464D89" w14:textId="2D945816" w:rsidR="002C46E7" w:rsidRDefault="00812112" w:rsidP="00F57310">
      <w:pPr>
        <w:rPr>
          <w:rFonts w:eastAsia="MS Mincho"/>
          <w:color w:val="000000" w:themeColor="text1"/>
        </w:rPr>
      </w:pPr>
      <w:r w:rsidRPr="00CE7072">
        <w:rPr>
          <w:rFonts w:eastAsia="MS Mincho"/>
          <w:color w:val="000000" w:themeColor="text1"/>
        </w:rPr>
        <w:t>A propriedade intelectual</w:t>
      </w:r>
      <w:r w:rsidR="00DD5013">
        <w:rPr>
          <w:rStyle w:val="FootnoteReference"/>
          <w:rFonts w:eastAsia="MS Mincho"/>
          <w:color w:val="000000" w:themeColor="text1"/>
        </w:rPr>
        <w:footnoteReference w:id="3"/>
      </w:r>
      <w:r w:rsidRPr="00CE7072">
        <w:rPr>
          <w:rFonts w:eastAsia="MS Mincho"/>
          <w:color w:val="000000" w:themeColor="text1"/>
        </w:rPr>
        <w:t xml:space="preserve"> </w:t>
      </w:r>
      <w:r w:rsidR="00964100">
        <w:rPr>
          <w:rFonts w:eastAsia="MS Mincho"/>
          <w:color w:val="000000" w:themeColor="text1"/>
        </w:rPr>
        <w:t xml:space="preserve">se apresenta como </w:t>
      </w:r>
      <w:r w:rsidRPr="00CE7072">
        <w:rPr>
          <w:rFonts w:eastAsia="MS Mincho"/>
          <w:color w:val="000000" w:themeColor="text1"/>
        </w:rPr>
        <w:t xml:space="preserve">componente </w:t>
      </w:r>
      <w:r w:rsidR="00C45580">
        <w:rPr>
          <w:rFonts w:eastAsia="MS Mincho"/>
          <w:color w:val="000000" w:themeColor="text1"/>
        </w:rPr>
        <w:t xml:space="preserve">que impacta de forma </w:t>
      </w:r>
      <w:r w:rsidR="00B01642">
        <w:rPr>
          <w:rFonts w:eastAsia="MS Mincho"/>
          <w:color w:val="000000" w:themeColor="text1"/>
        </w:rPr>
        <w:t>significante</w:t>
      </w:r>
      <w:r w:rsidR="00C45580">
        <w:rPr>
          <w:rFonts w:eastAsia="MS Mincho"/>
          <w:color w:val="000000" w:themeColor="text1"/>
        </w:rPr>
        <w:t xml:space="preserve"> </w:t>
      </w:r>
      <w:r w:rsidRPr="00CE7072">
        <w:rPr>
          <w:rFonts w:eastAsia="MS Mincho"/>
          <w:color w:val="000000" w:themeColor="text1"/>
        </w:rPr>
        <w:t xml:space="preserve">o processo de </w:t>
      </w:r>
      <w:r w:rsidR="00F57310">
        <w:rPr>
          <w:rFonts w:eastAsia="MS Mincho"/>
          <w:color w:val="000000" w:themeColor="text1"/>
        </w:rPr>
        <w:t>inovação</w:t>
      </w:r>
      <w:r w:rsidRPr="00CE7072">
        <w:rPr>
          <w:rFonts w:eastAsia="MS Mincho"/>
          <w:color w:val="000000" w:themeColor="text1"/>
        </w:rPr>
        <w:t>,</w:t>
      </w:r>
      <w:r w:rsidR="00C45580">
        <w:rPr>
          <w:rFonts w:eastAsia="MS Mincho"/>
          <w:color w:val="000000" w:themeColor="text1"/>
        </w:rPr>
        <w:t xml:space="preserve"> e quando se trata de biotecnologia de organismos vivos, existem grandes impasses que geram incerteza</w:t>
      </w:r>
      <w:r w:rsidR="00C40237">
        <w:rPr>
          <w:rFonts w:eastAsia="MS Mincho"/>
          <w:color w:val="000000" w:themeColor="text1"/>
        </w:rPr>
        <w:t>s</w:t>
      </w:r>
      <w:r w:rsidR="00C45580">
        <w:rPr>
          <w:rFonts w:eastAsia="MS Mincho"/>
          <w:color w:val="000000" w:themeColor="text1"/>
        </w:rPr>
        <w:t xml:space="preserve"> a pesquisadores e investidores</w:t>
      </w:r>
      <w:r w:rsidRPr="00CE7072">
        <w:rPr>
          <w:rFonts w:eastAsia="MS Mincho"/>
          <w:color w:val="000000" w:themeColor="text1"/>
        </w:rPr>
        <w:t>.</w:t>
      </w:r>
      <w:r w:rsidR="00CE7072" w:rsidRPr="00CE7072">
        <w:rPr>
          <w:rFonts w:eastAsia="MS Mincho"/>
          <w:color w:val="000000" w:themeColor="text1"/>
        </w:rPr>
        <w:t xml:space="preserve"> </w:t>
      </w:r>
      <w:sdt>
        <w:sdtPr>
          <w:rPr>
            <w:color w:val="000000" w:themeColor="text1"/>
          </w:rPr>
          <w:id w:val="-455645997"/>
          <w:citation/>
        </w:sdtPr>
        <w:sdtEndPr/>
        <w:sdtContent>
          <w:r w:rsidR="002C46E7" w:rsidRPr="00CE7072">
            <w:rPr>
              <w:color w:val="000000" w:themeColor="text1"/>
            </w:rPr>
            <w:fldChar w:fldCharType="begin"/>
          </w:r>
          <w:r w:rsidR="002C46E7">
            <w:rPr>
              <w:color w:val="000000" w:themeColor="text1"/>
            </w:rPr>
            <w:instrText xml:space="preserve">CITATION ZUC13 \l 1046 </w:instrText>
          </w:r>
          <w:r w:rsidR="002C46E7" w:rsidRPr="00CE7072">
            <w:rPr>
              <w:color w:val="000000" w:themeColor="text1"/>
            </w:rPr>
            <w:fldChar w:fldCharType="separate"/>
          </w:r>
          <w:r w:rsidR="002C46E7" w:rsidRPr="002C46E7">
            <w:rPr>
              <w:noProof/>
              <w:color w:val="000000" w:themeColor="text1"/>
            </w:rPr>
            <w:t>(ZUCOLOTO &amp; FREITAS, 2013)</w:t>
          </w:r>
          <w:r w:rsidR="002C46E7" w:rsidRPr="00CE7072">
            <w:rPr>
              <w:color w:val="000000" w:themeColor="text1"/>
            </w:rPr>
            <w:fldChar w:fldCharType="end"/>
          </w:r>
        </w:sdtContent>
      </w:sdt>
    </w:p>
    <w:p w14:paraId="7DE3D35D" w14:textId="6E194FE4" w:rsidR="00783F52" w:rsidRDefault="00783F52" w:rsidP="00F57310">
      <w:pPr>
        <w:rPr>
          <w:rFonts w:eastAsia="MS Mincho"/>
          <w:color w:val="000000" w:themeColor="text1"/>
        </w:rPr>
      </w:pPr>
      <w:r>
        <w:rPr>
          <w:rFonts w:eastAsia="MS Mincho"/>
          <w:color w:val="000000" w:themeColor="text1"/>
        </w:rPr>
        <w:t>Atualmente o consenso é que não são passíveis de obtenção de patente a descoberta, estrutura e quaisquer extratos e métodos obtidos a partir destes</w:t>
      </w:r>
      <w:r w:rsidR="00DD5013">
        <w:rPr>
          <w:rFonts w:eastAsia="MS Mincho"/>
          <w:color w:val="000000" w:themeColor="text1"/>
        </w:rPr>
        <w:t xml:space="preserve">, sendo patenteáveis somente as composições genéticas devidamente descritas.  </w:t>
      </w:r>
      <w:sdt>
        <w:sdtPr>
          <w:rPr>
            <w:color w:val="000000" w:themeColor="text1"/>
          </w:rPr>
          <w:id w:val="748001312"/>
          <w:citation/>
        </w:sdtPr>
        <w:sdtEndPr/>
        <w:sdtContent>
          <w:r w:rsidR="00DD5013" w:rsidRPr="00CE7072">
            <w:rPr>
              <w:color w:val="000000" w:themeColor="text1"/>
            </w:rPr>
            <w:fldChar w:fldCharType="begin"/>
          </w:r>
          <w:r w:rsidR="00D31811">
            <w:rPr>
              <w:color w:val="000000" w:themeColor="text1"/>
            </w:rPr>
            <w:instrText xml:space="preserve">CITATION ZUC13 \l 1046 </w:instrText>
          </w:r>
          <w:r w:rsidR="00DD5013" w:rsidRPr="00CE7072">
            <w:rPr>
              <w:color w:val="000000" w:themeColor="text1"/>
            </w:rPr>
            <w:fldChar w:fldCharType="separate"/>
          </w:r>
          <w:r w:rsidR="00D31811" w:rsidRPr="00D31811">
            <w:rPr>
              <w:noProof/>
              <w:color w:val="000000" w:themeColor="text1"/>
            </w:rPr>
            <w:t>(ZUCOLOTO &amp; FREITAS, 2013)</w:t>
          </w:r>
          <w:r w:rsidR="00DD5013" w:rsidRPr="00CE7072">
            <w:rPr>
              <w:color w:val="000000" w:themeColor="text1"/>
            </w:rPr>
            <w:fldChar w:fldCharType="end"/>
          </w:r>
        </w:sdtContent>
      </w:sdt>
    </w:p>
    <w:p w14:paraId="685DD6F2" w14:textId="56FAF8CC" w:rsidR="009107B1" w:rsidRDefault="00942C2E" w:rsidP="005C0FDE">
      <w:pPr>
        <w:rPr>
          <w:color w:val="000000" w:themeColor="text1"/>
        </w:rPr>
      </w:pPr>
      <w:r>
        <w:rPr>
          <w:rFonts w:eastAsia="MS Mincho"/>
          <w:color w:val="000000" w:themeColor="text1"/>
        </w:rPr>
        <w:t>A biossegurança</w:t>
      </w:r>
      <w:r w:rsidR="000E308E">
        <w:rPr>
          <w:rStyle w:val="FootnoteReference"/>
          <w:rFonts w:eastAsia="MS Mincho"/>
          <w:color w:val="000000" w:themeColor="text1"/>
        </w:rPr>
        <w:footnoteReference w:id="4"/>
      </w:r>
      <w:r w:rsidR="00964100">
        <w:rPr>
          <w:rFonts w:eastAsia="MS Mincho"/>
          <w:color w:val="000000" w:themeColor="text1"/>
        </w:rPr>
        <w:t xml:space="preserve"> se revela um elemento </w:t>
      </w:r>
      <w:r w:rsidR="00DB7D46">
        <w:rPr>
          <w:rFonts w:eastAsia="MS Mincho"/>
          <w:color w:val="000000" w:themeColor="text1"/>
        </w:rPr>
        <w:t xml:space="preserve">importante </w:t>
      </w:r>
      <w:r w:rsidR="00C47EE9">
        <w:rPr>
          <w:rFonts w:eastAsia="MS Mincho"/>
          <w:color w:val="000000" w:themeColor="text1"/>
        </w:rPr>
        <w:t>no processo</w:t>
      </w:r>
      <w:r w:rsidR="0050220E">
        <w:rPr>
          <w:rFonts w:eastAsia="MS Mincho"/>
          <w:color w:val="000000" w:themeColor="text1"/>
        </w:rPr>
        <w:t xml:space="preserve"> tecnológico, e toma proporções maiores no processo</w:t>
      </w:r>
      <w:r w:rsidR="00A66179" w:rsidRPr="00942C2E">
        <w:rPr>
          <w:rFonts w:eastAsia="MS Mincho"/>
          <w:color w:val="000000" w:themeColor="text1"/>
        </w:rPr>
        <w:t xml:space="preserve"> biotecnol</w:t>
      </w:r>
      <w:r w:rsidR="00C47EE9">
        <w:rPr>
          <w:rFonts w:eastAsia="MS Mincho"/>
          <w:color w:val="000000" w:themeColor="text1"/>
        </w:rPr>
        <w:t>ó</w:t>
      </w:r>
      <w:r w:rsidR="00A66179" w:rsidRPr="00942C2E">
        <w:rPr>
          <w:rFonts w:eastAsia="MS Mincho"/>
          <w:color w:val="000000" w:themeColor="text1"/>
        </w:rPr>
        <w:t>gi</w:t>
      </w:r>
      <w:r w:rsidR="00C47EE9">
        <w:rPr>
          <w:rFonts w:eastAsia="MS Mincho"/>
          <w:color w:val="000000" w:themeColor="text1"/>
        </w:rPr>
        <w:t>co</w:t>
      </w:r>
      <w:r w:rsidR="00A66179" w:rsidRPr="00942C2E">
        <w:rPr>
          <w:rFonts w:eastAsia="MS Mincho"/>
          <w:color w:val="000000" w:themeColor="text1"/>
        </w:rPr>
        <w:t>, por representar uma série de</w:t>
      </w:r>
      <w:r w:rsidR="0050220E">
        <w:rPr>
          <w:rFonts w:eastAsia="MS Mincho"/>
          <w:color w:val="000000" w:themeColor="text1"/>
        </w:rPr>
        <w:t xml:space="preserve"> determinações </w:t>
      </w:r>
      <w:r w:rsidRPr="00942C2E">
        <w:rPr>
          <w:rFonts w:eastAsia="MS Mincho"/>
          <w:color w:val="000000" w:themeColor="text1"/>
        </w:rPr>
        <w:t xml:space="preserve">que envolvem </w:t>
      </w:r>
      <w:r w:rsidR="0050220E">
        <w:rPr>
          <w:rFonts w:eastAsia="MS Mincho"/>
          <w:color w:val="000000" w:themeColor="text1"/>
        </w:rPr>
        <w:t xml:space="preserve">processos </w:t>
      </w:r>
      <w:r w:rsidRPr="00942C2E">
        <w:rPr>
          <w:rFonts w:eastAsia="MS Mincho"/>
          <w:color w:val="000000" w:themeColor="text1"/>
        </w:rPr>
        <w:t>desde a fase de pesquisa até a produção industrial</w:t>
      </w:r>
      <w:r w:rsidR="0050220E">
        <w:rPr>
          <w:rFonts w:eastAsia="MS Mincho"/>
          <w:color w:val="000000" w:themeColor="text1"/>
        </w:rPr>
        <w:t xml:space="preserve"> e descarte </w:t>
      </w:r>
      <w:r>
        <w:rPr>
          <w:rFonts w:eastAsia="MS Mincho"/>
          <w:color w:val="000000" w:themeColor="text1"/>
        </w:rPr>
        <w:t>buscando reduzir os risc</w:t>
      </w:r>
      <w:r w:rsidR="00C47EE9">
        <w:rPr>
          <w:rFonts w:eastAsia="MS Mincho"/>
          <w:color w:val="000000" w:themeColor="text1"/>
        </w:rPr>
        <w:t>os de acidentes e contaminações, sendo determinante</w:t>
      </w:r>
      <w:r>
        <w:rPr>
          <w:rFonts w:eastAsia="MS Mincho"/>
          <w:color w:val="000000" w:themeColor="text1"/>
        </w:rPr>
        <w:t xml:space="preserve"> </w:t>
      </w:r>
      <w:r w:rsidR="0050220E">
        <w:rPr>
          <w:rFonts w:eastAsia="MS Mincho"/>
          <w:color w:val="000000" w:themeColor="text1"/>
        </w:rPr>
        <w:t xml:space="preserve">na qualidade </w:t>
      </w:r>
      <w:r w:rsidR="00C47EE9">
        <w:rPr>
          <w:rFonts w:eastAsia="MS Mincho"/>
          <w:color w:val="000000" w:themeColor="text1"/>
        </w:rPr>
        <w:t>e implicando em</w:t>
      </w:r>
      <w:r>
        <w:rPr>
          <w:rFonts w:eastAsia="MS Mincho"/>
          <w:color w:val="000000" w:themeColor="text1"/>
        </w:rPr>
        <w:t xml:space="preserve"> barreiras e </w:t>
      </w:r>
      <w:r w:rsidR="00827D5E">
        <w:rPr>
          <w:rFonts w:eastAsia="MS Mincho"/>
          <w:color w:val="000000" w:themeColor="text1"/>
        </w:rPr>
        <w:t xml:space="preserve">consequentemente </w:t>
      </w:r>
      <w:r>
        <w:rPr>
          <w:rFonts w:eastAsia="MS Mincho"/>
          <w:color w:val="000000" w:themeColor="text1"/>
        </w:rPr>
        <w:t xml:space="preserve">elevação de custos. </w:t>
      </w:r>
      <w:sdt>
        <w:sdtPr>
          <w:rPr>
            <w:color w:val="000000" w:themeColor="text1"/>
          </w:rPr>
          <w:id w:val="-504748107"/>
          <w:citation/>
        </w:sdtPr>
        <w:sdtEndPr/>
        <w:sdtContent>
          <w:r w:rsidRPr="00942C2E">
            <w:rPr>
              <w:color w:val="000000" w:themeColor="text1"/>
            </w:rPr>
            <w:fldChar w:fldCharType="begin"/>
          </w:r>
          <w:r w:rsidRPr="00942C2E">
            <w:rPr>
              <w:color w:val="000000" w:themeColor="text1"/>
            </w:rPr>
            <w:instrText xml:space="preserve"> CITATION HIR02 \l 1046 </w:instrText>
          </w:r>
          <w:r w:rsidRPr="00942C2E">
            <w:rPr>
              <w:color w:val="000000" w:themeColor="text1"/>
            </w:rPr>
            <w:fldChar w:fldCharType="separate"/>
          </w:r>
          <w:r w:rsidRPr="00942C2E">
            <w:rPr>
              <w:noProof/>
              <w:color w:val="000000" w:themeColor="text1"/>
            </w:rPr>
            <w:t>(HIRATA &amp; FILHO, 2002)</w:t>
          </w:r>
          <w:r w:rsidRPr="00942C2E">
            <w:rPr>
              <w:color w:val="000000" w:themeColor="text1"/>
            </w:rPr>
            <w:fldChar w:fldCharType="end"/>
          </w:r>
        </w:sdtContent>
      </w:sdt>
    </w:p>
    <w:p w14:paraId="30DA3FD4" w14:textId="66B8B4BF" w:rsidR="007E5B00" w:rsidRPr="00E84835" w:rsidRDefault="005C0FDE" w:rsidP="00436A43">
      <w:pPr>
        <w:pStyle w:val="Heading3"/>
      </w:pPr>
      <w:r>
        <w:br w:type="column"/>
      </w:r>
      <w:bookmarkStart w:id="175" w:name="_Toc45888569"/>
      <w:r w:rsidR="00DE3A53">
        <w:lastRenderedPageBreak/>
        <w:t>BIOTECNOLOGIA MICROBIANA</w:t>
      </w:r>
      <w:bookmarkEnd w:id="175"/>
      <w:r w:rsidR="00DE3A53">
        <w:t xml:space="preserve"> </w:t>
      </w:r>
    </w:p>
    <w:p w14:paraId="75F23531" w14:textId="5CFEC9E1" w:rsidR="00D83CB0" w:rsidRDefault="00A66179" w:rsidP="00766A6B">
      <w:pPr>
        <w:rPr>
          <w:rFonts w:eastAsia="MS Mincho"/>
        </w:rPr>
      </w:pPr>
      <w:r w:rsidRPr="00AC1F67">
        <w:rPr>
          <w:rFonts w:eastAsia="MS Mincho"/>
        </w:rPr>
        <w:t>A</w:t>
      </w:r>
      <w:r w:rsidR="00807004">
        <w:rPr>
          <w:rFonts w:eastAsia="MS Mincho"/>
        </w:rPr>
        <w:t xml:space="preserve"> biotecnologia microbiana, </w:t>
      </w:r>
      <w:r w:rsidR="00B6782F">
        <w:rPr>
          <w:rFonts w:eastAsia="MS Mincho"/>
        </w:rPr>
        <w:t>componente</w:t>
      </w:r>
      <w:r w:rsidR="00807004">
        <w:rPr>
          <w:rFonts w:eastAsia="MS Mincho"/>
        </w:rPr>
        <w:t xml:space="preserve"> do processo</w:t>
      </w:r>
      <w:r w:rsidR="000B36E0">
        <w:rPr>
          <w:rFonts w:eastAsia="MS Mincho"/>
        </w:rPr>
        <w:t xml:space="preserve"> de inovação</w:t>
      </w:r>
      <w:r w:rsidR="00807004">
        <w:rPr>
          <w:rFonts w:eastAsia="MS Mincho"/>
        </w:rPr>
        <w:t xml:space="preserve"> biotecnológic</w:t>
      </w:r>
      <w:r w:rsidR="006F309C">
        <w:rPr>
          <w:rFonts w:eastAsia="MS Mincho"/>
        </w:rPr>
        <w:t>a</w:t>
      </w:r>
      <w:r w:rsidR="00807004">
        <w:rPr>
          <w:rFonts w:eastAsia="MS Mincho"/>
        </w:rPr>
        <w:t xml:space="preserve"> vem apresentar dinâmicas específicas, podendo se evidenciar um outro nível de diferenciação. </w:t>
      </w:r>
      <w:r w:rsidR="007C1732">
        <w:rPr>
          <w:rFonts w:eastAsia="MS Mincho"/>
        </w:rPr>
        <w:t xml:space="preserve">O principal fator de </w:t>
      </w:r>
      <w:r w:rsidR="002D4047">
        <w:rPr>
          <w:rFonts w:eastAsia="MS Mincho"/>
        </w:rPr>
        <w:t xml:space="preserve">diferenciação denotada no processo de microbiano </w:t>
      </w:r>
      <w:r w:rsidR="007C1732">
        <w:rPr>
          <w:rFonts w:eastAsia="MS Mincho"/>
        </w:rPr>
        <w:t>está na evidência do processo de reproduçã</w:t>
      </w:r>
      <w:r w:rsidR="00224C1E">
        <w:rPr>
          <w:rFonts w:eastAsia="MS Mincho"/>
        </w:rPr>
        <w:t xml:space="preserve">o natural, onde o processo produtivo se relacionar </w:t>
      </w:r>
      <w:r w:rsidR="00E538BB">
        <w:rPr>
          <w:rFonts w:eastAsia="MS Mincho"/>
        </w:rPr>
        <w:t>intrinsicamente com</w:t>
      </w:r>
      <w:r w:rsidR="00224C1E">
        <w:rPr>
          <w:rFonts w:eastAsia="MS Mincho"/>
        </w:rPr>
        <w:t xml:space="preserve"> o processo de reprodução do</w:t>
      </w:r>
      <w:r w:rsidR="00E538BB">
        <w:rPr>
          <w:rFonts w:eastAsia="MS Mincho"/>
        </w:rPr>
        <w:t>s</w:t>
      </w:r>
      <w:r w:rsidR="00224C1E">
        <w:rPr>
          <w:rFonts w:eastAsia="MS Mincho"/>
        </w:rPr>
        <w:t xml:space="preserve"> microrganismos diante </w:t>
      </w:r>
      <w:r w:rsidR="00926E3E">
        <w:rPr>
          <w:rFonts w:eastAsia="MS Mincho"/>
        </w:rPr>
        <w:t>às condições</w:t>
      </w:r>
      <w:r w:rsidR="003D4CA9">
        <w:rPr>
          <w:rFonts w:eastAsia="MS Mincho"/>
        </w:rPr>
        <w:t xml:space="preserve"> que estão</w:t>
      </w:r>
      <w:r w:rsidR="00224C1E">
        <w:rPr>
          <w:rFonts w:eastAsia="MS Mincho"/>
        </w:rPr>
        <w:t xml:space="preserve"> exposto</w:t>
      </w:r>
      <w:r w:rsidR="003D4CA9">
        <w:rPr>
          <w:rFonts w:eastAsia="MS Mincho"/>
        </w:rPr>
        <w:t>s</w:t>
      </w:r>
      <w:r w:rsidR="002B136D">
        <w:rPr>
          <w:rFonts w:eastAsia="MS Mincho"/>
        </w:rPr>
        <w:t>.</w:t>
      </w:r>
    </w:p>
    <w:p w14:paraId="64F16ED8" w14:textId="6D32AB6F" w:rsidR="008C245D" w:rsidRDefault="006A17DD" w:rsidP="008C245D">
      <w:r>
        <w:rPr>
          <w:rFonts w:eastAsia="MS Mincho"/>
        </w:rPr>
        <w:t>De acordo com M</w:t>
      </w:r>
      <w:r w:rsidRPr="006A17DD">
        <w:rPr>
          <w:rFonts w:eastAsia="MS Mincho"/>
        </w:rPr>
        <w:t>yers</w:t>
      </w:r>
      <w:r>
        <w:rPr>
          <w:rFonts w:eastAsia="MS Mincho"/>
        </w:rPr>
        <w:t xml:space="preserve"> </w:t>
      </w:r>
      <w:r w:rsidRPr="006A17DD">
        <w:rPr>
          <w:rFonts w:eastAsia="MS Mincho"/>
          <w:i/>
        </w:rPr>
        <w:t>apud</w:t>
      </w:r>
      <w:r>
        <w:rPr>
          <w:rFonts w:eastAsia="MS Mincho"/>
          <w:i/>
        </w:rPr>
        <w:t xml:space="preserve"> </w:t>
      </w:r>
      <w:r w:rsidRPr="006A17DD">
        <w:rPr>
          <w:noProof/>
        </w:rPr>
        <w:t xml:space="preserve">Canhos </w:t>
      </w:r>
      <w:r>
        <w:rPr>
          <w:noProof/>
        </w:rPr>
        <w:t>e</w:t>
      </w:r>
      <w:r w:rsidRPr="006A17DD">
        <w:rPr>
          <w:noProof/>
        </w:rPr>
        <w:t xml:space="preserve"> Manfio</w:t>
      </w:r>
      <w:r>
        <w:rPr>
          <w:rFonts w:eastAsia="MS Mincho"/>
        </w:rPr>
        <w:t xml:space="preserve"> </w:t>
      </w:r>
      <w:sdt>
        <w:sdtPr>
          <w:id w:val="701594902"/>
          <w:citation/>
        </w:sdtPr>
        <w:sdtEndPr/>
        <w:sdtContent>
          <w:r>
            <w:fldChar w:fldCharType="begin"/>
          </w:r>
          <w:r>
            <w:instrText xml:space="preserve">CITATION CAN04 \n  \l 1046 </w:instrText>
          </w:r>
          <w:r>
            <w:fldChar w:fldCharType="separate"/>
          </w:r>
          <w:r w:rsidRPr="006A17DD">
            <w:rPr>
              <w:noProof/>
            </w:rPr>
            <w:t>(2004)</w:t>
          </w:r>
          <w:r>
            <w:fldChar w:fldCharType="end"/>
          </w:r>
        </w:sdtContent>
      </w:sdt>
      <w:r>
        <w:t>,</w:t>
      </w:r>
      <w:r w:rsidRPr="006A17DD">
        <w:rPr>
          <w:rFonts w:eastAsia="MS Mincho"/>
        </w:rPr>
        <w:t xml:space="preserve"> </w:t>
      </w:r>
      <w:r>
        <w:rPr>
          <w:rFonts w:eastAsia="MS Mincho"/>
        </w:rPr>
        <w:t>a</w:t>
      </w:r>
      <w:r w:rsidR="008C245D" w:rsidRPr="00AC1F67">
        <w:rPr>
          <w:rFonts w:eastAsia="MS Mincho"/>
        </w:rPr>
        <w:t xml:space="preserve"> diversidade microbiana ainda tem proporções desconhecidas. Estima-se que somente 10% dos microrganismos sejam catalogados.</w:t>
      </w:r>
      <w:r w:rsidR="008C245D">
        <w:t xml:space="preserve"> </w:t>
      </w:r>
      <w:r w:rsidR="00AB45C0">
        <w:t>Essa estatística faz com que</w:t>
      </w:r>
      <w:r w:rsidR="008B4CA7">
        <w:t xml:space="preserve"> o potencial da biotecnologia microbiana seja sem precedentes em termos de possibilidades.  </w:t>
      </w:r>
    </w:p>
    <w:p w14:paraId="4983EB94" w14:textId="55848EB1" w:rsidR="008C245D" w:rsidRDefault="008C245D" w:rsidP="008C245D">
      <w:r w:rsidRPr="00AC1F67">
        <w:rPr>
          <w:rFonts w:eastAsia="MS Mincho"/>
        </w:rPr>
        <w:t>É estimado que mais de 99% das bactérias e arqueas – da biosfera –, 95% dos fungos e Ácaros, 90% dos protozoários – predadores de bactérias e fungos –, não são conhecidas, mesmo com o crescimento exponencial da catalogação destas. E ainda que 100.000 espécies de nematoides ainda estão pode ser catalogada. Além dos vírus, que não se tem uma estimação.</w:t>
      </w:r>
      <w:r>
        <w:t xml:space="preserve"> </w:t>
      </w:r>
      <w:sdt>
        <w:sdtPr>
          <w:id w:val="631757076"/>
          <w:citation/>
        </w:sdtPr>
        <w:sdtEndPr/>
        <w:sdtContent>
          <w:r>
            <w:fldChar w:fldCharType="begin"/>
          </w:r>
          <w:r>
            <w:instrText xml:space="preserve">CITATION CAN04 \p 233-234 \l 1046 </w:instrText>
          </w:r>
          <w:r>
            <w:fldChar w:fldCharType="separate"/>
          </w:r>
          <w:r w:rsidRPr="008C245D">
            <w:rPr>
              <w:noProof/>
            </w:rPr>
            <w:t>(CANHOS &amp; MANFIO, 2004, pp. 233-234)</w:t>
          </w:r>
          <w:r>
            <w:fldChar w:fldCharType="end"/>
          </w:r>
        </w:sdtContent>
      </w:sdt>
    </w:p>
    <w:p w14:paraId="6189214E" w14:textId="77777777" w:rsidR="00E92E22" w:rsidRDefault="00E92E22" w:rsidP="00E92E22">
      <w:r>
        <w:t xml:space="preserve">Segundo </w:t>
      </w:r>
      <w:r w:rsidRPr="00751705">
        <w:rPr>
          <w:noProof/>
        </w:rPr>
        <w:t>Canhos &amp; Manfio</w:t>
      </w:r>
      <w:r>
        <w:t xml:space="preserve"> </w:t>
      </w:r>
      <w:sdt>
        <w:sdtPr>
          <w:id w:val="772674622"/>
          <w:citation/>
        </w:sdtPr>
        <w:sdtEndPr/>
        <w:sdtContent>
          <w:r>
            <w:fldChar w:fldCharType="begin"/>
          </w:r>
          <w:r>
            <w:instrText xml:space="preserve">CITATION CAN04 \p 234-235 \n  \l 1046 </w:instrText>
          </w:r>
          <w:r>
            <w:fldChar w:fldCharType="separate"/>
          </w:r>
          <w:r w:rsidRPr="00E92E22">
            <w:rPr>
              <w:noProof/>
            </w:rPr>
            <w:t>(2004, pp. 234-235)</w:t>
          </w:r>
          <w:r>
            <w:fldChar w:fldCharType="end"/>
          </w:r>
        </w:sdtContent>
      </w:sdt>
      <w:r>
        <w:t xml:space="preserve">, </w:t>
      </w:r>
      <w:r w:rsidRPr="00AC1F67">
        <w:rPr>
          <w:rFonts w:eastAsia="MS Mincho"/>
        </w:rPr>
        <w:t xml:space="preserve">o aumento da catalogação e estimação destes dos microrganismos se deve ao avanço das técnicas de biologia molecular para análise do DNA partindo de material genômico, obtidos de amostras ambientais. E que métodos os novos métodos de cultivo independente – em detrimento do isolamento e cultivo – pode acelerar o processo de descrição das composição, diversidade e estruturas dos microrganismos. </w:t>
      </w:r>
      <w:r>
        <w:t xml:space="preserve"> </w:t>
      </w:r>
    </w:p>
    <w:p w14:paraId="64CF8F0A" w14:textId="77777777" w:rsidR="00E92E22" w:rsidRDefault="00E92E22" w:rsidP="00E92E22">
      <w:pPr>
        <w:pStyle w:val="IntenseQuote"/>
      </w:pPr>
      <w:r>
        <w:t xml:space="preserve">As novas técnicas evidenciaram a enorme diversidade genética de bactérias presentes em apenas uma grama de solo. Estima-se que em 1g de solo ocorram entre 20 e 40 mil espécies bacterianas. Considerando que são descritas cerca de 5.000 espécies de bactérias, cuja maioria não é de solos, há uma enorme lacuna de conhecimento a ser preenchida em estudos de biodiversidade. </w:t>
      </w:r>
      <w:sdt>
        <w:sdtPr>
          <w:id w:val="-1549059417"/>
          <w:citation/>
        </w:sdtPr>
        <w:sdtEndPr/>
        <w:sdtContent>
          <w:r>
            <w:fldChar w:fldCharType="begin"/>
          </w:r>
          <w:r>
            <w:instrText xml:space="preserve">CITATION CAN04 \p 234 \l 1046 </w:instrText>
          </w:r>
          <w:r>
            <w:fldChar w:fldCharType="separate"/>
          </w:r>
          <w:r w:rsidRPr="00E92E22">
            <w:rPr>
              <w:noProof/>
            </w:rPr>
            <w:t>(CANHOS &amp; MANFIO, 2004, p. 234)</w:t>
          </w:r>
          <w:r>
            <w:fldChar w:fldCharType="end"/>
          </w:r>
        </w:sdtContent>
      </w:sdt>
    </w:p>
    <w:p w14:paraId="18B46444" w14:textId="09AF6D72" w:rsidR="00E92E22" w:rsidRDefault="00E92E22" w:rsidP="00E92E22">
      <w:pPr>
        <w:rPr>
          <w:color w:val="000000" w:themeColor="text1"/>
        </w:rPr>
      </w:pPr>
      <w:r w:rsidRPr="00785A52">
        <w:rPr>
          <w:rFonts w:eastAsia="MS Mincho"/>
          <w:color w:val="000000" w:themeColor="text1"/>
        </w:rPr>
        <w:t>No processo de inovação biotecnológica baseada em microrganismos, se evidencia a ferramenta da sistemática microbiana. Consistindo na análise de informações com objetivo de nortear as estratégias com foco na otimização dos processos, atuando desde as fases iniciais na identificação</w:t>
      </w:r>
      <w:r>
        <w:rPr>
          <w:rFonts w:eastAsia="MS Mincho"/>
          <w:color w:val="000000" w:themeColor="text1"/>
        </w:rPr>
        <w:t xml:space="preserve"> agentes com potencial inovador</w:t>
      </w:r>
      <w:r w:rsidRPr="00785A52">
        <w:rPr>
          <w:rFonts w:eastAsia="MS Mincho"/>
          <w:color w:val="000000" w:themeColor="text1"/>
        </w:rPr>
        <w:t>.</w:t>
      </w:r>
      <w:r w:rsidRPr="00785A52">
        <w:rPr>
          <w:color w:val="000000" w:themeColor="text1"/>
        </w:rPr>
        <w:t xml:space="preserve"> </w:t>
      </w:r>
      <w:sdt>
        <w:sdtPr>
          <w:rPr>
            <w:color w:val="000000" w:themeColor="text1"/>
          </w:rPr>
          <w:id w:val="-646201333"/>
          <w:citation/>
        </w:sdtPr>
        <w:sdtEndPr/>
        <w:sdtContent>
          <w:r w:rsidRPr="00785A52">
            <w:rPr>
              <w:color w:val="000000" w:themeColor="text1"/>
            </w:rPr>
            <w:fldChar w:fldCharType="begin"/>
          </w:r>
          <w:r w:rsidRPr="00785A52">
            <w:rPr>
              <w:color w:val="000000" w:themeColor="text1"/>
            </w:rPr>
            <w:instrText xml:space="preserve">CITATION CAN04 \p 239 \l 1046 </w:instrText>
          </w:r>
          <w:r w:rsidRPr="00785A52">
            <w:rPr>
              <w:color w:val="000000" w:themeColor="text1"/>
            </w:rPr>
            <w:fldChar w:fldCharType="separate"/>
          </w:r>
          <w:r w:rsidRPr="00E92E22">
            <w:rPr>
              <w:noProof/>
              <w:color w:val="000000" w:themeColor="text1"/>
            </w:rPr>
            <w:t>(CANHOS &amp; MANFIO, 2004, p. 239)</w:t>
          </w:r>
          <w:r w:rsidRPr="00785A52">
            <w:rPr>
              <w:color w:val="000000" w:themeColor="text1"/>
            </w:rPr>
            <w:fldChar w:fldCharType="end"/>
          </w:r>
        </w:sdtContent>
      </w:sdt>
    </w:p>
    <w:p w14:paraId="69CD666D" w14:textId="77777777" w:rsidR="00975FCD" w:rsidRDefault="00975FCD" w:rsidP="00975FCD">
      <w:pPr>
        <w:rPr>
          <w:rStyle w:val="SubtleEmphasis"/>
          <w:sz w:val="24"/>
          <w:szCs w:val="24"/>
        </w:rPr>
      </w:pPr>
      <w:r>
        <w:rPr>
          <w:rStyle w:val="SubtleEmphasis"/>
          <w:sz w:val="24"/>
          <w:szCs w:val="24"/>
        </w:rPr>
        <w:t xml:space="preserve">A autora Moreira </w:t>
      </w:r>
      <w:sdt>
        <w:sdtPr>
          <w:rPr>
            <w:rStyle w:val="SubtleEmphasis"/>
            <w:sz w:val="24"/>
            <w:szCs w:val="24"/>
          </w:rPr>
          <w:id w:val="-608054007"/>
          <w:citation/>
        </w:sdtPr>
        <w:sdtEndPr>
          <w:rPr>
            <w:rStyle w:val="SubtleEmphasis"/>
          </w:rPr>
        </w:sdtEndPr>
        <w:sdtContent>
          <w:r>
            <w:rPr>
              <w:rStyle w:val="SubtleEmphasis"/>
              <w:sz w:val="24"/>
              <w:szCs w:val="24"/>
            </w:rPr>
            <w:fldChar w:fldCharType="begin"/>
          </w:r>
          <w:r>
            <w:rPr>
              <w:rStyle w:val="SubtleEmphasis"/>
              <w:sz w:val="24"/>
              <w:szCs w:val="24"/>
            </w:rPr>
            <w:instrText xml:space="preserve">CITATION MOR02 \p 16 \n  \l 1046 </w:instrText>
          </w:r>
          <w:r>
            <w:rPr>
              <w:rStyle w:val="SubtleEmphasis"/>
              <w:sz w:val="24"/>
              <w:szCs w:val="24"/>
            </w:rPr>
            <w:fldChar w:fldCharType="separate"/>
          </w:r>
          <w:r w:rsidRPr="00975FCD">
            <w:rPr>
              <w:noProof/>
            </w:rPr>
            <w:t>(2002, p. 16)</w:t>
          </w:r>
          <w:r>
            <w:rPr>
              <w:rStyle w:val="SubtleEmphasis"/>
              <w:sz w:val="24"/>
              <w:szCs w:val="24"/>
            </w:rPr>
            <w:fldChar w:fldCharType="end"/>
          </w:r>
        </w:sdtContent>
      </w:sdt>
      <w:r>
        <w:rPr>
          <w:rStyle w:val="SubtleEmphasis"/>
          <w:sz w:val="24"/>
          <w:szCs w:val="24"/>
        </w:rPr>
        <w:t xml:space="preserve">, ao demonstrar a viabilidade da produção de biopolímeros, identificou que a produção de polissacarídeo é maximizada nos momentos iniciais da etapa de crescimento. No momento que a glicose é limitada, o polissacarídeo passa a ser consumido pelas bactérias, o que o caracterizaria como uma reserva verdadeira. </w:t>
      </w:r>
    </w:p>
    <w:p w14:paraId="07DF6048" w14:textId="77777777" w:rsidR="00975FCD" w:rsidRDefault="00975FCD" w:rsidP="00975FCD">
      <w:pPr>
        <w:rPr>
          <w:rStyle w:val="SubtleEmphasis"/>
          <w:sz w:val="24"/>
          <w:szCs w:val="24"/>
        </w:rPr>
      </w:pPr>
      <w:r>
        <w:rPr>
          <w:rStyle w:val="SubtleEmphasis"/>
          <w:sz w:val="24"/>
          <w:szCs w:val="24"/>
        </w:rPr>
        <w:lastRenderedPageBreak/>
        <w:t xml:space="preserve">Esse aspecto técnico-natural pode ser descrito uma função de produção, onde a produtividade está relaciona com os fatores de quantidade de insumo e capacidade de sintetização da bactéria. Onde a produção de polissacarídeos se torna crescente até o limite de insumo de glicose disponível, que após consumido, o processo torna-se decrescente. </w:t>
      </w:r>
    </w:p>
    <w:p w14:paraId="281439E5" w14:textId="762456CD" w:rsidR="00B82525" w:rsidRDefault="00975FCD" w:rsidP="000913F6">
      <w:pPr>
        <w:rPr>
          <w:rStyle w:val="SubtleEmphasis"/>
          <w:sz w:val="24"/>
          <w:szCs w:val="24"/>
        </w:rPr>
      </w:pPr>
      <w:r>
        <w:rPr>
          <w:rStyle w:val="SubtleEmphasis"/>
          <w:sz w:val="24"/>
          <w:szCs w:val="24"/>
        </w:rPr>
        <w:t xml:space="preserve">A descrição do meio de produção como uma função de produção ressalta a característica de reprodução natural das biotecnologias, em detrimento a reprodução mecânica. Nesse sentido a função de produção do processo completo, </w:t>
      </w:r>
      <w:r w:rsidR="00A922E3">
        <w:rPr>
          <w:rStyle w:val="SubtleEmphasis"/>
          <w:sz w:val="24"/>
          <w:szCs w:val="24"/>
        </w:rPr>
        <w:t xml:space="preserve">seria composto de </w:t>
      </w:r>
      <w:r>
        <w:rPr>
          <w:rStyle w:val="SubtleEmphasis"/>
          <w:sz w:val="24"/>
          <w:szCs w:val="24"/>
        </w:rPr>
        <w:t>nanocomponente</w:t>
      </w:r>
      <w:r w:rsidR="00A922E3">
        <w:rPr>
          <w:rStyle w:val="SubtleEmphasis"/>
          <w:sz w:val="24"/>
          <w:szCs w:val="24"/>
        </w:rPr>
        <w:t>s relacionados</w:t>
      </w:r>
      <w:r>
        <w:rPr>
          <w:rStyle w:val="SubtleEmphasis"/>
          <w:sz w:val="24"/>
          <w:szCs w:val="24"/>
        </w:rPr>
        <w:t xml:space="preserve"> a função de produção do processo natural.</w:t>
      </w:r>
    </w:p>
    <w:p w14:paraId="451A3285" w14:textId="0BD7E4F3" w:rsidR="00C10440" w:rsidRDefault="00E429CB" w:rsidP="00C10440">
      <w:pPr>
        <w:rPr>
          <w:rFonts w:eastAsia="MS Mincho"/>
        </w:rPr>
      </w:pPr>
      <w:r>
        <w:rPr>
          <w:rFonts w:eastAsia="MS Mincho"/>
        </w:rPr>
        <w:t>O</w:t>
      </w:r>
      <w:r w:rsidR="002B136D">
        <w:rPr>
          <w:rFonts w:eastAsia="MS Mincho"/>
        </w:rPr>
        <w:t>s resultados</w:t>
      </w:r>
      <w:r w:rsidR="00145946">
        <w:rPr>
          <w:rFonts w:eastAsia="MS Mincho"/>
        </w:rPr>
        <w:t xml:space="preserve"> finais em termos de quantidade e qualidade</w:t>
      </w:r>
      <w:r w:rsidR="002B136D">
        <w:rPr>
          <w:rFonts w:eastAsia="MS Mincho"/>
        </w:rPr>
        <w:t xml:space="preserve"> </w:t>
      </w:r>
      <w:r w:rsidR="00145946">
        <w:rPr>
          <w:rFonts w:eastAsia="MS Mincho"/>
        </w:rPr>
        <w:t xml:space="preserve">dos processos de reprodução natural serão limitados as características biológicas </w:t>
      </w:r>
      <w:r w:rsidR="0004526E">
        <w:rPr>
          <w:rFonts w:eastAsia="MS Mincho"/>
        </w:rPr>
        <w:t>dos microrganismos.</w:t>
      </w:r>
      <w:r w:rsidR="00E43B4C">
        <w:rPr>
          <w:rFonts w:eastAsia="MS Mincho"/>
        </w:rPr>
        <w:t xml:space="preserve"> Porém a reprodução natural permite que esses resultados possam ser otimizados com a combinação de outras biotecnologias, como a molecular e a genômica. </w:t>
      </w:r>
      <w:r w:rsidR="00EB3503">
        <w:rPr>
          <w:rFonts w:eastAsia="MS Mincho"/>
        </w:rPr>
        <w:t>Onde através das modificações genômica</w:t>
      </w:r>
      <w:r w:rsidR="004904D5">
        <w:rPr>
          <w:rFonts w:eastAsia="MS Mincho"/>
        </w:rPr>
        <w:t>s</w:t>
      </w:r>
      <w:r w:rsidR="00EB3503">
        <w:rPr>
          <w:rFonts w:eastAsia="MS Mincho"/>
        </w:rPr>
        <w:t xml:space="preserve"> dos microrganismos seria possível </w:t>
      </w:r>
      <w:r w:rsidR="00FE1B7B">
        <w:rPr>
          <w:rFonts w:eastAsia="MS Mincho"/>
        </w:rPr>
        <w:t>reprograma</w:t>
      </w:r>
      <w:r w:rsidR="00671EC3">
        <w:rPr>
          <w:rFonts w:eastAsia="MS Mincho"/>
        </w:rPr>
        <w:t>r</w:t>
      </w:r>
      <w:r w:rsidR="00EB3503">
        <w:rPr>
          <w:rFonts w:eastAsia="MS Mincho"/>
        </w:rPr>
        <w:t xml:space="preserve"> </w:t>
      </w:r>
      <w:r w:rsidR="00FE1B7B">
        <w:rPr>
          <w:rFonts w:eastAsia="MS Mincho"/>
        </w:rPr>
        <w:t>as</w:t>
      </w:r>
      <w:r w:rsidR="00EB3503">
        <w:rPr>
          <w:rFonts w:eastAsia="MS Mincho"/>
        </w:rPr>
        <w:t xml:space="preserve"> caracterís</w:t>
      </w:r>
      <w:r w:rsidR="00996AE0">
        <w:rPr>
          <w:rFonts w:eastAsia="MS Mincho"/>
        </w:rPr>
        <w:t xml:space="preserve">ticas </w:t>
      </w:r>
      <w:r w:rsidR="00FE1B7B">
        <w:rPr>
          <w:rFonts w:eastAsia="MS Mincho"/>
        </w:rPr>
        <w:t>e melhorar os</w:t>
      </w:r>
      <w:r w:rsidR="00996AE0">
        <w:rPr>
          <w:rFonts w:eastAsia="MS Mincho"/>
        </w:rPr>
        <w:t xml:space="preserve"> resultados.</w:t>
      </w:r>
    </w:p>
    <w:p w14:paraId="457656D8" w14:textId="77777777" w:rsidR="00C10440" w:rsidRDefault="00C10440" w:rsidP="00C10440">
      <w:pPr>
        <w:pStyle w:val="IntenseQuote"/>
        <w:spacing w:after="0"/>
      </w:pPr>
      <w:r>
        <w:t xml:space="preserve">Genômica consiste na atividade de sequenciar genomas e derivar informações teóricas a partir da análise das sequências utilizando ferramentas computacionais. Em contraste, a genômica funcional define o status do </w:t>
      </w:r>
      <w:proofErr w:type="spellStart"/>
      <w:r>
        <w:t>transcriptoma</w:t>
      </w:r>
      <w:proofErr w:type="spellEnd"/>
      <w:r>
        <w:t xml:space="preserve"> e do </w:t>
      </w:r>
      <w:proofErr w:type="spellStart"/>
      <w:r>
        <w:t>proteoma</w:t>
      </w:r>
      <w:proofErr w:type="spellEnd"/>
      <w:r>
        <w:t xml:space="preserve"> de uma célula, tecido ou organismo sob condições definidas. </w:t>
      </w:r>
    </w:p>
    <w:p w14:paraId="67EE842B" w14:textId="77777777" w:rsidR="00C10440" w:rsidRDefault="00C10440" w:rsidP="00C10440">
      <w:pPr>
        <w:pStyle w:val="IntenseQuote"/>
        <w:spacing w:before="0" w:after="0"/>
      </w:pPr>
      <w:r>
        <w:t>... com isso fornece informações para a busca de novos alvos para estratégia de busca e descoberta em biotecnologia.</w:t>
      </w:r>
    </w:p>
    <w:p w14:paraId="3AEA3169" w14:textId="7E9CB9B3" w:rsidR="00C10440" w:rsidRPr="00C10440" w:rsidRDefault="00C10440" w:rsidP="00C10440">
      <w:pPr>
        <w:pStyle w:val="IntenseQuote"/>
        <w:spacing w:before="0"/>
      </w:pPr>
      <w:r>
        <w:t xml:space="preserve"> Desenvolvimentos em tecnologia de sequenciamento e biologia molecular permitem hoje o sequenciamento em larga escalda de DNA e a coleta em larga escala de dados </w:t>
      </w:r>
      <w:proofErr w:type="spellStart"/>
      <w:r>
        <w:t>experiementais</w:t>
      </w:r>
      <w:proofErr w:type="spellEnd"/>
      <w:r>
        <w:t xml:space="preserve"> através de ensaios robotizados e automatizados </w:t>
      </w:r>
      <w:sdt>
        <w:sdtPr>
          <w:id w:val="-959803476"/>
          <w:citation/>
        </w:sdtPr>
        <w:sdtEndPr/>
        <w:sdtContent>
          <w:r>
            <w:fldChar w:fldCharType="begin"/>
          </w:r>
          <w:r>
            <w:instrText xml:space="preserve">CITATION CAN04 \p 241 \l 1046 </w:instrText>
          </w:r>
          <w:r>
            <w:fldChar w:fldCharType="separate"/>
          </w:r>
          <w:r w:rsidRPr="00C10440">
            <w:rPr>
              <w:noProof/>
            </w:rPr>
            <w:t>(CANHOS &amp; MANFIO, 2004, p. 241)</w:t>
          </w:r>
          <w:r>
            <w:fldChar w:fldCharType="end"/>
          </w:r>
        </w:sdtContent>
      </w:sdt>
    </w:p>
    <w:p w14:paraId="2ACB46E8" w14:textId="536BF0FF" w:rsidR="00F870B9" w:rsidRPr="00E92E22" w:rsidRDefault="00996AE0" w:rsidP="00F870B9">
      <w:pPr>
        <w:rPr>
          <w:rFonts w:eastAsia="MS Mincho"/>
        </w:rPr>
      </w:pPr>
      <w:r>
        <w:rPr>
          <w:rFonts w:eastAsia="MS Mincho"/>
        </w:rPr>
        <w:t>Nesse sentido o sequenciamento genético e genômica são componentes aditivos que alteram a dinâmica da biotecnologia microbiana e consequentemente da inovação biotecnológica e inovação</w:t>
      </w:r>
      <w:r w:rsidR="0016108A">
        <w:rPr>
          <w:rFonts w:eastAsia="MS Mincho"/>
        </w:rPr>
        <w:t xml:space="preserve"> </w:t>
      </w:r>
      <w:r w:rsidR="007728E9">
        <w:rPr>
          <w:rFonts w:eastAsia="MS Mincho"/>
        </w:rPr>
        <w:t>como um todo</w:t>
      </w:r>
      <w:r>
        <w:rPr>
          <w:rFonts w:eastAsia="MS Mincho"/>
        </w:rPr>
        <w:t xml:space="preserve">. </w:t>
      </w:r>
      <w:r w:rsidR="00505E59">
        <w:rPr>
          <w:rFonts w:eastAsia="MS Mincho"/>
        </w:rPr>
        <w:t xml:space="preserve">Impactam </w:t>
      </w:r>
      <w:r w:rsidR="00101B15">
        <w:rPr>
          <w:rFonts w:eastAsia="MS Mincho"/>
        </w:rPr>
        <w:t>de forma concomitante a inovação</w:t>
      </w:r>
      <w:r w:rsidR="0016108A">
        <w:rPr>
          <w:rFonts w:eastAsia="MS Mincho"/>
        </w:rPr>
        <w:t xml:space="preserve"> tecnológica mecânica, por demandar equipamentos e ferramentas</w:t>
      </w:r>
      <w:r w:rsidR="008A376C">
        <w:rPr>
          <w:rFonts w:eastAsia="MS Mincho"/>
        </w:rPr>
        <w:t xml:space="preserve"> adequadas </w:t>
      </w:r>
      <w:r w:rsidR="00101B15">
        <w:rPr>
          <w:rFonts w:eastAsia="MS Mincho"/>
        </w:rPr>
        <w:t xml:space="preserve">para proporcionar a pesquisa, desenvolvimento produção das ofertas biotecnológicas. </w:t>
      </w:r>
    </w:p>
    <w:p w14:paraId="4DF3AAAA" w14:textId="6B22E9B6" w:rsidR="00C224F9" w:rsidRPr="00785A52" w:rsidRDefault="00C224F9" w:rsidP="00C224F9">
      <w:pPr>
        <w:rPr>
          <w:color w:val="000000" w:themeColor="text1"/>
        </w:rPr>
      </w:pPr>
      <w:r w:rsidRPr="00785A52">
        <w:rPr>
          <w:rFonts w:eastAsia="MS Mincho"/>
          <w:color w:val="000000" w:themeColor="text1"/>
        </w:rPr>
        <w:t>No processo de inovação biotecnológico se destaca o campo da biogeografia microbiana</w:t>
      </w:r>
      <w:r w:rsidR="000913F6">
        <w:rPr>
          <w:rFonts w:eastAsia="MS Mincho"/>
          <w:color w:val="000000" w:themeColor="text1"/>
        </w:rPr>
        <w:t>, relacionado com a fase de descoberta</w:t>
      </w:r>
      <w:r w:rsidRPr="00785A52">
        <w:rPr>
          <w:rFonts w:eastAsia="MS Mincho"/>
          <w:color w:val="000000" w:themeColor="text1"/>
        </w:rPr>
        <w:t>, que se concentra na distribuição geográfica dos microrganismos. E se torna fundamental pois os atributos que busca a biotecnologia não necessariamente são encontrados em todos os organismos de uma mesma espécie, mas estão associadas com linhagens específicas e guardam relação simbiótica como o ambiente – meio, plantas e hospedeiros – que habita.</w:t>
      </w:r>
      <w:r w:rsidRPr="00785A52">
        <w:rPr>
          <w:color w:val="000000" w:themeColor="text1"/>
        </w:rPr>
        <w:t xml:space="preserve"> </w:t>
      </w:r>
      <w:sdt>
        <w:sdtPr>
          <w:rPr>
            <w:color w:val="000000" w:themeColor="text1"/>
          </w:rPr>
          <w:id w:val="2143303169"/>
          <w:citation/>
        </w:sdtPr>
        <w:sdtEndPr/>
        <w:sdtContent>
          <w:r w:rsidRPr="00785A52">
            <w:rPr>
              <w:color w:val="000000" w:themeColor="text1"/>
            </w:rPr>
            <w:fldChar w:fldCharType="begin"/>
          </w:r>
          <w:r w:rsidRPr="00785A52">
            <w:rPr>
              <w:color w:val="000000" w:themeColor="text1"/>
            </w:rPr>
            <w:instrText xml:space="preserve">CITATION CAN04 \p 240 \l 1046 </w:instrText>
          </w:r>
          <w:r w:rsidRPr="00785A52">
            <w:rPr>
              <w:color w:val="000000" w:themeColor="text1"/>
            </w:rPr>
            <w:fldChar w:fldCharType="separate"/>
          </w:r>
          <w:r w:rsidRPr="00785A52">
            <w:rPr>
              <w:noProof/>
              <w:color w:val="000000" w:themeColor="text1"/>
            </w:rPr>
            <w:t>(CANHOS &amp; MANFIO, 2004, p. 240)</w:t>
          </w:r>
          <w:r w:rsidRPr="00785A52">
            <w:rPr>
              <w:color w:val="000000" w:themeColor="text1"/>
            </w:rPr>
            <w:fldChar w:fldCharType="end"/>
          </w:r>
        </w:sdtContent>
      </w:sdt>
      <w:r w:rsidRPr="00785A52">
        <w:rPr>
          <w:color w:val="000000" w:themeColor="text1"/>
        </w:rPr>
        <w:t xml:space="preserve"> </w:t>
      </w:r>
    </w:p>
    <w:p w14:paraId="74767681" w14:textId="59C1181B" w:rsidR="00892E6D" w:rsidRDefault="00C224F9" w:rsidP="00892E6D">
      <w:pPr>
        <w:rPr>
          <w:color w:val="000000" w:themeColor="text1"/>
        </w:rPr>
      </w:pPr>
      <w:r w:rsidRPr="00785A52">
        <w:rPr>
          <w:rFonts w:eastAsia="MS Mincho"/>
          <w:color w:val="000000" w:themeColor="text1"/>
        </w:rPr>
        <w:t xml:space="preserve">Outro componente importante no processo de inovação biotecnológica é a possibilidade da extração ácidos nucleicos diretamente dos biomateriais, através das metodologias </w:t>
      </w:r>
      <w:r w:rsidRPr="00785A52">
        <w:rPr>
          <w:rFonts w:eastAsia="MS Mincho"/>
          <w:color w:val="000000" w:themeColor="text1"/>
        </w:rPr>
        <w:lastRenderedPageBreak/>
        <w:t>moleculares associadas às técnicas de hibridização, dispensando assim a necessidade de cultivo. Esse método proporciona que seja analisado com maior precisão as novas classes de microrganismos.</w:t>
      </w:r>
      <w:r w:rsidRPr="00785A52">
        <w:rPr>
          <w:color w:val="000000" w:themeColor="text1"/>
        </w:rPr>
        <w:t xml:space="preserve"> </w:t>
      </w:r>
      <w:sdt>
        <w:sdtPr>
          <w:rPr>
            <w:color w:val="000000" w:themeColor="text1"/>
          </w:rPr>
          <w:id w:val="1227502617"/>
          <w:citation/>
        </w:sdtPr>
        <w:sdtEndPr/>
        <w:sdtContent>
          <w:r w:rsidRPr="00785A52">
            <w:rPr>
              <w:color w:val="000000" w:themeColor="text1"/>
            </w:rPr>
            <w:fldChar w:fldCharType="begin"/>
          </w:r>
          <w:r w:rsidRPr="00785A52">
            <w:rPr>
              <w:color w:val="000000" w:themeColor="text1"/>
            </w:rPr>
            <w:instrText xml:space="preserve">CITATION CAN04 \p 242 \l 1046 </w:instrText>
          </w:r>
          <w:r w:rsidRPr="00785A52">
            <w:rPr>
              <w:color w:val="000000" w:themeColor="text1"/>
            </w:rPr>
            <w:fldChar w:fldCharType="separate"/>
          </w:r>
          <w:r w:rsidRPr="00785A52">
            <w:rPr>
              <w:noProof/>
              <w:color w:val="000000" w:themeColor="text1"/>
            </w:rPr>
            <w:t>(CANHOS &amp; MANFIO, 2004, p. 242)</w:t>
          </w:r>
          <w:r w:rsidRPr="00785A52">
            <w:rPr>
              <w:color w:val="000000" w:themeColor="text1"/>
            </w:rPr>
            <w:fldChar w:fldCharType="end"/>
          </w:r>
        </w:sdtContent>
      </w:sdt>
    </w:p>
    <w:p w14:paraId="0BD8594D" w14:textId="0EB2DA52" w:rsidR="00D219F2" w:rsidRDefault="0060729E" w:rsidP="00892E6D">
      <w:pPr>
        <w:rPr>
          <w:color w:val="000000" w:themeColor="text1"/>
        </w:rPr>
      </w:pPr>
      <w:r>
        <w:rPr>
          <w:color w:val="000000" w:themeColor="text1"/>
        </w:rPr>
        <w:t>Diante as</w:t>
      </w:r>
      <w:r w:rsidR="00CF49B5">
        <w:rPr>
          <w:color w:val="000000" w:themeColor="text1"/>
        </w:rPr>
        <w:t xml:space="preserve"> premissas </w:t>
      </w:r>
      <w:r w:rsidR="00AB7FA5">
        <w:rPr>
          <w:color w:val="000000" w:themeColor="text1"/>
        </w:rPr>
        <w:t xml:space="preserve">levantadas acerca </w:t>
      </w:r>
      <w:r w:rsidR="00161694">
        <w:rPr>
          <w:color w:val="000000" w:themeColor="text1"/>
        </w:rPr>
        <w:t>da</w:t>
      </w:r>
      <w:r w:rsidR="00CF49B5">
        <w:rPr>
          <w:color w:val="000000" w:themeColor="text1"/>
        </w:rPr>
        <w:t xml:space="preserve"> inovação</w:t>
      </w:r>
      <w:r w:rsidR="00AB7FA5">
        <w:rPr>
          <w:color w:val="000000" w:themeColor="text1"/>
        </w:rPr>
        <w:t xml:space="preserve"> e das tecnologias</w:t>
      </w:r>
      <w:r w:rsidR="009605BE">
        <w:rPr>
          <w:color w:val="000000" w:themeColor="text1"/>
        </w:rPr>
        <w:t xml:space="preserve"> e biotecnologias</w:t>
      </w:r>
      <w:r w:rsidR="00AB7FA5">
        <w:rPr>
          <w:color w:val="000000" w:themeColor="text1"/>
        </w:rPr>
        <w:t xml:space="preserve">, </w:t>
      </w:r>
      <w:r w:rsidR="00CF49B5">
        <w:rPr>
          <w:color w:val="000000" w:themeColor="text1"/>
        </w:rPr>
        <w:t xml:space="preserve">como um fenômeno </w:t>
      </w:r>
      <w:r w:rsidR="00161694">
        <w:rPr>
          <w:color w:val="000000" w:themeColor="text1"/>
        </w:rPr>
        <w:t xml:space="preserve">natural </w:t>
      </w:r>
      <w:r w:rsidR="009605BE">
        <w:rPr>
          <w:color w:val="000000" w:themeColor="text1"/>
        </w:rPr>
        <w:t>da</w:t>
      </w:r>
      <w:r w:rsidR="00073E9B">
        <w:rPr>
          <w:color w:val="000000" w:themeColor="text1"/>
        </w:rPr>
        <w:t xml:space="preserve"> economia</w:t>
      </w:r>
      <w:r w:rsidR="009605BE">
        <w:rPr>
          <w:color w:val="000000" w:themeColor="text1"/>
        </w:rPr>
        <w:t>,</w:t>
      </w:r>
      <w:r w:rsidR="00AB7FA5">
        <w:rPr>
          <w:color w:val="000000" w:themeColor="text1"/>
        </w:rPr>
        <w:t xml:space="preserve"> e os</w:t>
      </w:r>
      <w:r w:rsidR="00073E9B">
        <w:rPr>
          <w:color w:val="000000" w:themeColor="text1"/>
        </w:rPr>
        <w:t xml:space="preserve"> mecanismos econômicos </w:t>
      </w:r>
      <w:r w:rsidR="00AB7FA5">
        <w:rPr>
          <w:color w:val="000000" w:themeColor="text1"/>
        </w:rPr>
        <w:t>vigentes</w:t>
      </w:r>
      <w:r w:rsidR="00543DF0">
        <w:rPr>
          <w:color w:val="000000" w:themeColor="text1"/>
        </w:rPr>
        <w:t>, enquanto leis naturais,</w:t>
      </w:r>
      <w:r w:rsidR="00AB7FA5">
        <w:rPr>
          <w:color w:val="000000" w:themeColor="text1"/>
        </w:rPr>
        <w:t xml:space="preserve"> seriam resultados de um processo evolutivo </w:t>
      </w:r>
      <w:r w:rsidR="00073E9B">
        <w:rPr>
          <w:color w:val="000000" w:themeColor="text1"/>
        </w:rPr>
        <w:t>biológic</w:t>
      </w:r>
      <w:r w:rsidR="00543DF0">
        <w:rPr>
          <w:color w:val="000000" w:themeColor="text1"/>
        </w:rPr>
        <w:t>o, em torno de competição e sobrevivência</w:t>
      </w:r>
      <w:r w:rsidR="00073E9B">
        <w:rPr>
          <w:color w:val="000000" w:themeColor="text1"/>
        </w:rPr>
        <w:t>,</w:t>
      </w:r>
      <w:r w:rsidR="00AB7FA5">
        <w:rPr>
          <w:color w:val="000000" w:themeColor="text1"/>
        </w:rPr>
        <w:t xml:space="preserve"> este estudo teórico </w:t>
      </w:r>
      <w:r w:rsidR="00543DF0">
        <w:rPr>
          <w:color w:val="000000" w:themeColor="text1"/>
        </w:rPr>
        <w:t>evidenciou</w:t>
      </w:r>
      <w:r w:rsidR="00AB7FA5">
        <w:rPr>
          <w:color w:val="000000" w:themeColor="text1"/>
        </w:rPr>
        <w:t xml:space="preserve"> a existência de um ambiente nanoeconômico dentro do processo biotecnológico</w:t>
      </w:r>
      <w:r w:rsidR="0052330F">
        <w:rPr>
          <w:color w:val="000000" w:themeColor="text1"/>
        </w:rPr>
        <w:t xml:space="preserve"> microbiano</w:t>
      </w:r>
      <w:r w:rsidR="00AB7FA5">
        <w:rPr>
          <w:color w:val="000000" w:themeColor="text1"/>
        </w:rPr>
        <w:t xml:space="preserve"> que se aplica</w:t>
      </w:r>
      <w:r w:rsidR="00543DF0">
        <w:rPr>
          <w:color w:val="000000" w:themeColor="text1"/>
        </w:rPr>
        <w:t>ria</w:t>
      </w:r>
      <w:r w:rsidR="00314377">
        <w:rPr>
          <w:color w:val="000000" w:themeColor="text1"/>
        </w:rPr>
        <w:t xml:space="preserve"> para o caso geral da economia.</w:t>
      </w:r>
    </w:p>
    <w:p w14:paraId="6538415D" w14:textId="068E758F" w:rsidR="00314377" w:rsidRDefault="00314377" w:rsidP="00892E6D">
      <w:pPr>
        <w:rPr>
          <w:color w:val="000000" w:themeColor="text1"/>
        </w:rPr>
      </w:pPr>
      <w:r>
        <w:rPr>
          <w:color w:val="000000" w:themeColor="text1"/>
        </w:rPr>
        <w:t xml:space="preserve">No caso da produção de biopolímeros microbianos, o seu resultado enquanto microcomponente ou componente seria obtido da combinação de nanocomponentes tangíveis e intangíveis relacionados com aspectos técnicos, científicos, desenvolvimento, produtivos e as </w:t>
      </w:r>
      <w:r w:rsidR="00260FB1">
        <w:rPr>
          <w:color w:val="000000" w:themeColor="text1"/>
        </w:rPr>
        <w:t>características</w:t>
      </w:r>
      <w:r>
        <w:rPr>
          <w:color w:val="000000" w:themeColor="text1"/>
        </w:rPr>
        <w:t xml:space="preserve"> bioló</w:t>
      </w:r>
      <w:r w:rsidR="00456337">
        <w:rPr>
          <w:color w:val="000000" w:themeColor="text1"/>
        </w:rPr>
        <w:t>gicas</w:t>
      </w:r>
      <w:r w:rsidR="0031715E">
        <w:rPr>
          <w:color w:val="000000" w:themeColor="text1"/>
        </w:rPr>
        <w:t xml:space="preserve"> relacionados com as variáveis que </w:t>
      </w:r>
      <w:r w:rsidR="00D4399E">
        <w:rPr>
          <w:color w:val="000000" w:themeColor="text1"/>
        </w:rPr>
        <w:t>configuram</w:t>
      </w:r>
      <w:r w:rsidR="0031715E">
        <w:rPr>
          <w:color w:val="000000" w:themeColor="text1"/>
        </w:rPr>
        <w:t xml:space="preserve"> </w:t>
      </w:r>
      <w:r w:rsidR="0063600A">
        <w:rPr>
          <w:color w:val="000000" w:themeColor="text1"/>
        </w:rPr>
        <w:t>a</w:t>
      </w:r>
      <w:r w:rsidR="0031715E">
        <w:rPr>
          <w:color w:val="000000" w:themeColor="text1"/>
        </w:rPr>
        <w:t xml:space="preserve"> inovação. </w:t>
      </w:r>
    </w:p>
    <w:p w14:paraId="38DA8533" w14:textId="19262D29" w:rsidR="00314377" w:rsidRDefault="00D32FC7" w:rsidP="00D32FC7">
      <w:pPr>
        <w:pStyle w:val="NoSpacing"/>
        <w:rPr>
          <w:rStyle w:val="SubtleEmphasis"/>
          <w:sz w:val="24"/>
          <w:szCs w:val="24"/>
        </w:rPr>
      </w:pPr>
      <w:r>
        <w:rPr>
          <w:rStyle w:val="SubtleEmphasis"/>
          <w:sz w:val="24"/>
          <w:szCs w:val="24"/>
        </w:rPr>
        <w:t>Nesse sentido a</w:t>
      </w:r>
      <w:r w:rsidRPr="00D32FC7">
        <w:rPr>
          <w:rStyle w:val="SubtleEmphasis"/>
          <w:sz w:val="24"/>
          <w:szCs w:val="24"/>
        </w:rPr>
        <w:t xml:space="preserve"> “Nanoeconomia” compreende</w:t>
      </w:r>
      <w:r w:rsidR="00F0662B">
        <w:rPr>
          <w:rStyle w:val="SubtleEmphasis"/>
          <w:sz w:val="24"/>
          <w:szCs w:val="24"/>
        </w:rPr>
        <w:t>ria</w:t>
      </w:r>
      <w:r w:rsidRPr="00D32FC7">
        <w:rPr>
          <w:rStyle w:val="SubtleEmphasis"/>
          <w:sz w:val="24"/>
          <w:szCs w:val="24"/>
        </w:rPr>
        <w:t xml:space="preserve"> os “nanocomponentes”</w:t>
      </w:r>
      <w:r w:rsidR="00984D50">
        <w:rPr>
          <w:rStyle w:val="FootnoteReference"/>
        </w:rPr>
        <w:footnoteReference w:id="5"/>
      </w:r>
      <w:r w:rsidRPr="00D32FC7">
        <w:rPr>
          <w:rStyle w:val="SubtleEmphasis"/>
          <w:sz w:val="24"/>
          <w:szCs w:val="24"/>
        </w:rPr>
        <w:t xml:space="preserve"> tangíveis e intangíveis, que dentro de uma concepção transversal e holística e em suas diversas dimensões e níveis de combinações que formam os microcomponentes, que por sua vez formam os componentes, caraterizados </w:t>
      </w:r>
      <w:r w:rsidR="00314377">
        <w:rPr>
          <w:rStyle w:val="SubtleEmphasis"/>
          <w:sz w:val="24"/>
          <w:szCs w:val="24"/>
        </w:rPr>
        <w:t>pelos fatores que envolvem as</w:t>
      </w:r>
      <w:r w:rsidRPr="00D32FC7">
        <w:rPr>
          <w:rStyle w:val="SubtleEmphasis"/>
          <w:sz w:val="24"/>
          <w:szCs w:val="24"/>
        </w:rPr>
        <w:t xml:space="preserve"> ofertas e demandas dos agentes microeconômicos.</w:t>
      </w:r>
    </w:p>
    <w:p w14:paraId="0B8F44E9" w14:textId="706621A8" w:rsidR="00A84DA5" w:rsidRDefault="00A84DA5" w:rsidP="00D32FC7">
      <w:pPr>
        <w:pStyle w:val="NoSpacing"/>
        <w:rPr>
          <w:rStyle w:val="SubtleEmphasis"/>
          <w:sz w:val="24"/>
          <w:szCs w:val="24"/>
        </w:rPr>
      </w:pPr>
      <w:r>
        <w:rPr>
          <w:rStyle w:val="SubtleEmphasis"/>
          <w:sz w:val="24"/>
          <w:szCs w:val="24"/>
        </w:rPr>
        <w:t xml:space="preserve">Sendo assim o ambiente nanoeconômico compreenderia todos os nanocomponentes possíveis, tangíveis e intangíveis, descobertos ou ainda não descobertos, mutáveis e momentaneamente imutáveis existentes ao ambiente econômico, formando através de combinações, os seus componentes. </w:t>
      </w:r>
      <w:r w:rsidR="00AC4EC2">
        <w:rPr>
          <w:rStyle w:val="SubtleEmphasis"/>
          <w:sz w:val="24"/>
          <w:szCs w:val="24"/>
        </w:rPr>
        <w:t xml:space="preserve">Nesse sentido as evoluções observáveis, inclusive as inovações são </w:t>
      </w:r>
      <w:r w:rsidR="009160CA">
        <w:rPr>
          <w:rStyle w:val="SubtleEmphasis"/>
          <w:sz w:val="24"/>
          <w:szCs w:val="24"/>
        </w:rPr>
        <w:t>o resultado</w:t>
      </w:r>
      <w:r w:rsidR="00AC4EC2">
        <w:rPr>
          <w:rStyle w:val="SubtleEmphasis"/>
          <w:sz w:val="24"/>
          <w:szCs w:val="24"/>
        </w:rPr>
        <w:t xml:space="preserve"> das combinaç</w:t>
      </w:r>
      <w:r w:rsidR="00984D50">
        <w:rPr>
          <w:rStyle w:val="SubtleEmphasis"/>
          <w:sz w:val="24"/>
          <w:szCs w:val="24"/>
        </w:rPr>
        <w:t>ões</w:t>
      </w:r>
      <w:r w:rsidR="00AC4EC2">
        <w:rPr>
          <w:rStyle w:val="SubtleEmphasis"/>
          <w:sz w:val="24"/>
          <w:szCs w:val="24"/>
        </w:rPr>
        <w:t xml:space="preserve"> destes nanocomponentes econômicos. </w:t>
      </w:r>
    </w:p>
    <w:p w14:paraId="47BC48C1" w14:textId="5711E1EF" w:rsidR="00543DF0" w:rsidRPr="00892E6D" w:rsidRDefault="005D57B7" w:rsidP="00892E6D">
      <w:pPr>
        <w:rPr>
          <w:color w:val="000000" w:themeColor="text1"/>
        </w:rPr>
      </w:pPr>
      <w:r>
        <w:rPr>
          <w:color w:val="000000" w:themeColor="text1"/>
        </w:rPr>
        <w:t>Este capítulo identificou que as inovações contribuem com o desenvolvimento econômico através d</w:t>
      </w:r>
      <w:r w:rsidR="00D61153">
        <w:rPr>
          <w:color w:val="000000" w:themeColor="text1"/>
        </w:rPr>
        <w:t>os</w:t>
      </w:r>
      <w:r>
        <w:rPr>
          <w:color w:val="000000" w:themeColor="text1"/>
        </w:rPr>
        <w:t xml:space="preserve"> acréscimos no corpo de conhecimento capazes de gerar</w:t>
      </w:r>
      <w:r w:rsidR="00186666">
        <w:rPr>
          <w:color w:val="000000" w:themeColor="text1"/>
        </w:rPr>
        <w:t>em</w:t>
      </w:r>
      <w:r>
        <w:rPr>
          <w:color w:val="000000" w:themeColor="text1"/>
        </w:rPr>
        <w:t xml:space="preserve"> ofertas trans</w:t>
      </w:r>
      <w:r w:rsidR="00DF5C4F">
        <w:rPr>
          <w:color w:val="000000" w:themeColor="text1"/>
        </w:rPr>
        <w:t>formadoras efetivas, dependente</w:t>
      </w:r>
      <w:r w:rsidR="00FC5A7E">
        <w:rPr>
          <w:color w:val="000000" w:themeColor="text1"/>
        </w:rPr>
        <w:t>s de um conjunto de variáveis relacionados com o estoque de conhecimento técnico, científico e produtivo, maximizaçã</w:t>
      </w:r>
      <w:r w:rsidR="00E8782E">
        <w:rPr>
          <w:color w:val="000000" w:themeColor="text1"/>
        </w:rPr>
        <w:t>o do bem-</w:t>
      </w:r>
      <w:r w:rsidR="00FC5A7E">
        <w:rPr>
          <w:color w:val="000000" w:themeColor="text1"/>
        </w:rPr>
        <w:t xml:space="preserve">estar </w:t>
      </w:r>
      <w:r w:rsidR="003845A4">
        <w:rPr>
          <w:color w:val="000000" w:themeColor="text1"/>
        </w:rPr>
        <w:t>e a interação dos agentes econômicos, e o nível de assimetria de informações em todos as etapas</w:t>
      </w:r>
      <w:r w:rsidR="000D66C9">
        <w:rPr>
          <w:color w:val="000000" w:themeColor="text1"/>
        </w:rPr>
        <w:t xml:space="preserve"> do processo</w:t>
      </w:r>
      <w:r w:rsidR="003845A4">
        <w:rPr>
          <w:color w:val="000000" w:themeColor="text1"/>
        </w:rPr>
        <w:t xml:space="preserve">. </w:t>
      </w:r>
    </w:p>
    <w:p w14:paraId="784D70F6" w14:textId="51413F00" w:rsidR="00BD5144" w:rsidRDefault="00BD5144" w:rsidP="00FE65EE">
      <w:pPr>
        <w:pStyle w:val="Heading1"/>
      </w:pPr>
      <w:bookmarkStart w:id="176" w:name="_Toc45888570"/>
      <w:r>
        <w:lastRenderedPageBreak/>
        <w:t>BIOPOLÍMEROS</w:t>
      </w:r>
      <w:r w:rsidR="00F41707">
        <w:t xml:space="preserve"> MICROBIANOS</w:t>
      </w:r>
      <w:bookmarkEnd w:id="176"/>
    </w:p>
    <w:p w14:paraId="46DE075B" w14:textId="40AD292B" w:rsidR="00655780" w:rsidRDefault="005316A4" w:rsidP="00BF2F67">
      <w:pPr>
        <w:ind w:left="11"/>
      </w:pPr>
      <w:r>
        <w:t>Neste</w:t>
      </w:r>
      <w:r w:rsidR="006E0EA7">
        <w:t xml:space="preserve"> capítulo </w:t>
      </w:r>
      <w:r>
        <w:t>buscou-se verificar os aspectos</w:t>
      </w:r>
      <w:r w:rsidR="006E0EA7">
        <w:t xml:space="preserve"> </w:t>
      </w:r>
      <w:r w:rsidR="00316A9F">
        <w:t xml:space="preserve">conceituais, </w:t>
      </w:r>
      <w:r w:rsidR="006E0EA7">
        <w:t>técnic</w:t>
      </w:r>
      <w:r>
        <w:t>o</w:t>
      </w:r>
      <w:r w:rsidR="006E0EA7">
        <w:t>s</w:t>
      </w:r>
      <w:r w:rsidR="00316A9F">
        <w:t xml:space="preserve"> e </w:t>
      </w:r>
      <w:r w:rsidR="00960530">
        <w:t>mercadológicos</w:t>
      </w:r>
      <w:r w:rsidR="006E0EA7">
        <w:t xml:space="preserve"> fundamentais acerca dos biopolímeros</w:t>
      </w:r>
      <w:r w:rsidR="00A1463A">
        <w:t xml:space="preserve"> microbianos</w:t>
      </w:r>
      <w:r w:rsidR="0035798D">
        <w:t xml:space="preserve"> por meio de levantamento bibliográfico</w:t>
      </w:r>
      <w:r w:rsidR="00331F4A">
        <w:t xml:space="preserve"> e análise de dados </w:t>
      </w:r>
      <w:r w:rsidR="0022176C">
        <w:t>de bases de</w:t>
      </w:r>
      <w:r w:rsidR="00331F4A">
        <w:t xml:space="preserve"> produção científica</w:t>
      </w:r>
      <w:r w:rsidR="00C276FF">
        <w:t>, patentes e comerciais</w:t>
      </w:r>
      <w:r w:rsidR="00640D9C">
        <w:t>, as relacionando com as variáveis influentes no processo de inovação</w:t>
      </w:r>
      <w:r w:rsidR="008D642D">
        <w:t>.</w:t>
      </w:r>
      <w:r w:rsidR="00640D9C">
        <w:t xml:space="preserve"> </w:t>
      </w:r>
      <w:r w:rsidR="00960530">
        <w:t>Com base nesse</w:t>
      </w:r>
      <w:r w:rsidR="00A0772A">
        <w:t>s</w:t>
      </w:r>
      <w:r w:rsidR="00960530">
        <w:t xml:space="preserve"> levantamento</w:t>
      </w:r>
      <w:r w:rsidR="00A0772A">
        <w:t>s</w:t>
      </w:r>
      <w:r w:rsidR="00960530">
        <w:t xml:space="preserve"> realizou-se a seleção das classes de biopolímeros microbianos com</w:t>
      </w:r>
      <w:r w:rsidR="00A0772A">
        <w:t xml:space="preserve"> maior</w:t>
      </w:r>
      <w:r w:rsidR="00960530">
        <w:t xml:space="preserve"> potencial </w:t>
      </w:r>
      <w:r w:rsidR="00A0772A">
        <w:t xml:space="preserve">de </w:t>
      </w:r>
      <w:r w:rsidR="00640D9C">
        <w:t>uso industrial</w:t>
      </w:r>
      <w:r w:rsidR="00960530">
        <w:t>.</w:t>
      </w:r>
    </w:p>
    <w:p w14:paraId="2A3659EB" w14:textId="18646396" w:rsidR="00655780" w:rsidRDefault="00977C8E" w:rsidP="00977C8E">
      <w:pPr>
        <w:pStyle w:val="Heading2"/>
      </w:pPr>
      <w:bookmarkStart w:id="177" w:name="_Toc45888571"/>
      <w:r>
        <w:t>CONCEITOS</w:t>
      </w:r>
      <w:bookmarkEnd w:id="177"/>
    </w:p>
    <w:p w14:paraId="0A2CDB4F" w14:textId="2DB1586A" w:rsidR="002B6ED2" w:rsidRDefault="00DC2E74" w:rsidP="002B6ED2">
      <w:pPr>
        <w:ind w:left="11"/>
      </w:pPr>
      <w:r>
        <w:t>Os</w:t>
      </w:r>
      <w:r w:rsidR="002B6ED2">
        <w:t xml:space="preserve"> biopolímeros </w:t>
      </w:r>
      <w:r w:rsidR="00AA4BB1">
        <w:t>são</w:t>
      </w:r>
      <w:r w:rsidR="002B6ED2">
        <w:t xml:space="preserve"> polímeros ou copolímeros </w:t>
      </w:r>
      <w:r w:rsidR="00B30A48">
        <w:t>compostos de proteína, ácido nucleico ou polissacarídeo produzidos por microrganismos vivos</w:t>
      </w:r>
      <w:r w:rsidR="002B6ED2">
        <w:t xml:space="preserve"> que utilizam como base para produção as fontes renováveis (milho, cana-de-açúcar, celulose, entre outros).</w:t>
      </w:r>
      <w:r w:rsidR="00F4542C">
        <w:t xml:space="preserve"> </w:t>
      </w:r>
      <w:r w:rsidR="000922F5">
        <w:t>Estes</w:t>
      </w:r>
      <w:r w:rsidR="00F4542C">
        <w:t xml:space="preserve"> biomateriais são compostos por </w:t>
      </w:r>
      <w:proofErr w:type="spellStart"/>
      <w:r w:rsidR="00F4542C">
        <w:t>bioativos</w:t>
      </w:r>
      <w:proofErr w:type="spellEnd"/>
      <w:r w:rsidR="00F4542C">
        <w:t xml:space="preserve"> e têm a característica de interagir com as texturas naturais.</w:t>
      </w:r>
      <w:r w:rsidR="002B6ED2">
        <w:t xml:space="preserve"> </w:t>
      </w:r>
      <w:r w:rsidR="002B6ED2">
        <w:rPr>
          <w:rStyle w:val="CommentReference"/>
        </w:rPr>
        <w:commentReference w:id="178"/>
      </w:r>
      <w:r w:rsidR="00B30A48">
        <w:t xml:space="preserve"> </w:t>
      </w:r>
      <w:sdt>
        <w:sdtPr>
          <w:id w:val="-771707599"/>
          <w:citation/>
        </w:sdtPr>
        <w:sdtEndPr/>
        <w:sdtContent>
          <w:r w:rsidR="00B30A48">
            <w:fldChar w:fldCharType="begin"/>
          </w:r>
          <w:r w:rsidR="00B30A48">
            <w:instrText xml:space="preserve"> CITATION Alm08 \l 1046 </w:instrText>
          </w:r>
          <w:r w:rsidR="00B30A48">
            <w:fldChar w:fldCharType="separate"/>
          </w:r>
          <w:r w:rsidR="00B30A48" w:rsidRPr="00B30A48">
            <w:rPr>
              <w:noProof/>
            </w:rPr>
            <w:t>(BORSCHIVER, et al., 2008)</w:t>
          </w:r>
          <w:r w:rsidR="00B30A48">
            <w:fldChar w:fldCharType="end"/>
          </w:r>
        </w:sdtContent>
      </w:sdt>
      <w:r w:rsidR="00B337FB">
        <w:t xml:space="preserve"> </w:t>
      </w:r>
      <w:sdt>
        <w:sdtPr>
          <w:id w:val="-475925389"/>
          <w:citation/>
        </w:sdtPr>
        <w:sdtEndPr/>
        <w:sdtContent>
          <w:r w:rsidR="00B337FB">
            <w:fldChar w:fldCharType="begin"/>
          </w:r>
          <w:r w:rsidR="00B337FB">
            <w:instrText xml:space="preserve">CITATION MOR02 \p 15 \l 1046 </w:instrText>
          </w:r>
          <w:r w:rsidR="00B337FB">
            <w:fldChar w:fldCharType="separate"/>
          </w:r>
          <w:r w:rsidR="00B337FB" w:rsidRPr="00B337FB">
            <w:rPr>
              <w:noProof/>
            </w:rPr>
            <w:t>(MOREIRA, 2002, p. 15)</w:t>
          </w:r>
          <w:r w:rsidR="00B337FB">
            <w:fldChar w:fldCharType="end"/>
          </w:r>
        </w:sdtContent>
      </w:sdt>
    </w:p>
    <w:p w14:paraId="7D6ED608" w14:textId="2CE5F2AA" w:rsidR="004631B9" w:rsidRDefault="003F5A4E" w:rsidP="00BD5144">
      <w:r>
        <w:t>Ainda pode acrescentar que o</w:t>
      </w:r>
      <w:r w:rsidR="00245A0C">
        <w:t xml:space="preserve">s biopolímeros </w:t>
      </w:r>
      <w:r w:rsidR="00AA4BB1">
        <w:t>se caracterizam por</w:t>
      </w:r>
      <w:r w:rsidR="00245A0C">
        <w:t xml:space="preserve"> polissacarídeos microbianos, produzidos a partir da maioria dos microrganismos que possuem a capacidade de crescer em culturas puras</w:t>
      </w:r>
      <w:r w:rsidR="00735653">
        <w:t xml:space="preserve">, </w:t>
      </w:r>
      <w:r w:rsidR="00990C99">
        <w:t>enzimas purificadas</w:t>
      </w:r>
      <w:r w:rsidR="00245A0C">
        <w:t xml:space="preserve"> </w:t>
      </w:r>
      <w:r w:rsidR="00C5212D">
        <w:t>e</w:t>
      </w:r>
      <w:r w:rsidR="00245A0C">
        <w:t xml:space="preserve"> fermentações de larga escala.</w:t>
      </w:r>
      <w:r w:rsidR="003921C3">
        <w:t xml:space="preserve"> Esse processo ocorre naturalmente no meio ambiente, como um mecanismo de proteção</w:t>
      </w:r>
      <w:r w:rsidR="000F6981">
        <w:t xml:space="preserve"> dos microrganismos </w:t>
      </w:r>
      <w:r w:rsidR="00CF481E">
        <w:t>aos</w:t>
      </w:r>
      <w:r w:rsidR="000F6981">
        <w:t xml:space="preserve"> ambiente</w:t>
      </w:r>
      <w:r w:rsidR="00CF481E">
        <w:t>s</w:t>
      </w:r>
      <w:r w:rsidR="000F6981">
        <w:t xml:space="preserve"> host</w:t>
      </w:r>
      <w:r w:rsidR="00CF481E">
        <w:t>is</w:t>
      </w:r>
      <w:r w:rsidR="000F6981">
        <w:t xml:space="preserve">. </w:t>
      </w:r>
      <w:sdt>
        <w:sdtPr>
          <w:id w:val="1210376922"/>
          <w:citation/>
        </w:sdtPr>
        <w:sdtEndPr/>
        <w:sdtContent>
          <w:r w:rsidR="004631B9">
            <w:fldChar w:fldCharType="begin"/>
          </w:r>
          <w:r w:rsidR="004B7DA4">
            <w:instrText xml:space="preserve">CITATION MOR02 \p 15 \l 1046 </w:instrText>
          </w:r>
          <w:r w:rsidR="004631B9">
            <w:fldChar w:fldCharType="separate"/>
          </w:r>
          <w:r w:rsidR="004B7DA4" w:rsidRPr="004B7DA4">
            <w:rPr>
              <w:noProof/>
            </w:rPr>
            <w:t>(MOREIRA, 2002, p. 15)</w:t>
          </w:r>
          <w:r w:rsidR="004631B9">
            <w:fldChar w:fldCharType="end"/>
          </w:r>
        </w:sdtContent>
      </w:sdt>
      <w:r w:rsidR="00B30A48">
        <w:t xml:space="preserve"> </w:t>
      </w:r>
      <w:sdt>
        <w:sdtPr>
          <w:id w:val="1611091909"/>
          <w:citation/>
        </w:sdtPr>
        <w:sdtEndPr/>
        <w:sdtContent>
          <w:r w:rsidR="00B30A48">
            <w:fldChar w:fldCharType="begin"/>
          </w:r>
          <w:r w:rsidR="00B30A48">
            <w:instrText xml:space="preserve"> CITATION Alm08 \l 1046 </w:instrText>
          </w:r>
          <w:r w:rsidR="00B30A48">
            <w:fldChar w:fldCharType="separate"/>
          </w:r>
          <w:r w:rsidR="00B30A48" w:rsidRPr="00B30A48">
            <w:rPr>
              <w:noProof/>
            </w:rPr>
            <w:t>(BORSCHIVER, et al., 2008)</w:t>
          </w:r>
          <w:r w:rsidR="00B30A48">
            <w:fldChar w:fldCharType="end"/>
          </w:r>
        </w:sdtContent>
      </w:sdt>
    </w:p>
    <w:p w14:paraId="00CF8710" w14:textId="77777777" w:rsidR="00601A4F" w:rsidRDefault="00601A4F" w:rsidP="00601A4F">
      <w:r>
        <w:t xml:space="preserve">De acordo com </w:t>
      </w:r>
      <w:sdt>
        <w:sdtPr>
          <w:id w:val="1670436493"/>
          <w:citation/>
        </w:sdtPr>
        <w:sdtEndPr/>
        <w:sdtContent>
          <w:r>
            <w:fldChar w:fldCharType="begin"/>
          </w:r>
          <w:r>
            <w:instrText xml:space="preserve">CITATION NER \p 1937 \l 1046 </w:instrText>
          </w:r>
          <w:r>
            <w:fldChar w:fldCharType="separate"/>
          </w:r>
          <w:r w:rsidRPr="00601A4F">
            <w:rPr>
              <w:noProof/>
            </w:rPr>
            <w:t>(NERY, et al., 2008, p. 1937)</w:t>
          </w:r>
          <w:r>
            <w:fldChar w:fldCharType="end"/>
          </w:r>
        </w:sdtContent>
      </w:sdt>
      <w:r>
        <w:t xml:space="preserve">, os “biopolímeros microbianos são macromoléculas, podendo ser sintetizados por fungos e leveduras”. E possuem uma grande gama de aplicações industriais, sendo que suas características de viscosidade podem variar de acordo com a composição química da combinação da cepa, fonte de carbono, teor de oxigênio temperatura e tempo de fermentação. </w:t>
      </w:r>
    </w:p>
    <w:p w14:paraId="00EE3DB6" w14:textId="0AB5E940" w:rsidR="00601A4F" w:rsidRDefault="00601A4F" w:rsidP="00601A4F">
      <w:r>
        <w:t xml:space="preserve">A produção de </w:t>
      </w:r>
      <w:proofErr w:type="spellStart"/>
      <w:r>
        <w:t>exopolissacarídeos</w:t>
      </w:r>
      <w:proofErr w:type="spellEnd"/>
      <w:r>
        <w:t xml:space="preserve"> pode ser realizado por bactérias Gram-positivas, através de processos extracelulares – por enzimas lipoproteicas, e por bactérias Gram-Negativas por meio de processos intracelulares – instáveis na maioria das bactérias. Os biopolímeros também podem ser sintetizados por fungos de algas. </w:t>
      </w:r>
      <w:sdt>
        <w:sdtPr>
          <w:id w:val="-980999116"/>
          <w:citation/>
        </w:sdtPr>
        <w:sdtEndPr/>
        <w:sdtContent>
          <w:r>
            <w:fldChar w:fldCharType="begin"/>
          </w:r>
          <w:r>
            <w:instrText xml:space="preserve">CITATION MOR02 \p 22 \l 1046 </w:instrText>
          </w:r>
          <w:r>
            <w:fldChar w:fldCharType="separate"/>
          </w:r>
          <w:r w:rsidRPr="00601A4F">
            <w:rPr>
              <w:noProof/>
            </w:rPr>
            <w:t>(MOREIRA, 2002, p. 22)</w:t>
          </w:r>
          <w:r>
            <w:fldChar w:fldCharType="end"/>
          </w:r>
        </w:sdtContent>
      </w:sdt>
      <w:r>
        <w:t xml:space="preserve"> </w:t>
      </w:r>
    </w:p>
    <w:p w14:paraId="44C76342" w14:textId="77777777" w:rsidR="00601A4F" w:rsidRDefault="00601A4F" w:rsidP="00601A4F">
      <w:pPr>
        <w:pStyle w:val="NoSpacing"/>
      </w:pPr>
      <w:r>
        <w:t xml:space="preserve">Muitos gêneros de bactérias têm a capacidade em comum de produzir polissacarídeos extracelulares (EPS). Os </w:t>
      </w:r>
      <w:proofErr w:type="spellStart"/>
      <w:r>
        <w:t>EPS’s</w:t>
      </w:r>
      <w:proofErr w:type="spellEnd"/>
      <w:r>
        <w:t xml:space="preserve"> formam uma espécie de capa ao redor da célula ou são eliminados em forma de muco. Tais microrganismos são encontrados em abundância no meio ambiente, em diferentes </w:t>
      </w:r>
      <w:r w:rsidRPr="00435113">
        <w:rPr>
          <w:i/>
        </w:rPr>
        <w:t>habitats</w:t>
      </w:r>
      <w:r>
        <w:t>.</w:t>
      </w:r>
      <w:r w:rsidRPr="004105F8">
        <w:t xml:space="preserve"> </w:t>
      </w:r>
      <w:sdt>
        <w:sdtPr>
          <w:id w:val="-1476059351"/>
          <w:citation/>
        </w:sdtPr>
        <w:sdtEndPr/>
        <w:sdtContent>
          <w:r>
            <w:fldChar w:fldCharType="begin"/>
          </w:r>
          <w:r>
            <w:instrText xml:space="preserve">CITATION MOR02 \l 1046 </w:instrText>
          </w:r>
          <w:r>
            <w:fldChar w:fldCharType="separate"/>
          </w:r>
          <w:r w:rsidRPr="00601A4F">
            <w:rPr>
              <w:noProof/>
            </w:rPr>
            <w:t>(MOREIRA, 2002)</w:t>
          </w:r>
          <w:r>
            <w:fldChar w:fldCharType="end"/>
          </w:r>
        </w:sdtContent>
      </w:sdt>
      <w:r>
        <w:rPr>
          <w:rStyle w:val="CommentReference"/>
        </w:rPr>
        <w:commentReference w:id="179"/>
      </w:r>
    </w:p>
    <w:p w14:paraId="080A8301" w14:textId="77777777" w:rsidR="008C5624" w:rsidRDefault="008C5624" w:rsidP="008C5624">
      <w:pPr>
        <w:pStyle w:val="NoSpacing"/>
      </w:pPr>
      <w:r>
        <w:lastRenderedPageBreak/>
        <w:t>A produção de polissacarídeos extracelulares é realizada por diversos tipos de bactérias, onde os polissacarídeos extracelulares (EPS) se configuram na forma de capsula protetora da célula, em forma de muco excretado para o meio externo.</w:t>
      </w:r>
      <w:r w:rsidRPr="00601A4F">
        <w:t xml:space="preserve"> </w:t>
      </w:r>
      <w:r>
        <w:t xml:space="preserve">A diversidade na produção de EPS se dá pelo fato que mesmo bactérias que usam outras fontes, como as fixadoras de oxigênio, precisam utilizar as fontes de carbono em forma de carboidratos. </w:t>
      </w:r>
      <w:sdt>
        <w:sdtPr>
          <w:id w:val="1834329834"/>
          <w:citation/>
        </w:sdtPr>
        <w:sdtEndPr/>
        <w:sdtContent>
          <w:r>
            <w:fldChar w:fldCharType="begin"/>
          </w:r>
          <w:r>
            <w:instrText xml:space="preserve">CITATION MOR02 \p 15 \l 1046 </w:instrText>
          </w:r>
          <w:r>
            <w:fldChar w:fldCharType="separate"/>
          </w:r>
          <w:r w:rsidRPr="008C5624">
            <w:rPr>
              <w:noProof/>
            </w:rPr>
            <w:t>(MOREIRA, 2002, p. 15)</w:t>
          </w:r>
          <w:r>
            <w:fldChar w:fldCharType="end"/>
          </w:r>
        </w:sdtContent>
      </w:sdt>
    </w:p>
    <w:p w14:paraId="0C499D3A" w14:textId="090B48C5" w:rsidR="008C5624" w:rsidRDefault="008C5624" w:rsidP="008C5624">
      <w:pPr>
        <w:rPr>
          <w:rStyle w:val="SubtleEmphasis"/>
          <w:sz w:val="24"/>
          <w:szCs w:val="24"/>
        </w:rPr>
      </w:pPr>
      <w:r>
        <w:rPr>
          <w:rStyle w:val="SubtleEmphasis"/>
          <w:sz w:val="24"/>
          <w:szCs w:val="24"/>
        </w:rPr>
        <w:t xml:space="preserve">A </w:t>
      </w:r>
      <w:r w:rsidR="003D2D53">
        <w:rPr>
          <w:rStyle w:val="SubtleEmphasis"/>
          <w:sz w:val="24"/>
          <w:szCs w:val="24"/>
        </w:rPr>
        <w:t xml:space="preserve">viabilidade da </w:t>
      </w:r>
      <w:r>
        <w:rPr>
          <w:rStyle w:val="SubtleEmphasis"/>
          <w:sz w:val="24"/>
          <w:szCs w:val="24"/>
        </w:rPr>
        <w:t xml:space="preserve">produção em escala industrial de biopolímeros microbianos está relacionada com </w:t>
      </w:r>
      <w:r w:rsidR="003D2D53">
        <w:rPr>
          <w:rStyle w:val="SubtleEmphasis"/>
          <w:sz w:val="24"/>
          <w:szCs w:val="24"/>
        </w:rPr>
        <w:t>o nível as</w:t>
      </w:r>
      <w:r>
        <w:rPr>
          <w:rStyle w:val="SubtleEmphasis"/>
          <w:sz w:val="24"/>
          <w:szCs w:val="24"/>
        </w:rPr>
        <w:t xml:space="preserve"> propriedades reológicas</w:t>
      </w:r>
      <w:r w:rsidR="003D2D53">
        <w:rPr>
          <w:rStyle w:val="SubtleEmphasis"/>
          <w:sz w:val="24"/>
          <w:szCs w:val="24"/>
        </w:rPr>
        <w:t xml:space="preserve"> do microrganismos e técnicas de manipulação</w:t>
      </w:r>
      <w:r w:rsidR="00CB500E">
        <w:rPr>
          <w:rStyle w:val="SubtleEmphasis"/>
          <w:sz w:val="24"/>
          <w:szCs w:val="24"/>
        </w:rPr>
        <w:t xml:space="preserve"> e produção</w:t>
      </w:r>
      <w:r>
        <w:rPr>
          <w:rStyle w:val="SubtleEmphasis"/>
          <w:sz w:val="24"/>
          <w:szCs w:val="24"/>
        </w:rPr>
        <w:t xml:space="preserve">, sendo um conjunto de características </w:t>
      </w:r>
      <w:r w:rsidR="00CB500E">
        <w:rPr>
          <w:rStyle w:val="SubtleEmphasis"/>
          <w:sz w:val="24"/>
          <w:szCs w:val="24"/>
        </w:rPr>
        <w:t xml:space="preserve">que </w:t>
      </w:r>
      <w:r>
        <w:rPr>
          <w:rStyle w:val="SubtleEmphasis"/>
          <w:sz w:val="24"/>
          <w:szCs w:val="24"/>
        </w:rPr>
        <w:t xml:space="preserve">configuram a apresentação final do elemento. Entre elas estão a viscosidade, </w:t>
      </w:r>
      <w:r w:rsidRPr="00783BD1">
        <w:rPr>
          <w:rStyle w:val="SubtleEmphasis"/>
          <w:sz w:val="24"/>
          <w:szCs w:val="24"/>
        </w:rPr>
        <w:t>elasticidade, viscoelasticidade, pseudoelasticidade, a capacidade de formar gel, emulsões e suspensões</w:t>
      </w:r>
      <w:r>
        <w:rPr>
          <w:rStyle w:val="SubtleEmphasis"/>
          <w:sz w:val="24"/>
          <w:szCs w:val="24"/>
        </w:rPr>
        <w:t xml:space="preserve">. </w:t>
      </w:r>
    </w:p>
    <w:p w14:paraId="574E3149" w14:textId="7F21708A" w:rsidR="00F07BF9" w:rsidRDefault="00F07BF9" w:rsidP="00F07BF9">
      <w:r>
        <w:t xml:space="preserve">De acordo com </w:t>
      </w:r>
      <w:r w:rsidRPr="005F7C42">
        <w:t>B</w:t>
      </w:r>
      <w:r>
        <w:t xml:space="preserve">rito </w:t>
      </w:r>
      <w:r w:rsidRPr="00EF19E2">
        <w:rPr>
          <w:i/>
        </w:rPr>
        <w:t>et al</w:t>
      </w:r>
      <w:r>
        <w:t xml:space="preserve"> </w:t>
      </w:r>
      <w:sdt>
        <w:sdtPr>
          <w:id w:val="360791111"/>
          <w:citation/>
        </w:sdtPr>
        <w:sdtEndPr/>
        <w:sdtContent>
          <w:r>
            <w:fldChar w:fldCharType="begin"/>
          </w:r>
          <w:r>
            <w:instrText xml:space="preserve">CITATION BRI11 \p 128 \n  \l 1046 </w:instrText>
          </w:r>
          <w:r>
            <w:fldChar w:fldCharType="separate"/>
          </w:r>
          <w:r w:rsidRPr="00F07BF9">
            <w:rPr>
              <w:noProof/>
            </w:rPr>
            <w:t>(2011, p. 128)</w:t>
          </w:r>
          <w:r>
            <w:fldChar w:fldCharType="end"/>
          </w:r>
        </w:sdtContent>
      </w:sdt>
      <w:r>
        <w:t xml:space="preserve">, o desenvolvimento de biopolímeros ainda apresentam limitações para sua utilização como produto final, e que estão sendo empregados esforços para avançar na progresso de </w:t>
      </w:r>
      <w:r w:rsidRPr="005F7C42">
        <w:t>propriedades processabilidade, resistência térm</w:t>
      </w:r>
      <w:r w:rsidR="00141CCB">
        <w:t xml:space="preserve">ica, características mecânicas, </w:t>
      </w:r>
      <w:proofErr w:type="spellStart"/>
      <w:r w:rsidRPr="005F7C42">
        <w:t>reológicas</w:t>
      </w:r>
      <w:proofErr w:type="spellEnd"/>
      <w:r w:rsidRPr="005F7C42">
        <w:t xml:space="preserve">, permeabilidade a gases e </w:t>
      </w:r>
      <w:r>
        <w:t xml:space="preserve">índice </w:t>
      </w:r>
      <w:r w:rsidRPr="005F7C42">
        <w:t>de degradação.</w:t>
      </w:r>
    </w:p>
    <w:p w14:paraId="6CAAA72D" w14:textId="6BB8B47D" w:rsidR="00BD5144" w:rsidDel="00042CE3" w:rsidRDefault="00B32A42" w:rsidP="00BD5144">
      <w:pPr>
        <w:pStyle w:val="NoSpacing"/>
        <w:rPr>
          <w:del w:id="180" w:author="Microsoft Office User" w:date="2020-04-27T11:42:00Z"/>
        </w:rPr>
      </w:pPr>
      <w:del w:id="181" w:author="Microsoft Office User" w:date="2020-04-27T11:42:00Z">
        <w:r w:rsidDel="00042CE3">
          <w:delText>Os</w:delText>
        </w:r>
        <w:r w:rsidR="00BD5144" w:rsidDel="00042CE3">
          <w:delText xml:space="preserve"> microrganismos </w:delText>
        </w:r>
        <w:r w:rsidR="00990C99" w:rsidDel="00042CE3">
          <w:delText xml:space="preserve">produtores de biopolímeros </w:delText>
        </w:r>
        <w:r w:rsidR="00BD5144" w:rsidDel="00042CE3">
          <w:delText xml:space="preserve">possuem a propensão de crescerem em culturas puras e em processos de fermentação que podem ser produzidos em larga escala. São utilizados como agentes </w:delText>
        </w:r>
        <w:r w:rsidR="00594295" w:rsidDel="00042CE3">
          <w:delText>espessan</w:delText>
        </w:r>
        <w:r w:rsidR="005A7FF0" w:rsidDel="00042CE3">
          <w:delText>tes</w:delText>
        </w:r>
        <w:r w:rsidR="00BD5144" w:rsidDel="00042CE3">
          <w:delText xml:space="preserve">, gelificantes e de suspensão e podem ser produzidos por meio de enzimas purificadas. </w:delText>
        </w:r>
      </w:del>
      <w:customXmlDelRangeStart w:id="182" w:author="Microsoft Office User" w:date="2020-04-27T11:42:00Z"/>
      <w:sdt>
        <w:sdtPr>
          <w:id w:val="-1752651697"/>
          <w:citation/>
        </w:sdtPr>
        <w:sdtEndPr/>
        <w:sdtContent>
          <w:customXmlDelRangeEnd w:id="182"/>
          <w:del w:id="183" w:author="Microsoft Office User" w:date="2020-04-27T11:42:00Z">
            <w:r w:rsidR="00BD5144" w:rsidDel="00042CE3">
              <w:fldChar w:fldCharType="begin"/>
            </w:r>
            <w:r w:rsidR="004B7DA4" w:rsidDel="00042CE3">
              <w:delInstrText xml:space="preserve">CITATION MOR02 \l 1046 </w:delInstrText>
            </w:r>
            <w:r w:rsidR="00BD5144" w:rsidDel="00042CE3">
              <w:fldChar w:fldCharType="separate"/>
            </w:r>
            <w:r w:rsidR="004B7DA4" w:rsidRPr="004B7DA4" w:rsidDel="00042CE3">
              <w:rPr>
                <w:noProof/>
              </w:rPr>
              <w:delText>(MOREIRA, 2002)</w:delText>
            </w:r>
            <w:r w:rsidR="00BD5144" w:rsidDel="00042CE3">
              <w:fldChar w:fldCharType="end"/>
            </w:r>
          </w:del>
          <w:customXmlDelRangeStart w:id="184" w:author="Microsoft Office User" w:date="2020-04-27T11:42:00Z"/>
        </w:sdtContent>
      </w:sdt>
      <w:customXmlDelRangeEnd w:id="184"/>
    </w:p>
    <w:p w14:paraId="41A1F867" w14:textId="58DD6F8E" w:rsidR="00E0136E" w:rsidRDefault="00853B8D" w:rsidP="00E0136E">
      <w:pPr>
        <w:rPr>
          <w:rStyle w:val="SubtleEmphasis"/>
          <w:sz w:val="24"/>
          <w:szCs w:val="24"/>
        </w:rPr>
      </w:pPr>
      <w:r>
        <w:rPr>
          <w:rStyle w:val="SubtleEmphasis"/>
          <w:sz w:val="24"/>
          <w:szCs w:val="24"/>
        </w:rPr>
        <w:t xml:space="preserve">A </w:t>
      </w:r>
      <w:r w:rsidR="00E0136E">
        <w:rPr>
          <w:rStyle w:val="SubtleEmphasis"/>
          <w:sz w:val="24"/>
          <w:szCs w:val="24"/>
        </w:rPr>
        <w:t xml:space="preserve">habilitação </w:t>
      </w:r>
      <w:r>
        <w:rPr>
          <w:rStyle w:val="SubtleEmphasis"/>
          <w:sz w:val="24"/>
          <w:szCs w:val="24"/>
        </w:rPr>
        <w:t>para aplicação</w:t>
      </w:r>
      <w:r w:rsidR="00E0136E">
        <w:rPr>
          <w:rStyle w:val="SubtleEmphasis"/>
          <w:sz w:val="24"/>
          <w:szCs w:val="24"/>
        </w:rPr>
        <w:t xml:space="preserve"> industrial </w:t>
      </w:r>
      <w:r>
        <w:rPr>
          <w:rStyle w:val="SubtleEmphasis"/>
          <w:sz w:val="24"/>
          <w:szCs w:val="24"/>
        </w:rPr>
        <w:t>d</w:t>
      </w:r>
      <w:r w:rsidR="00E0136E">
        <w:rPr>
          <w:rStyle w:val="SubtleEmphasis"/>
          <w:sz w:val="24"/>
          <w:szCs w:val="24"/>
        </w:rPr>
        <w:t>os biopolímero</w:t>
      </w:r>
      <w:r>
        <w:rPr>
          <w:rStyle w:val="SubtleEmphasis"/>
          <w:sz w:val="24"/>
          <w:szCs w:val="24"/>
        </w:rPr>
        <w:t>s</w:t>
      </w:r>
      <w:r w:rsidR="00E0136E">
        <w:rPr>
          <w:rStyle w:val="SubtleEmphasis"/>
          <w:sz w:val="24"/>
          <w:szCs w:val="24"/>
        </w:rPr>
        <w:t xml:space="preserve"> </w:t>
      </w:r>
      <w:r>
        <w:rPr>
          <w:rStyle w:val="SubtleEmphasis"/>
          <w:sz w:val="24"/>
          <w:szCs w:val="24"/>
        </w:rPr>
        <w:t>está vinculada ao atendimento</w:t>
      </w:r>
      <w:r w:rsidR="00E0136E">
        <w:rPr>
          <w:rStyle w:val="SubtleEmphasis"/>
          <w:sz w:val="24"/>
          <w:szCs w:val="24"/>
        </w:rPr>
        <w:t xml:space="preserve"> </w:t>
      </w:r>
      <w:r>
        <w:rPr>
          <w:rStyle w:val="SubtleEmphasis"/>
          <w:sz w:val="24"/>
          <w:szCs w:val="24"/>
        </w:rPr>
        <w:t xml:space="preserve">dos </w:t>
      </w:r>
      <w:r w:rsidR="00E0136E">
        <w:rPr>
          <w:rStyle w:val="SubtleEmphasis"/>
          <w:sz w:val="24"/>
          <w:szCs w:val="24"/>
        </w:rPr>
        <w:t xml:space="preserve">requisitos em suas propriedades reológicas que o mantenham estável e constantes mudanças térmicas, de PH e de forças iônicas. </w:t>
      </w:r>
      <w:sdt>
        <w:sdtPr>
          <w:rPr>
            <w:rStyle w:val="SubtleEmphasis"/>
            <w:sz w:val="24"/>
            <w:szCs w:val="24"/>
          </w:rPr>
          <w:id w:val="1864326322"/>
          <w:citation/>
        </w:sdtPr>
        <w:sdtEndPr>
          <w:rPr>
            <w:rStyle w:val="SubtleEmphasis"/>
          </w:rPr>
        </w:sdtEndPr>
        <w:sdtContent>
          <w:r w:rsidR="00E0136E">
            <w:rPr>
              <w:rStyle w:val="SubtleEmphasis"/>
              <w:sz w:val="24"/>
              <w:szCs w:val="24"/>
            </w:rPr>
            <w:fldChar w:fldCharType="begin"/>
          </w:r>
          <w:r w:rsidR="004B7DA4">
            <w:rPr>
              <w:rStyle w:val="SubtleEmphasis"/>
              <w:sz w:val="24"/>
              <w:szCs w:val="24"/>
            </w:rPr>
            <w:instrText xml:space="preserve">CITATION MOR02 \p 29 \l 1046 </w:instrText>
          </w:r>
          <w:r w:rsidR="00E0136E">
            <w:rPr>
              <w:rStyle w:val="SubtleEmphasis"/>
              <w:sz w:val="24"/>
              <w:szCs w:val="24"/>
            </w:rPr>
            <w:fldChar w:fldCharType="separate"/>
          </w:r>
          <w:r w:rsidR="004B7DA4" w:rsidRPr="004B7DA4">
            <w:rPr>
              <w:noProof/>
            </w:rPr>
            <w:t>(MOREIRA, 2002, p. 29)</w:t>
          </w:r>
          <w:r w:rsidR="00E0136E">
            <w:rPr>
              <w:rStyle w:val="SubtleEmphasis"/>
              <w:sz w:val="24"/>
              <w:szCs w:val="24"/>
            </w:rPr>
            <w:fldChar w:fldCharType="end"/>
          </w:r>
        </w:sdtContent>
      </w:sdt>
    </w:p>
    <w:p w14:paraId="190EB563" w14:textId="77777777" w:rsidR="00287E39" w:rsidRDefault="00287E39" w:rsidP="00287E39">
      <w:pPr>
        <w:rPr>
          <w:rStyle w:val="SubtleEmphasis"/>
          <w:sz w:val="24"/>
          <w:szCs w:val="24"/>
        </w:rPr>
      </w:pPr>
      <w:r>
        <w:rPr>
          <w:rStyle w:val="SubtleEmphasis"/>
          <w:sz w:val="24"/>
          <w:szCs w:val="24"/>
        </w:rPr>
        <w:t>Nesse sentido as propriedades reológicas da produção de biopolímeros microbianos são um dos nanocomponentes envolvidos no processo, e determinantes para o alcance de níveis técnicos que proporcionem a substituição de polímeros de origem fósseis, efetivando assim o processo de inovação, ao mesmo tempo que criaria uma inversão de processo possibilitaria novas combinações inovadoras.</w:t>
      </w:r>
    </w:p>
    <w:p w14:paraId="010EEE7C" w14:textId="415634DA" w:rsidR="00C74D81" w:rsidRDefault="00C74D81" w:rsidP="00C74D81">
      <w:r>
        <w:t xml:space="preserve">Entres as principais técnicas para produção de biopolímeros estão o </w:t>
      </w:r>
      <w:r w:rsidR="00D2322E">
        <w:t>e</w:t>
      </w:r>
      <w:r w:rsidRPr="00C74D81">
        <w:t>lectrospinning</w:t>
      </w:r>
      <w:r>
        <w:t xml:space="preserve">, </w:t>
      </w:r>
      <w:r w:rsidR="00D2322E">
        <w:t>s</w:t>
      </w:r>
      <w:r w:rsidRPr="00C74D81">
        <w:t xml:space="preserve">íntese por </w:t>
      </w:r>
      <w:r w:rsidR="00D2322E">
        <w:t>b</w:t>
      </w:r>
      <w:r w:rsidRPr="00C74D81">
        <w:t>actérias</w:t>
      </w:r>
      <w:r w:rsidR="000A61A4">
        <w:t>, produção por via enzimática</w:t>
      </w:r>
      <w:r>
        <w:t xml:space="preserve">, </w:t>
      </w:r>
      <w:r w:rsidR="00D2322E">
        <w:t>c</w:t>
      </w:r>
      <w:r>
        <w:t xml:space="preserve">onjugação de </w:t>
      </w:r>
      <w:r w:rsidR="00D2322E">
        <w:t>p</w:t>
      </w:r>
      <w:r>
        <w:t xml:space="preserve">roteínas, </w:t>
      </w:r>
      <w:r w:rsidR="00D2322E">
        <w:t>m</w:t>
      </w:r>
      <w:r>
        <w:t xml:space="preserve">odificação de cadeia péptica, </w:t>
      </w:r>
      <w:r w:rsidR="00D2322E">
        <w:t>m</w:t>
      </w:r>
      <w:r>
        <w:t>odificação de anel aromático, Fermentação submersa.</w:t>
      </w:r>
    </w:p>
    <w:p w14:paraId="55F4CE9E" w14:textId="3DF7B82A" w:rsidR="00255F82" w:rsidRPr="00255F82" w:rsidRDefault="009F4172" w:rsidP="009F4172">
      <w:r>
        <w:t>A</w:t>
      </w:r>
      <w:r w:rsidR="00C61A09">
        <w:t xml:space="preserve"> produção </w:t>
      </w:r>
      <w:r w:rsidR="00DA6016">
        <w:t xml:space="preserve">de biopolímeros pode se dar através da síntese por bactérias ou por via enzimática. </w:t>
      </w:r>
      <w:r w:rsidR="00A95BCE">
        <w:t xml:space="preserve">A produção por via enzimática consiste na utilização de enzimas purificadas, sem a atuação direta da bactéria. </w:t>
      </w:r>
      <w:r w:rsidR="00255F82">
        <w:t xml:space="preserve">A técnica de síntese por </w:t>
      </w:r>
      <w:r>
        <w:t>microrganismos</w:t>
      </w:r>
      <w:r w:rsidR="00255F82">
        <w:t xml:space="preserve"> </w:t>
      </w:r>
      <w:r w:rsidR="00583F58">
        <w:t xml:space="preserve">consiste da produção do biopolímero meio líquido, onde os microrganismos mantidos em meios de culturas compostos de fonte de carbono e sais minerais. </w:t>
      </w:r>
      <w:sdt>
        <w:sdtPr>
          <w:id w:val="-710408744"/>
          <w:citation/>
        </w:sdtPr>
        <w:sdtEndPr/>
        <w:sdtContent>
          <w:r w:rsidR="00583F58">
            <w:fldChar w:fldCharType="begin"/>
          </w:r>
          <w:r w:rsidR="004B7DA4">
            <w:instrText xml:space="preserve">CITATION MOR02 \p 17 \l 1046 </w:instrText>
          </w:r>
          <w:r w:rsidR="00583F58">
            <w:fldChar w:fldCharType="separate"/>
          </w:r>
          <w:r w:rsidR="004B7DA4" w:rsidRPr="004B7DA4">
            <w:rPr>
              <w:noProof/>
            </w:rPr>
            <w:t>(MOREIRA, 2002, p. 17)</w:t>
          </w:r>
          <w:r w:rsidR="00583F58">
            <w:fldChar w:fldCharType="end"/>
          </w:r>
        </w:sdtContent>
      </w:sdt>
    </w:p>
    <w:p w14:paraId="454F1277" w14:textId="64515022" w:rsidR="00076903" w:rsidRDefault="00B627F3" w:rsidP="00287E39">
      <w:pPr>
        <w:pStyle w:val="NoSpacing"/>
      </w:pPr>
      <w:r>
        <w:t xml:space="preserve">A técnica de produção de polissacarídeos extracelulares (EPS), por síntese de bactérias a partir de açúcares consiste nos procedimentos de: sintetização; ação da bactéria; Morte celular </w:t>
      </w:r>
      <w:r>
        <w:lastRenderedPageBreak/>
        <w:t xml:space="preserve">por inativação e lise celular; seleção de células viáveis; fermentação por tempos; cultivação em meio líquido; recuperação; secagem; pesagem; solubilização (comportamento reológico); análise do nível de viscosidade; </w:t>
      </w:r>
      <w:proofErr w:type="spellStart"/>
      <w:r>
        <w:t>hidrolização</w:t>
      </w:r>
      <w:proofErr w:type="spellEnd"/>
      <w:r>
        <w:t xml:space="preserve"> e definição da composição química.  </w:t>
      </w:r>
      <w:sdt>
        <w:sdtPr>
          <w:id w:val="-1256205680"/>
          <w:citation/>
        </w:sdtPr>
        <w:sdtEndPr/>
        <w:sdtContent>
          <w:r>
            <w:fldChar w:fldCharType="begin"/>
          </w:r>
          <w:r w:rsidR="004B7DA4">
            <w:instrText xml:space="preserve">CITATION MOR02 \l 1046 </w:instrText>
          </w:r>
          <w:r>
            <w:fldChar w:fldCharType="separate"/>
          </w:r>
          <w:r w:rsidR="004B7DA4" w:rsidRPr="004B7DA4">
            <w:rPr>
              <w:noProof/>
            </w:rPr>
            <w:t>(MOREIRA, 2002)</w:t>
          </w:r>
          <w:r>
            <w:fldChar w:fldCharType="end"/>
          </w:r>
        </w:sdtContent>
      </w:sdt>
    </w:p>
    <w:p w14:paraId="31BA046F" w14:textId="5F6DD3F0" w:rsidR="00076903" w:rsidRDefault="00076903" w:rsidP="00076903">
      <w:pPr>
        <w:pStyle w:val="Heading2"/>
      </w:pPr>
      <w:bookmarkStart w:id="185" w:name="_Toc45888572"/>
      <w:r>
        <w:t>PESQUISAS</w:t>
      </w:r>
      <w:bookmarkEnd w:id="185"/>
      <w:r w:rsidR="00B01D15">
        <w:t xml:space="preserve"> </w:t>
      </w:r>
      <w:r>
        <w:t xml:space="preserve"> </w:t>
      </w:r>
    </w:p>
    <w:p w14:paraId="4848F422" w14:textId="77777777" w:rsidR="00076903" w:rsidDel="00DD3955" w:rsidRDefault="00076903" w:rsidP="00076903">
      <w:pPr>
        <w:rPr>
          <w:del w:id="186" w:author="Microsoft Office User" w:date="2020-04-27T11:45:00Z"/>
        </w:rPr>
      </w:pPr>
      <w:r>
        <w:t xml:space="preserve">Para verificar o panorama das pesquisas envolvendo os biopolímeros microbianos, </w:t>
      </w:r>
      <w:del w:id="187" w:author="Microsoft Office User" w:date="2020-04-27T11:45:00Z">
        <w:r w:rsidDel="00DD3955">
          <w:delText xml:space="preserve">Em levantamento sobre projetos de pesquisa envolvendo biopolímeros e biomateriais, através da plataforma Scifinder Scholar, nas bases CAPLUS e MEDLINE, entre 2002 e 2007, </w:delText>
        </w:r>
        <w:r w:rsidRPr="00A46231" w:rsidDel="00DD3955">
          <w:rPr>
            <w:noProof/>
          </w:rPr>
          <w:delText>Borschiver</w:delText>
        </w:r>
        <w:r w:rsidDel="00DD3955">
          <w:delText xml:space="preserve"> </w:delText>
        </w:r>
      </w:del>
      <w:customXmlDelRangeStart w:id="188" w:author="Microsoft Office User" w:date="2020-04-27T11:45:00Z"/>
      <w:sdt>
        <w:sdtPr>
          <w:id w:val="-223139308"/>
          <w:citation/>
        </w:sdtPr>
        <w:sdtEndPr/>
        <w:sdtContent>
          <w:customXmlDelRangeEnd w:id="188"/>
          <w:del w:id="189" w:author="Microsoft Office User" w:date="2020-04-27T11:45:00Z">
            <w:r w:rsidDel="00DD3955">
              <w:fldChar w:fldCharType="begin"/>
            </w:r>
            <w:r w:rsidDel="00DD3955">
              <w:delInstrText xml:space="preserve">CITATION Alm08 \p 258 \n  \l 1046 </w:delInstrText>
            </w:r>
            <w:r w:rsidDel="00DD3955">
              <w:fldChar w:fldCharType="separate"/>
            </w:r>
            <w:r w:rsidRPr="00A46231" w:rsidDel="00DD3955">
              <w:rPr>
                <w:noProof/>
              </w:rPr>
              <w:delText>(2008, p. 258)</w:delText>
            </w:r>
            <w:r w:rsidDel="00DD3955">
              <w:fldChar w:fldCharType="end"/>
            </w:r>
          </w:del>
          <w:customXmlDelRangeStart w:id="190" w:author="Microsoft Office User" w:date="2020-04-27T11:45:00Z"/>
        </w:sdtContent>
      </w:sdt>
      <w:customXmlDelRangeEnd w:id="190"/>
      <w:del w:id="191" w:author="Microsoft Office User" w:date="2020-04-27T11:45:00Z">
        <w:r w:rsidDel="00DD3955">
          <w:delText xml:space="preserve"> verificou um aumento significativo no número de artigos publicados entre os anos de 2005 e 2006. </w:delText>
        </w:r>
      </w:del>
    </w:p>
    <w:p w14:paraId="31CAA614" w14:textId="77777777" w:rsidR="00076903" w:rsidDel="00DD3955" w:rsidRDefault="00076903" w:rsidP="00076903">
      <w:pPr>
        <w:rPr>
          <w:del w:id="192" w:author="Microsoft Office User" w:date="2020-04-27T11:45:00Z"/>
        </w:rPr>
      </w:pPr>
      <w:del w:id="193" w:author="Microsoft Office User" w:date="2020-04-27T11:45:00Z">
        <w:r w:rsidDel="00DD3955">
          <w:delText xml:space="preserve">Segundo </w:delText>
        </w:r>
        <w:r w:rsidRPr="00A46231" w:rsidDel="00DD3955">
          <w:rPr>
            <w:noProof/>
          </w:rPr>
          <w:delText>Borschiver</w:delText>
        </w:r>
        <w:r w:rsidDel="00DD3955">
          <w:rPr>
            <w:noProof/>
          </w:rPr>
          <w:delText xml:space="preserve"> </w:delText>
        </w:r>
      </w:del>
      <w:customXmlDelRangeStart w:id="194" w:author="Microsoft Office User" w:date="2020-04-27T11:45:00Z"/>
      <w:sdt>
        <w:sdtPr>
          <w:id w:val="213702143"/>
          <w:citation/>
        </w:sdtPr>
        <w:sdtEndPr/>
        <w:sdtContent>
          <w:customXmlDelRangeEnd w:id="194"/>
          <w:del w:id="195" w:author="Microsoft Office User" w:date="2020-04-27T11:45:00Z">
            <w:r w:rsidDel="00DD3955">
              <w:fldChar w:fldCharType="begin"/>
            </w:r>
            <w:r w:rsidDel="00DD3955">
              <w:delInstrText xml:space="preserve">CITATION Alm08 \p 258;260 \n  \l 1046 </w:delInstrText>
            </w:r>
            <w:r w:rsidDel="00DD3955">
              <w:fldChar w:fldCharType="separate"/>
            </w:r>
            <w:r w:rsidRPr="005B5DDF" w:rsidDel="00DD3955">
              <w:rPr>
                <w:noProof/>
              </w:rPr>
              <w:delText>(2008, p. 258;260)</w:delText>
            </w:r>
            <w:r w:rsidDel="00DD3955">
              <w:fldChar w:fldCharType="end"/>
            </w:r>
          </w:del>
          <w:customXmlDelRangeStart w:id="196" w:author="Microsoft Office User" w:date="2020-04-27T11:45:00Z"/>
        </w:sdtContent>
      </w:sdt>
      <w:customXmlDelRangeEnd w:id="196"/>
      <w:del w:id="197" w:author="Microsoft Office User" w:date="2020-04-27T11:45:00Z">
        <w:r w:rsidDel="00DD3955">
          <w:delText xml:space="preserve"> o grande corpo de pesquisa está concentrado nas universidades e centros de pesquisa com 94%, as pesquisas realizadas, as empresas representam 5% e menos de 1% por pessoas físicas. Em dados sobre patentes demonstradas pela autoria esse quadro se destoam, onde os registros por pessoas físicas representam 64%, Empresa 29% e centro de pesquisa 7%. </w:delText>
        </w:r>
      </w:del>
    </w:p>
    <w:p w14:paraId="46520C0E" w14:textId="77777777" w:rsidR="00076903" w:rsidDel="00DD3955" w:rsidRDefault="00076903" w:rsidP="00076903">
      <w:pPr>
        <w:rPr>
          <w:del w:id="198" w:author="Microsoft Office User" w:date="2020-04-27T11:45:00Z"/>
        </w:rPr>
      </w:pPr>
      <w:del w:id="199" w:author="Microsoft Office User" w:date="2020-04-27T11:45:00Z">
        <w:r w:rsidDel="00DD3955">
          <w:delText xml:space="preserve">De acordo </w:delText>
        </w:r>
        <w:r w:rsidRPr="00A46231" w:rsidDel="00DD3955">
          <w:rPr>
            <w:noProof/>
          </w:rPr>
          <w:delText>Borschiver</w:delText>
        </w:r>
        <w:r w:rsidDel="00DD3955">
          <w:delText xml:space="preserve"> </w:delText>
        </w:r>
      </w:del>
      <w:customXmlDelRangeStart w:id="200" w:author="Microsoft Office User" w:date="2020-04-27T11:45:00Z"/>
      <w:sdt>
        <w:sdtPr>
          <w:id w:val="-765928386"/>
          <w:citation/>
        </w:sdtPr>
        <w:sdtEndPr/>
        <w:sdtContent>
          <w:customXmlDelRangeEnd w:id="200"/>
          <w:del w:id="201" w:author="Microsoft Office User" w:date="2020-04-27T11:45:00Z">
            <w:r w:rsidDel="00DD3955">
              <w:fldChar w:fldCharType="begin"/>
            </w:r>
            <w:r w:rsidDel="00DD3955">
              <w:delInstrText xml:space="preserve">CITATION Alm08 \p 258 \n  \l 1046 </w:delInstrText>
            </w:r>
            <w:r w:rsidDel="00DD3955">
              <w:fldChar w:fldCharType="separate"/>
            </w:r>
            <w:r w:rsidRPr="00F26B45" w:rsidDel="00DD3955">
              <w:rPr>
                <w:noProof/>
              </w:rPr>
              <w:delText>(2008, p. 258)</w:delText>
            </w:r>
            <w:r w:rsidDel="00DD3955">
              <w:fldChar w:fldCharType="end"/>
            </w:r>
          </w:del>
          <w:customXmlDelRangeStart w:id="202" w:author="Microsoft Office User" w:date="2020-04-27T11:45:00Z"/>
        </w:sdtContent>
      </w:sdt>
      <w:customXmlDelRangeEnd w:id="202"/>
      <w:del w:id="203" w:author="Microsoft Office User" w:date="2020-04-27T11:45:00Z">
        <w:r w:rsidDel="00DD3955">
          <w:delText>, 43% das pesquisas são realizadas pelos Estados Unidos, aparecendo com 6% a Alemanha e Reino Unido, e 4,6% a França, Canadá, Japão e Holanda. Os principais centros de pesquisas despontam com 4 e 5 pesquisas, sendo universidades dos Estados Unidos, Rússia, China, Coreia do Sul, República Tcheca, Canadá e Reino Unido.</w:delText>
        </w:r>
      </w:del>
    </w:p>
    <w:p w14:paraId="54A5572B" w14:textId="77777777" w:rsidR="00076903" w:rsidDel="00DD3955" w:rsidRDefault="00076903" w:rsidP="00076903">
      <w:pPr>
        <w:rPr>
          <w:del w:id="204" w:author="Microsoft Office User" w:date="2020-04-27T11:45:00Z"/>
        </w:rPr>
      </w:pPr>
      <w:del w:id="205" w:author="Microsoft Office User" w:date="2020-04-27T11:45:00Z">
        <w:r w:rsidDel="00DD3955">
          <w:delText xml:space="preserve">No monitoramento realizado por </w:delText>
        </w:r>
        <w:r w:rsidRPr="00A46231" w:rsidDel="00DD3955">
          <w:rPr>
            <w:noProof/>
          </w:rPr>
          <w:delText>Borschiver</w:delText>
        </w:r>
        <w:r w:rsidDel="00DD3955">
          <w:delText xml:space="preserve"> </w:delText>
        </w:r>
      </w:del>
      <w:customXmlDelRangeStart w:id="206" w:author="Microsoft Office User" w:date="2020-04-27T11:45:00Z"/>
      <w:sdt>
        <w:sdtPr>
          <w:id w:val="364803803"/>
          <w:citation/>
        </w:sdtPr>
        <w:sdtEndPr/>
        <w:sdtContent>
          <w:customXmlDelRangeEnd w:id="206"/>
          <w:del w:id="207" w:author="Microsoft Office User" w:date="2020-04-27T11:45:00Z">
            <w:r w:rsidDel="00DD3955">
              <w:fldChar w:fldCharType="begin"/>
            </w:r>
            <w:r w:rsidDel="00DD3955">
              <w:delInstrText xml:space="preserve">CITATION Alm08 \p 258-259 \n  \l 1046 </w:delInstrText>
            </w:r>
            <w:r w:rsidDel="00DD3955">
              <w:fldChar w:fldCharType="separate"/>
            </w:r>
            <w:r w:rsidRPr="001B2C27" w:rsidDel="00DD3955">
              <w:rPr>
                <w:noProof/>
              </w:rPr>
              <w:delText>(2008, pp. 258-259)</w:delText>
            </w:r>
            <w:r w:rsidDel="00DD3955">
              <w:fldChar w:fldCharType="end"/>
            </w:r>
          </w:del>
          <w:customXmlDelRangeStart w:id="208" w:author="Microsoft Office User" w:date="2020-04-27T11:45:00Z"/>
        </w:sdtContent>
      </w:sdt>
      <w:customXmlDelRangeEnd w:id="208"/>
      <w:del w:id="209" w:author="Microsoft Office User" w:date="2020-04-27T11:45:00Z">
        <w:r w:rsidDel="00DD3955">
          <w:delText>, os estudos mencionaram 13 tipos de biopolímeros com destaque para  o PHA</w:delText>
        </w:r>
        <w:r w:rsidDel="00DD3955">
          <w:rPr>
            <w:rStyle w:val="FootnoteReference"/>
          </w:rPr>
          <w:footnoteReference w:id="6"/>
        </w:r>
        <w:r w:rsidDel="00DD3955">
          <w:delText xml:space="preserve"> (26%), Dextrana (23%), Goma Xantana e PHB (9%) e PU (mistura de polímeros sintéticos com biopolímeros). Na ótica de patentes foram mecionados 51 tipos de biopolímeros entre os principais estão: </w:delText>
        </w:r>
        <w:r w:rsidRPr="007218B3" w:rsidDel="00DD3955">
          <w:delText>Colágeno</w:delText>
        </w:r>
        <w:r w:rsidDel="00DD3955">
          <w:delText>;</w:delText>
        </w:r>
        <w:r w:rsidRPr="007218B3" w:rsidDel="00DD3955">
          <w:delText xml:space="preserve"> Chitosana</w:delText>
        </w:r>
        <w:r w:rsidDel="00DD3955">
          <w:delText>;</w:delText>
        </w:r>
        <w:r w:rsidRPr="007218B3" w:rsidDel="00DD3955">
          <w:delText xml:space="preserve"> Chitin</w:delText>
        </w:r>
        <w:r w:rsidDel="00DD3955">
          <w:delText>;</w:delText>
        </w:r>
        <w:r w:rsidRPr="007218B3" w:rsidDel="00DD3955">
          <w:delText xml:space="preserve"> Ácido hialurônico</w:delText>
        </w:r>
        <w:r w:rsidDel="00DD3955">
          <w:delText>;</w:delText>
        </w:r>
        <w:r w:rsidRPr="007218B3" w:rsidDel="00DD3955">
          <w:delText xml:space="preserve"> Amido</w:delText>
        </w:r>
        <w:r w:rsidDel="00DD3955">
          <w:delText>;</w:delText>
        </w:r>
        <w:r w:rsidRPr="007218B3" w:rsidDel="00DD3955">
          <w:delText xml:space="preserve"> Poliuretano</w:delText>
        </w:r>
        <w:r w:rsidDel="00DD3955">
          <w:delText>;</w:delText>
        </w:r>
        <w:r w:rsidRPr="007218B3" w:rsidDel="00DD3955">
          <w:delText xml:space="preserve"> Goma </w:delText>
        </w:r>
        <w:r w:rsidDel="00DD3955">
          <w:delText>X</w:delText>
        </w:r>
        <w:r w:rsidRPr="007218B3" w:rsidDel="00DD3955">
          <w:delText>antana</w:delText>
        </w:r>
        <w:r w:rsidDel="00DD3955">
          <w:delText>;</w:delText>
        </w:r>
        <w:r w:rsidRPr="007218B3" w:rsidDel="00DD3955">
          <w:delText xml:space="preserve"> Elastin</w:delText>
        </w:r>
        <w:r w:rsidDel="00DD3955">
          <w:delText xml:space="preserve"> e</w:delText>
        </w:r>
        <w:r w:rsidRPr="007218B3" w:rsidDel="00DD3955">
          <w:delText xml:space="preserve"> Keratin</w:delText>
        </w:r>
        <w:r w:rsidDel="00DD3955">
          <w:delText xml:space="preserve">. </w:delText>
        </w:r>
      </w:del>
    </w:p>
    <w:p w14:paraId="660DDD8B" w14:textId="77777777" w:rsidR="00076903" w:rsidDel="00DD3955" w:rsidRDefault="00076903" w:rsidP="00076903">
      <w:pPr>
        <w:rPr>
          <w:del w:id="212" w:author="Microsoft Office User" w:date="2020-04-27T11:45:00Z"/>
        </w:rPr>
      </w:pPr>
      <w:del w:id="213" w:author="Microsoft Office User" w:date="2020-04-27T11:45:00Z">
        <w:r w:rsidDel="00DD3955">
          <w:delText xml:space="preserve">De acordo com </w:delText>
        </w:r>
        <w:r w:rsidRPr="00A46231" w:rsidDel="00DD3955">
          <w:rPr>
            <w:noProof/>
          </w:rPr>
          <w:delText>Borschiver</w:delText>
        </w:r>
        <w:r w:rsidDel="00DD3955">
          <w:delText xml:space="preserve"> </w:delText>
        </w:r>
      </w:del>
      <w:customXmlDelRangeStart w:id="214" w:author="Microsoft Office User" w:date="2020-04-27T11:45:00Z"/>
      <w:sdt>
        <w:sdtPr>
          <w:id w:val="-574367042"/>
          <w:citation/>
        </w:sdtPr>
        <w:sdtEndPr/>
        <w:sdtContent>
          <w:customXmlDelRangeEnd w:id="214"/>
          <w:del w:id="215" w:author="Microsoft Office User" w:date="2020-04-27T11:45:00Z">
            <w:r w:rsidDel="00DD3955">
              <w:fldChar w:fldCharType="begin"/>
            </w:r>
            <w:r w:rsidDel="00DD3955">
              <w:delInstrText xml:space="preserve">CITATION Alm08 \p 259 \n  \l 1046 </w:delInstrText>
            </w:r>
            <w:r w:rsidDel="00DD3955">
              <w:fldChar w:fldCharType="separate"/>
            </w:r>
            <w:r w:rsidRPr="006D0846" w:rsidDel="00DD3955">
              <w:rPr>
                <w:noProof/>
              </w:rPr>
              <w:delText>(2008, p. 259)</w:delText>
            </w:r>
            <w:r w:rsidDel="00DD3955">
              <w:fldChar w:fldCharType="end"/>
            </w:r>
          </w:del>
          <w:customXmlDelRangeStart w:id="216" w:author="Microsoft Office User" w:date="2020-04-27T11:45:00Z"/>
        </w:sdtContent>
      </w:sdt>
      <w:customXmlDelRangeEnd w:id="216"/>
      <w:del w:id="217" w:author="Microsoft Office User" w:date="2020-04-27T11:45:00Z">
        <w:r w:rsidDel="00DD3955">
          <w:delText xml:space="preserve">, As principais patentes se concentram em aplicações na área medicinal (55%), na nanotecnologia (18%), indústria biotecnológica (14%) e embalagens (5%). Os Estados unidos despontavam com 43% das patentes, seguido de Alemanha com 19% e Japão com 12%, e demais países somavam </w:delText>
        </w:r>
      </w:del>
    </w:p>
    <w:p w14:paraId="3CF8FDEE" w14:textId="77777777" w:rsidR="00076903" w:rsidDel="00DD3955" w:rsidRDefault="00076903" w:rsidP="00076903">
      <w:pPr>
        <w:rPr>
          <w:del w:id="218" w:author="Microsoft Office User" w:date="2020-04-27T11:45:00Z"/>
        </w:rPr>
      </w:pPr>
      <w:del w:id="219" w:author="Microsoft Office User" w:date="2020-04-27T11:45:00Z">
        <w:r w:rsidDel="00DD3955">
          <w:delText xml:space="preserve">No mesmo estudo </w:delText>
        </w:r>
        <w:r w:rsidRPr="00A46231" w:rsidDel="00DD3955">
          <w:rPr>
            <w:noProof/>
          </w:rPr>
          <w:delText>Borschiver</w:delText>
        </w:r>
        <w:r w:rsidDel="00DD3955">
          <w:delText xml:space="preserve"> </w:delText>
        </w:r>
      </w:del>
      <w:customXmlDelRangeStart w:id="220" w:author="Microsoft Office User" w:date="2020-04-27T11:45:00Z"/>
      <w:sdt>
        <w:sdtPr>
          <w:id w:val="1759097470"/>
          <w:citation/>
        </w:sdtPr>
        <w:sdtEndPr/>
        <w:sdtContent>
          <w:customXmlDelRangeEnd w:id="220"/>
          <w:del w:id="221" w:author="Microsoft Office User" w:date="2020-04-27T11:45:00Z">
            <w:r w:rsidDel="00DD3955">
              <w:fldChar w:fldCharType="begin"/>
            </w:r>
            <w:r w:rsidDel="00DD3955">
              <w:delInstrText xml:space="preserve">CITATION Alm08 \p 259 \n  \l 1046 </w:delInstrText>
            </w:r>
            <w:r w:rsidDel="00DD3955">
              <w:fldChar w:fldCharType="separate"/>
            </w:r>
            <w:r w:rsidRPr="001B2C27" w:rsidDel="00DD3955">
              <w:rPr>
                <w:noProof/>
              </w:rPr>
              <w:delText>(2008, p. 259)</w:delText>
            </w:r>
            <w:r w:rsidDel="00DD3955">
              <w:fldChar w:fldCharType="end"/>
            </w:r>
          </w:del>
          <w:customXmlDelRangeStart w:id="222" w:author="Microsoft Office User" w:date="2020-04-27T11:45:00Z"/>
        </w:sdtContent>
      </w:sdt>
      <w:customXmlDelRangeEnd w:id="222"/>
      <w:del w:id="223" w:author="Microsoft Office User" w:date="2020-04-27T11:45:00Z">
        <w:r w:rsidDel="00DD3955">
          <w:delText>, levou que as principais matérias primas utilizadas nas pesquisas são a celulose (61%), trigo (11%), cana-de-açúcar (11%), amido (5%); chicória (5%) e fibra de curaua (5%). Entre as técnicas utilizadas foram mencionadas a de electrospinning (7,6%), síntese por bactérias (25%), conjugação de proteínas (17%), modificação de cadeia péptica (14%) e modificação de anel aromático (10%).</w:delText>
        </w:r>
      </w:del>
    </w:p>
    <w:p w14:paraId="37326489" w14:textId="77777777" w:rsidR="00076903" w:rsidDel="00DD3955" w:rsidRDefault="00076903" w:rsidP="00076903">
      <w:pPr>
        <w:rPr>
          <w:del w:id="224" w:author="Microsoft Office User" w:date="2020-04-27T11:45:00Z"/>
        </w:rPr>
      </w:pPr>
    </w:p>
    <w:p w14:paraId="0E62D220" w14:textId="69D0CEB2" w:rsidR="00076903" w:rsidRDefault="00076903" w:rsidP="00560C01">
      <w:proofErr w:type="gramStart"/>
      <w:r>
        <w:t>realizou</w:t>
      </w:r>
      <w:proofErr w:type="gramEnd"/>
      <w:r w:rsidR="001B17EF">
        <w:t>-se</w:t>
      </w:r>
      <w:r>
        <w:t xml:space="preserve"> um levantamento de dados através da plataforma </w:t>
      </w:r>
      <w:proofErr w:type="spellStart"/>
      <w:r>
        <w:t>Scifinder</w:t>
      </w:r>
      <w:proofErr w:type="spellEnd"/>
      <w:r>
        <w:t xml:space="preserve"> Scholar, utilizando os termos: </w:t>
      </w:r>
      <w:r w:rsidRPr="00450E69">
        <w:rPr>
          <w:i/>
        </w:rPr>
        <w:t xml:space="preserve">microbial </w:t>
      </w:r>
      <w:proofErr w:type="spellStart"/>
      <w:r w:rsidRPr="00450E69">
        <w:rPr>
          <w:i/>
        </w:rPr>
        <w:t>biopolymers</w:t>
      </w:r>
      <w:proofErr w:type="spellEnd"/>
      <w:r w:rsidRPr="00450E69">
        <w:rPr>
          <w:i/>
        </w:rPr>
        <w:t xml:space="preserve">, </w:t>
      </w:r>
      <w:proofErr w:type="spellStart"/>
      <w:r w:rsidRPr="00450E69">
        <w:rPr>
          <w:i/>
        </w:rPr>
        <w:t>microorganisms</w:t>
      </w:r>
      <w:proofErr w:type="spellEnd"/>
      <w:r w:rsidRPr="00450E69">
        <w:rPr>
          <w:i/>
        </w:rPr>
        <w:t xml:space="preserve"> </w:t>
      </w:r>
      <w:proofErr w:type="spellStart"/>
      <w:r w:rsidRPr="00450E69">
        <w:rPr>
          <w:i/>
        </w:rPr>
        <w:t>biopolymers</w:t>
      </w:r>
      <w:proofErr w:type="spellEnd"/>
      <w:r w:rsidRPr="00450E69">
        <w:rPr>
          <w:i/>
        </w:rPr>
        <w:t xml:space="preserve">, microbial </w:t>
      </w:r>
      <w:proofErr w:type="spellStart"/>
      <w:r w:rsidRPr="00450E69">
        <w:rPr>
          <w:i/>
        </w:rPr>
        <w:t>polyesters</w:t>
      </w:r>
      <w:proofErr w:type="spellEnd"/>
      <w:r w:rsidRPr="00450E69">
        <w:rPr>
          <w:i/>
        </w:rPr>
        <w:t xml:space="preserve">, </w:t>
      </w:r>
      <w:proofErr w:type="spellStart"/>
      <w:r w:rsidRPr="00450E69">
        <w:rPr>
          <w:i/>
        </w:rPr>
        <w:t>microorganisms</w:t>
      </w:r>
      <w:proofErr w:type="spellEnd"/>
      <w:r w:rsidRPr="00450E69">
        <w:rPr>
          <w:i/>
        </w:rPr>
        <w:t xml:space="preserve"> </w:t>
      </w:r>
      <w:proofErr w:type="spellStart"/>
      <w:r w:rsidRPr="00450E69">
        <w:rPr>
          <w:i/>
        </w:rPr>
        <w:t>polyesters</w:t>
      </w:r>
      <w:proofErr w:type="spellEnd"/>
      <w:r>
        <w:rPr>
          <w:i/>
        </w:rPr>
        <w:t xml:space="preserve">, </w:t>
      </w:r>
      <w:r>
        <w:t>reportando 5.718 referências em 2 (duas) bases de dados, a CAPLUS com 5.143, representando 90% e MEDLINE com 575, representando 10%.</w:t>
      </w:r>
    </w:p>
    <w:p w14:paraId="0A966293" w14:textId="77777777" w:rsidR="00560C01" w:rsidRDefault="00560C01" w:rsidP="00560C01"/>
    <w:tbl>
      <w:tblPr>
        <w:tblStyle w:val="TableGrid"/>
        <w:tblW w:w="0" w:type="auto"/>
        <w:tblBorders>
          <w:left w:val="none" w:sz="0" w:space="0" w:color="auto"/>
          <w:right w:val="none" w:sz="0" w:space="0" w:color="auto"/>
        </w:tblBorders>
        <w:tblLook w:val="04A0" w:firstRow="1" w:lastRow="0" w:firstColumn="1" w:lastColumn="0" w:noHBand="0" w:noVBand="1"/>
      </w:tblPr>
      <w:tblGrid>
        <w:gridCol w:w="3018"/>
        <w:gridCol w:w="3018"/>
        <w:gridCol w:w="3019"/>
      </w:tblGrid>
      <w:tr w:rsidR="00076903" w:rsidRPr="0040041A" w14:paraId="6D138127" w14:textId="77777777" w:rsidTr="006D6C9B">
        <w:trPr>
          <w:trHeight w:val="245"/>
        </w:trPr>
        <w:tc>
          <w:tcPr>
            <w:tcW w:w="3018" w:type="dxa"/>
          </w:tcPr>
          <w:p w14:paraId="0023DE62" w14:textId="77777777" w:rsidR="00076903" w:rsidRPr="009C1380" w:rsidRDefault="00076903" w:rsidP="006D6C9B">
            <w:pPr>
              <w:pStyle w:val="PlainText"/>
              <w:jc w:val="center"/>
              <w:rPr>
                <w:rFonts w:ascii="Arial" w:hAnsi="Arial" w:cs="Arial"/>
                <w:b/>
                <w:sz w:val="20"/>
                <w:szCs w:val="20"/>
                <w:lang w:val="pt-BR"/>
              </w:rPr>
            </w:pPr>
            <w:r w:rsidRPr="009C1380">
              <w:rPr>
                <w:rFonts w:ascii="Arial" w:hAnsi="Arial" w:cs="Arial"/>
                <w:b/>
                <w:sz w:val="20"/>
                <w:szCs w:val="20"/>
                <w:lang w:val="pt-BR"/>
              </w:rPr>
              <w:t>Base</w:t>
            </w:r>
          </w:p>
        </w:tc>
        <w:tc>
          <w:tcPr>
            <w:tcW w:w="3018" w:type="dxa"/>
          </w:tcPr>
          <w:p w14:paraId="7B171763" w14:textId="77777777" w:rsidR="00076903" w:rsidRPr="009C1380" w:rsidRDefault="00076903" w:rsidP="006D6C9B">
            <w:pPr>
              <w:pStyle w:val="PlainText"/>
              <w:jc w:val="center"/>
              <w:rPr>
                <w:rFonts w:ascii="Arial" w:hAnsi="Arial" w:cs="Arial"/>
                <w:b/>
                <w:sz w:val="20"/>
                <w:szCs w:val="20"/>
                <w:lang w:val="pt-BR"/>
              </w:rPr>
            </w:pPr>
            <w:r w:rsidRPr="009C1380">
              <w:rPr>
                <w:rFonts w:ascii="Arial" w:hAnsi="Arial" w:cs="Arial"/>
                <w:b/>
                <w:sz w:val="20"/>
                <w:szCs w:val="20"/>
                <w:lang w:val="pt-BR"/>
              </w:rPr>
              <w:t>Referências</w:t>
            </w:r>
          </w:p>
        </w:tc>
        <w:tc>
          <w:tcPr>
            <w:tcW w:w="3019" w:type="dxa"/>
          </w:tcPr>
          <w:p w14:paraId="3FE91D3D" w14:textId="77777777" w:rsidR="00076903" w:rsidRPr="009C1380" w:rsidRDefault="00076903" w:rsidP="006D6C9B">
            <w:pPr>
              <w:pStyle w:val="PlainText"/>
              <w:jc w:val="center"/>
              <w:rPr>
                <w:rFonts w:ascii="Arial" w:hAnsi="Arial" w:cs="Arial"/>
                <w:b/>
                <w:sz w:val="20"/>
                <w:szCs w:val="20"/>
                <w:lang w:val="pt-BR"/>
              </w:rPr>
            </w:pPr>
            <w:r w:rsidRPr="009C1380">
              <w:rPr>
                <w:rFonts w:ascii="Arial" w:hAnsi="Arial" w:cs="Arial"/>
                <w:b/>
                <w:sz w:val="20"/>
                <w:szCs w:val="20"/>
                <w:lang w:val="pt-BR"/>
              </w:rPr>
              <w:t>Participação</w:t>
            </w:r>
          </w:p>
        </w:tc>
      </w:tr>
      <w:tr w:rsidR="00076903" w:rsidRPr="0040041A" w14:paraId="6394E6EA" w14:textId="77777777" w:rsidTr="006D6C9B">
        <w:tc>
          <w:tcPr>
            <w:tcW w:w="3018" w:type="dxa"/>
          </w:tcPr>
          <w:p w14:paraId="204EA6C3" w14:textId="77777777" w:rsidR="00076903" w:rsidRPr="0040041A" w:rsidRDefault="00076903" w:rsidP="006D6C9B">
            <w:pPr>
              <w:pStyle w:val="PlainText"/>
              <w:rPr>
                <w:rFonts w:ascii="Arial" w:hAnsi="Arial" w:cs="Arial"/>
                <w:sz w:val="20"/>
                <w:szCs w:val="20"/>
                <w:lang w:val="pt-BR"/>
              </w:rPr>
            </w:pPr>
            <w:r w:rsidRPr="0040041A">
              <w:rPr>
                <w:rFonts w:ascii="Arial" w:hAnsi="Arial" w:cs="Arial"/>
                <w:sz w:val="20"/>
                <w:szCs w:val="20"/>
                <w:lang w:val="pt-BR"/>
              </w:rPr>
              <w:t>CAPLUS</w:t>
            </w:r>
          </w:p>
        </w:tc>
        <w:tc>
          <w:tcPr>
            <w:tcW w:w="3018" w:type="dxa"/>
          </w:tcPr>
          <w:p w14:paraId="04604868" w14:textId="08C76757" w:rsidR="00076903" w:rsidRPr="0040041A" w:rsidRDefault="00076903" w:rsidP="006D6C9B">
            <w:pPr>
              <w:pStyle w:val="PlainText"/>
              <w:jc w:val="center"/>
              <w:rPr>
                <w:rFonts w:ascii="Arial" w:hAnsi="Arial" w:cs="Arial"/>
                <w:sz w:val="20"/>
                <w:szCs w:val="20"/>
                <w:lang w:val="pt-BR"/>
              </w:rPr>
            </w:pPr>
            <w:r w:rsidRPr="0040041A">
              <w:rPr>
                <w:rFonts w:ascii="Arial" w:hAnsi="Arial" w:cs="Arial"/>
                <w:sz w:val="20"/>
                <w:szCs w:val="20"/>
                <w:lang w:val="pt-BR"/>
              </w:rPr>
              <w:t>5</w:t>
            </w:r>
            <w:r w:rsidR="00560C01">
              <w:rPr>
                <w:rFonts w:ascii="Arial" w:hAnsi="Arial" w:cs="Arial"/>
                <w:sz w:val="20"/>
                <w:szCs w:val="20"/>
                <w:lang w:val="pt-BR"/>
              </w:rPr>
              <w:t>.</w:t>
            </w:r>
            <w:r w:rsidRPr="0040041A">
              <w:rPr>
                <w:rFonts w:ascii="Arial" w:hAnsi="Arial" w:cs="Arial"/>
                <w:sz w:val="20"/>
                <w:szCs w:val="20"/>
                <w:lang w:val="pt-BR"/>
              </w:rPr>
              <w:t>143</w:t>
            </w:r>
          </w:p>
        </w:tc>
        <w:tc>
          <w:tcPr>
            <w:tcW w:w="3019" w:type="dxa"/>
          </w:tcPr>
          <w:p w14:paraId="7CC66EC8" w14:textId="77777777" w:rsidR="00076903" w:rsidRPr="0040041A" w:rsidRDefault="00076903" w:rsidP="006D6C9B">
            <w:pPr>
              <w:pStyle w:val="PlainText"/>
              <w:jc w:val="center"/>
              <w:rPr>
                <w:rFonts w:ascii="Arial" w:hAnsi="Arial" w:cs="Arial"/>
                <w:sz w:val="20"/>
                <w:szCs w:val="20"/>
                <w:lang w:val="pt-BR"/>
              </w:rPr>
            </w:pPr>
            <w:r w:rsidRPr="0040041A">
              <w:rPr>
                <w:rFonts w:ascii="Arial" w:hAnsi="Arial" w:cs="Arial"/>
                <w:sz w:val="20"/>
                <w:szCs w:val="20"/>
                <w:lang w:val="pt-BR"/>
              </w:rPr>
              <w:t>90%</w:t>
            </w:r>
          </w:p>
        </w:tc>
      </w:tr>
      <w:tr w:rsidR="00076903" w:rsidRPr="0040041A" w14:paraId="0738F766" w14:textId="77777777" w:rsidTr="006D6C9B">
        <w:tc>
          <w:tcPr>
            <w:tcW w:w="3018" w:type="dxa"/>
          </w:tcPr>
          <w:p w14:paraId="626B8D60" w14:textId="77777777" w:rsidR="00076903" w:rsidRPr="0040041A" w:rsidRDefault="00076903" w:rsidP="006D6C9B">
            <w:pPr>
              <w:pStyle w:val="PlainText"/>
              <w:rPr>
                <w:rFonts w:ascii="Arial" w:hAnsi="Arial" w:cs="Arial"/>
                <w:sz w:val="20"/>
                <w:szCs w:val="20"/>
                <w:lang w:val="pt-BR"/>
              </w:rPr>
            </w:pPr>
            <w:r w:rsidRPr="0040041A">
              <w:rPr>
                <w:rFonts w:ascii="Arial" w:hAnsi="Arial" w:cs="Arial"/>
                <w:sz w:val="20"/>
                <w:szCs w:val="20"/>
                <w:lang w:val="pt-BR"/>
              </w:rPr>
              <w:t>MEDLINE</w:t>
            </w:r>
          </w:p>
        </w:tc>
        <w:tc>
          <w:tcPr>
            <w:tcW w:w="3018" w:type="dxa"/>
          </w:tcPr>
          <w:p w14:paraId="531B8B11" w14:textId="77777777" w:rsidR="00076903" w:rsidRPr="0040041A" w:rsidRDefault="00076903" w:rsidP="006D6C9B">
            <w:pPr>
              <w:pStyle w:val="PlainText"/>
              <w:jc w:val="center"/>
              <w:rPr>
                <w:rFonts w:ascii="Arial" w:hAnsi="Arial" w:cs="Arial"/>
                <w:sz w:val="20"/>
                <w:szCs w:val="20"/>
                <w:lang w:val="pt-BR"/>
              </w:rPr>
            </w:pPr>
            <w:r w:rsidRPr="0040041A">
              <w:rPr>
                <w:rFonts w:ascii="Arial" w:hAnsi="Arial" w:cs="Arial"/>
                <w:sz w:val="20"/>
                <w:szCs w:val="20"/>
                <w:lang w:val="pt-BR"/>
              </w:rPr>
              <w:t>575</w:t>
            </w:r>
          </w:p>
        </w:tc>
        <w:tc>
          <w:tcPr>
            <w:tcW w:w="3019" w:type="dxa"/>
          </w:tcPr>
          <w:p w14:paraId="62B2FA4B" w14:textId="77777777" w:rsidR="00076903" w:rsidRPr="0040041A" w:rsidRDefault="00076903" w:rsidP="006D6C9B">
            <w:pPr>
              <w:pStyle w:val="PlainText"/>
              <w:jc w:val="center"/>
              <w:rPr>
                <w:rFonts w:ascii="Arial" w:hAnsi="Arial" w:cs="Arial"/>
                <w:sz w:val="20"/>
                <w:szCs w:val="20"/>
                <w:lang w:val="pt-BR"/>
              </w:rPr>
            </w:pPr>
            <w:r w:rsidRPr="0040041A">
              <w:rPr>
                <w:rFonts w:ascii="Arial" w:hAnsi="Arial" w:cs="Arial"/>
                <w:sz w:val="20"/>
                <w:szCs w:val="20"/>
                <w:lang w:val="pt-BR"/>
              </w:rPr>
              <w:t>10%</w:t>
            </w:r>
          </w:p>
        </w:tc>
      </w:tr>
    </w:tbl>
    <w:p w14:paraId="2F77C9F7" w14:textId="40862D53" w:rsidR="00076903" w:rsidRDefault="00560C01" w:rsidP="00560C01">
      <w:pPr>
        <w:pStyle w:val="Title"/>
        <w:spacing w:before="80" w:after="0" w:line="240" w:lineRule="auto"/>
      </w:pPr>
      <w:r>
        <w:t xml:space="preserve">Tabela </w:t>
      </w:r>
      <w:r w:rsidR="001E79F1">
        <w:fldChar w:fldCharType="begin"/>
      </w:r>
      <w:r w:rsidR="001E79F1">
        <w:instrText xml:space="preserve"> STYLEREF 1 \s </w:instrText>
      </w:r>
      <w:r w:rsidR="001E79F1">
        <w:fldChar w:fldCharType="separate"/>
      </w:r>
      <w:r>
        <w:rPr>
          <w:noProof/>
        </w:rPr>
        <w:t>3</w:t>
      </w:r>
      <w:r w:rsidR="001E79F1">
        <w:rPr>
          <w:noProof/>
        </w:rPr>
        <w:fldChar w:fldCharType="end"/>
      </w:r>
      <w:r>
        <w:t>.</w:t>
      </w:r>
      <w:r w:rsidR="001E79F1">
        <w:fldChar w:fldCharType="begin"/>
      </w:r>
      <w:r w:rsidR="001E79F1">
        <w:instrText xml:space="preserve"> SEQ Tabela \* ARABIC \s 1 </w:instrText>
      </w:r>
      <w:r w:rsidR="001E79F1">
        <w:fldChar w:fldCharType="separate"/>
      </w:r>
      <w:r>
        <w:rPr>
          <w:noProof/>
        </w:rPr>
        <w:t>1</w:t>
      </w:r>
      <w:r w:rsidR="001E79F1">
        <w:rPr>
          <w:noProof/>
        </w:rPr>
        <w:fldChar w:fldCharType="end"/>
      </w:r>
      <w:r>
        <w:t xml:space="preserve"> Referências de pesquisas envolvendo biopolímeros microbianos</w:t>
      </w:r>
    </w:p>
    <w:p w14:paraId="3C45208C" w14:textId="5A8635F5" w:rsidR="00560C01" w:rsidRDefault="00560C01" w:rsidP="00560C01">
      <w:pPr>
        <w:pStyle w:val="Quote"/>
        <w:spacing w:after="80"/>
      </w:pPr>
      <w:r>
        <w:t xml:space="preserve">Fonte: </w:t>
      </w:r>
      <w:proofErr w:type="spellStart"/>
      <w:r>
        <w:t>Scifinder</w:t>
      </w:r>
      <w:proofErr w:type="spellEnd"/>
      <w:r>
        <w:t xml:space="preserve"> Scholar</w:t>
      </w:r>
    </w:p>
    <w:p w14:paraId="128D4443" w14:textId="77777777" w:rsidR="00560C01" w:rsidRPr="00560C01" w:rsidRDefault="00560C01" w:rsidP="00560C01"/>
    <w:p w14:paraId="33C8933D" w14:textId="77777777" w:rsidR="0050311D" w:rsidRDefault="00076903" w:rsidP="00076903">
      <w:r>
        <w:t>A concentração na base CAPLUS atua como um sistema de aprendizagem e difusão do conhecimento das produções científicas com referência a biopolímeros microbianos. Podendo ser associado a um fluxo circular de informações cientificas, que ocorre de forma interativa entre os agentes de pesquisa e desenvolvimento.</w:t>
      </w:r>
      <w:r w:rsidR="0050311D">
        <w:t xml:space="preserve"> </w:t>
      </w:r>
    </w:p>
    <w:p w14:paraId="0B74CFC3" w14:textId="0E9D8ADD" w:rsidR="00076903" w:rsidRDefault="00076903" w:rsidP="00076903">
      <w:r>
        <w:t>De acordo com o levantamento, entre as publicações cerca de 63% referem</w:t>
      </w:r>
      <w:r w:rsidR="0050311D">
        <w:t>-se</w:t>
      </w:r>
      <w:r>
        <w:t xml:space="preserve"> a artigos publicados em jornais científicos, 32% de patentes e 5% de outras formas de documentação. A grande concentração de publicações em jornais científicos demonstra que as pesquisas acerca dos biopolímeros microbianos atuam em forma de sistema, baseado em conhecimento prévio e o número si</w:t>
      </w:r>
      <w:r w:rsidR="0050311D">
        <w:t>gnificativo de patentes indica u</w:t>
      </w:r>
      <w:r>
        <w:t>ma inclinação para a interação entre os agentes.</w:t>
      </w:r>
    </w:p>
    <w:p w14:paraId="1B532324" w14:textId="77777777" w:rsidR="00076903" w:rsidRDefault="00076903" w:rsidP="00076903">
      <w:pPr>
        <w:ind w:firstLine="0"/>
        <w:jc w:val="center"/>
      </w:pPr>
      <w:r>
        <w:rPr>
          <w:noProof/>
          <w:lang w:val="en-US"/>
        </w:rPr>
        <w:lastRenderedPageBreak/>
        <w:drawing>
          <wp:inline distT="0" distB="0" distL="0" distR="0" wp14:anchorId="0C9DAB6B" wp14:editId="17C5E431">
            <wp:extent cx="4079948" cy="25469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_documents.png"/>
                    <pic:cNvPicPr/>
                  </pic:nvPicPr>
                  <pic:blipFill>
                    <a:blip r:embed="rId21">
                      <a:extLst>
                        <a:ext uri="{28A0092B-C50C-407E-A947-70E740481C1C}">
                          <a14:useLocalDpi xmlns:a14="http://schemas.microsoft.com/office/drawing/2010/main" val="0"/>
                        </a:ext>
                      </a:extLst>
                    </a:blip>
                    <a:stretch>
                      <a:fillRect/>
                    </a:stretch>
                  </pic:blipFill>
                  <pic:spPr>
                    <a:xfrm>
                      <a:off x="0" y="0"/>
                      <a:ext cx="4108918" cy="2565071"/>
                    </a:xfrm>
                    <a:prstGeom prst="rect">
                      <a:avLst/>
                    </a:prstGeom>
                  </pic:spPr>
                </pic:pic>
              </a:graphicData>
            </a:graphic>
          </wp:inline>
        </w:drawing>
      </w:r>
    </w:p>
    <w:p w14:paraId="790027A7" w14:textId="5202FE3F" w:rsidR="00DF20ED" w:rsidRDefault="00DF20ED" w:rsidP="00DF20ED">
      <w:r>
        <w:t>Os números de publicações científicas podem ser considerados como a</w:t>
      </w:r>
      <w:r w:rsidRPr="0050311D">
        <w:t xml:space="preserve"> variável</w:t>
      </w:r>
      <w:r w:rsidRPr="0050311D">
        <w:rPr>
          <w:i/>
        </w:rPr>
        <w:t xml:space="preserve"> proxy</w:t>
      </w:r>
      <w:r>
        <w:t xml:space="preserve"> para assimetria de informação em torno de conhecimentos técnicos-científicos. Já o número de publicação de patentes pode ser tido como uma proxy para a interação técnico-produtiva entre os agentes econômicos. </w:t>
      </w:r>
    </w:p>
    <w:p w14:paraId="5F77D180" w14:textId="77777777" w:rsidR="00076903" w:rsidRDefault="00076903" w:rsidP="00076903">
      <w:r>
        <w:t xml:space="preserve">O número de publicações com referência de biopolímeros microbianos, nas bases CAPLUS e MEDLINE – com registro desde a década de 1960 –, tiveram grande salto e com crescimento exponencial a partir do ano de 2000, chegando a atingir cerca de 363 publicações em 2019. </w:t>
      </w:r>
    </w:p>
    <w:p w14:paraId="12AD08E6" w14:textId="77777777" w:rsidR="00076903" w:rsidRDefault="00076903" w:rsidP="00076903">
      <w:pPr>
        <w:ind w:firstLine="0"/>
        <w:jc w:val="center"/>
      </w:pPr>
      <w:r>
        <w:rPr>
          <w:noProof/>
          <w:lang w:val="en-US"/>
        </w:rPr>
        <w:drawing>
          <wp:inline distT="0" distB="0" distL="0" distR="0" wp14:anchorId="1DCFE7BF" wp14:editId="4BFA49DA">
            <wp:extent cx="4096715" cy="251406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owupyears.png"/>
                    <pic:cNvPicPr/>
                  </pic:nvPicPr>
                  <pic:blipFill>
                    <a:blip r:embed="rId22">
                      <a:extLst>
                        <a:ext uri="{28A0092B-C50C-407E-A947-70E740481C1C}">
                          <a14:useLocalDpi xmlns:a14="http://schemas.microsoft.com/office/drawing/2010/main" val="0"/>
                        </a:ext>
                      </a:extLst>
                    </a:blip>
                    <a:stretch>
                      <a:fillRect/>
                    </a:stretch>
                  </pic:blipFill>
                  <pic:spPr>
                    <a:xfrm>
                      <a:off x="0" y="0"/>
                      <a:ext cx="4187582" cy="2569830"/>
                    </a:xfrm>
                    <a:prstGeom prst="rect">
                      <a:avLst/>
                    </a:prstGeom>
                  </pic:spPr>
                </pic:pic>
              </a:graphicData>
            </a:graphic>
          </wp:inline>
        </w:drawing>
      </w:r>
    </w:p>
    <w:p w14:paraId="133B1A87" w14:textId="4EA56481" w:rsidR="00076903" w:rsidRPr="00CF6623" w:rsidRDefault="00076903" w:rsidP="00076903">
      <w:pPr>
        <w:pStyle w:val="Heading5"/>
        <w:jc w:val="center"/>
      </w:pPr>
      <w:bookmarkStart w:id="225" w:name="_Toc45860774"/>
      <w:r w:rsidRPr="00CF6623">
        <w:t xml:space="preserve">Figura </w:t>
      </w:r>
      <w:r w:rsidR="001E79F1">
        <w:fldChar w:fldCharType="begin"/>
      </w:r>
      <w:r w:rsidR="001E79F1">
        <w:instrText xml:space="preserve"> STYLEREF 1 \s </w:instrText>
      </w:r>
      <w:r w:rsidR="001E79F1">
        <w:fldChar w:fldCharType="separate"/>
      </w:r>
      <w:r w:rsidR="00094698">
        <w:rPr>
          <w:noProof/>
        </w:rPr>
        <w:t>3</w:t>
      </w:r>
      <w:r w:rsidR="001E79F1">
        <w:rPr>
          <w:noProof/>
        </w:rPr>
        <w:fldChar w:fldCharType="end"/>
      </w:r>
      <w:r w:rsidR="00094698">
        <w:t>.</w:t>
      </w:r>
      <w:r w:rsidR="001E79F1">
        <w:fldChar w:fldCharType="begin"/>
      </w:r>
      <w:r w:rsidR="001E79F1">
        <w:instrText xml:space="preserve"> SEQ Figura \* ARABIC \s 1 </w:instrText>
      </w:r>
      <w:r w:rsidR="001E79F1">
        <w:fldChar w:fldCharType="separate"/>
      </w:r>
      <w:r w:rsidR="00094698">
        <w:rPr>
          <w:noProof/>
        </w:rPr>
        <w:t>1</w:t>
      </w:r>
      <w:r w:rsidR="001E79F1">
        <w:rPr>
          <w:noProof/>
        </w:rPr>
        <w:fldChar w:fldCharType="end"/>
      </w:r>
      <w:r w:rsidRPr="00CF6623">
        <w:tab/>
      </w:r>
      <w:r>
        <w:t>Evolução de publicações sobre biopolímeros microbianos.</w:t>
      </w:r>
      <w:bookmarkEnd w:id="225"/>
    </w:p>
    <w:p w14:paraId="5D755EA5" w14:textId="77777777" w:rsidR="00076903" w:rsidRDefault="00076903" w:rsidP="00076903">
      <w:pPr>
        <w:ind w:firstLine="0"/>
        <w:jc w:val="center"/>
      </w:pPr>
    </w:p>
    <w:p w14:paraId="7ABCC338" w14:textId="77777777" w:rsidR="00076903" w:rsidRDefault="00076903" w:rsidP="00076903">
      <w:r>
        <w:t xml:space="preserve">Entre as publicações com referência de idioma, 68,12% são em inglês. Os idiomas, japonês, chinês e alemão aparecem com 12,07%, 10,9% e 3,13% respectivamente. Os demais idiomas somam 2,49%. Em idioma português foram publicadas 26 pesquisas durante o período. </w:t>
      </w:r>
    </w:p>
    <w:tbl>
      <w:tblPr>
        <w:tblStyle w:val="TableGrid"/>
        <w:tblW w:w="0" w:type="auto"/>
        <w:jc w:val="center"/>
        <w:tblLook w:val="04A0" w:firstRow="1" w:lastRow="0" w:firstColumn="1" w:lastColumn="0" w:noHBand="0" w:noVBand="1"/>
      </w:tblPr>
      <w:tblGrid>
        <w:gridCol w:w="4527"/>
        <w:gridCol w:w="4528"/>
      </w:tblGrid>
      <w:tr w:rsidR="00076903" w:rsidRPr="006E401E" w14:paraId="4C68960E" w14:textId="77777777" w:rsidTr="006D6C9B">
        <w:trPr>
          <w:jc w:val="center"/>
        </w:trPr>
        <w:tc>
          <w:tcPr>
            <w:tcW w:w="4527" w:type="dxa"/>
          </w:tcPr>
          <w:p w14:paraId="369A2F09" w14:textId="77777777" w:rsidR="00076903" w:rsidRPr="006E401E" w:rsidRDefault="00076903" w:rsidP="006D6C9B">
            <w:pPr>
              <w:pStyle w:val="PlainText"/>
              <w:jc w:val="center"/>
              <w:rPr>
                <w:rFonts w:ascii="Arial" w:hAnsi="Arial" w:cs="Arial"/>
                <w:b/>
                <w:sz w:val="20"/>
                <w:szCs w:val="20"/>
                <w:lang w:val="pt-BR"/>
              </w:rPr>
            </w:pPr>
            <w:r w:rsidRPr="006E401E">
              <w:rPr>
                <w:rFonts w:ascii="Arial" w:hAnsi="Arial" w:cs="Arial"/>
                <w:b/>
                <w:sz w:val="20"/>
                <w:szCs w:val="20"/>
                <w:lang w:val="pt-BR"/>
              </w:rPr>
              <w:lastRenderedPageBreak/>
              <w:t>Idioma</w:t>
            </w:r>
          </w:p>
        </w:tc>
        <w:tc>
          <w:tcPr>
            <w:tcW w:w="4528" w:type="dxa"/>
          </w:tcPr>
          <w:p w14:paraId="540B3121" w14:textId="77777777" w:rsidR="00076903" w:rsidRPr="006E401E" w:rsidRDefault="00076903" w:rsidP="006D6C9B">
            <w:pPr>
              <w:pStyle w:val="PlainText"/>
              <w:jc w:val="center"/>
              <w:rPr>
                <w:rFonts w:ascii="Arial" w:hAnsi="Arial" w:cs="Arial"/>
                <w:b/>
                <w:sz w:val="20"/>
                <w:szCs w:val="20"/>
                <w:lang w:val="pt-BR"/>
              </w:rPr>
            </w:pPr>
            <w:r w:rsidRPr="006E401E">
              <w:rPr>
                <w:rFonts w:ascii="Arial" w:hAnsi="Arial" w:cs="Arial"/>
                <w:b/>
                <w:sz w:val="20"/>
                <w:szCs w:val="20"/>
                <w:lang w:val="pt-BR"/>
              </w:rPr>
              <w:t>Participação</w:t>
            </w:r>
          </w:p>
        </w:tc>
      </w:tr>
      <w:tr w:rsidR="00076903" w:rsidRPr="006E401E" w14:paraId="7852403C" w14:textId="77777777" w:rsidTr="006D6C9B">
        <w:trPr>
          <w:jc w:val="center"/>
        </w:trPr>
        <w:tc>
          <w:tcPr>
            <w:tcW w:w="4527" w:type="dxa"/>
          </w:tcPr>
          <w:p w14:paraId="63517378"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Inglês</w:t>
            </w:r>
          </w:p>
        </w:tc>
        <w:tc>
          <w:tcPr>
            <w:tcW w:w="4528" w:type="dxa"/>
          </w:tcPr>
          <w:p w14:paraId="46C7C15F"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68.12</w:t>
            </w:r>
            <w:r>
              <w:rPr>
                <w:rFonts w:ascii="Arial" w:hAnsi="Arial" w:cs="Arial"/>
                <w:sz w:val="20"/>
                <w:szCs w:val="20"/>
                <w:lang w:val="pt-BR"/>
              </w:rPr>
              <w:t>%</w:t>
            </w:r>
          </w:p>
        </w:tc>
      </w:tr>
      <w:tr w:rsidR="00076903" w:rsidRPr="006E401E" w14:paraId="2A602EFA" w14:textId="77777777" w:rsidTr="006D6C9B">
        <w:trPr>
          <w:jc w:val="center"/>
        </w:trPr>
        <w:tc>
          <w:tcPr>
            <w:tcW w:w="4527" w:type="dxa"/>
          </w:tcPr>
          <w:p w14:paraId="06773F21"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Japonês</w:t>
            </w:r>
          </w:p>
        </w:tc>
        <w:tc>
          <w:tcPr>
            <w:tcW w:w="4528" w:type="dxa"/>
          </w:tcPr>
          <w:p w14:paraId="27BD75E2"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12.07</w:t>
            </w:r>
            <w:r>
              <w:rPr>
                <w:rFonts w:ascii="Arial" w:hAnsi="Arial" w:cs="Arial"/>
                <w:sz w:val="20"/>
                <w:szCs w:val="20"/>
                <w:lang w:val="pt-BR"/>
              </w:rPr>
              <w:t>%</w:t>
            </w:r>
          </w:p>
        </w:tc>
      </w:tr>
      <w:tr w:rsidR="00076903" w:rsidRPr="006E401E" w14:paraId="5A87F557" w14:textId="77777777" w:rsidTr="006D6C9B">
        <w:trPr>
          <w:jc w:val="center"/>
        </w:trPr>
        <w:tc>
          <w:tcPr>
            <w:tcW w:w="4527" w:type="dxa"/>
          </w:tcPr>
          <w:p w14:paraId="46F6F86C"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Chinês</w:t>
            </w:r>
          </w:p>
        </w:tc>
        <w:tc>
          <w:tcPr>
            <w:tcW w:w="4528" w:type="dxa"/>
          </w:tcPr>
          <w:p w14:paraId="0BA52BA4"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10.9</w:t>
            </w:r>
            <w:r>
              <w:rPr>
                <w:rFonts w:ascii="Arial" w:hAnsi="Arial" w:cs="Arial"/>
                <w:sz w:val="20"/>
                <w:szCs w:val="20"/>
                <w:lang w:val="pt-BR"/>
              </w:rPr>
              <w:t>%</w:t>
            </w:r>
          </w:p>
        </w:tc>
      </w:tr>
      <w:tr w:rsidR="00076903" w:rsidRPr="006E401E" w14:paraId="2CE9933D" w14:textId="77777777" w:rsidTr="006D6C9B">
        <w:trPr>
          <w:jc w:val="center"/>
        </w:trPr>
        <w:tc>
          <w:tcPr>
            <w:tcW w:w="4527" w:type="dxa"/>
          </w:tcPr>
          <w:p w14:paraId="2CDBDE60"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Alemão</w:t>
            </w:r>
          </w:p>
        </w:tc>
        <w:tc>
          <w:tcPr>
            <w:tcW w:w="4528" w:type="dxa"/>
          </w:tcPr>
          <w:p w14:paraId="09EEE591"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3.13</w:t>
            </w:r>
            <w:r>
              <w:rPr>
                <w:rFonts w:ascii="Arial" w:hAnsi="Arial" w:cs="Arial"/>
                <w:sz w:val="20"/>
                <w:szCs w:val="20"/>
                <w:lang w:val="pt-BR"/>
              </w:rPr>
              <w:t>%</w:t>
            </w:r>
          </w:p>
        </w:tc>
      </w:tr>
      <w:tr w:rsidR="00076903" w:rsidRPr="006E401E" w14:paraId="2FD2FF20" w14:textId="77777777" w:rsidTr="006D6C9B">
        <w:trPr>
          <w:jc w:val="center"/>
        </w:trPr>
        <w:tc>
          <w:tcPr>
            <w:tcW w:w="4527" w:type="dxa"/>
          </w:tcPr>
          <w:p w14:paraId="17C26168"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Russo</w:t>
            </w:r>
          </w:p>
        </w:tc>
        <w:tc>
          <w:tcPr>
            <w:tcW w:w="4528" w:type="dxa"/>
          </w:tcPr>
          <w:p w14:paraId="171F88E2"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1.75</w:t>
            </w:r>
            <w:r>
              <w:rPr>
                <w:rFonts w:ascii="Arial" w:hAnsi="Arial" w:cs="Arial"/>
                <w:sz w:val="20"/>
                <w:szCs w:val="20"/>
                <w:lang w:val="pt-BR"/>
              </w:rPr>
              <w:t>%</w:t>
            </w:r>
          </w:p>
        </w:tc>
      </w:tr>
      <w:tr w:rsidR="00076903" w:rsidRPr="006E401E" w14:paraId="3152EA7F" w14:textId="77777777" w:rsidTr="006D6C9B">
        <w:trPr>
          <w:jc w:val="center"/>
        </w:trPr>
        <w:tc>
          <w:tcPr>
            <w:tcW w:w="4527" w:type="dxa"/>
          </w:tcPr>
          <w:p w14:paraId="4C922ADE" w14:textId="77777777" w:rsidR="00076903" w:rsidRPr="006E401E" w:rsidRDefault="00076903" w:rsidP="006D6C9B">
            <w:pPr>
              <w:pStyle w:val="PlainText"/>
              <w:jc w:val="center"/>
              <w:rPr>
                <w:rFonts w:ascii="Arial" w:hAnsi="Arial" w:cs="Arial"/>
                <w:sz w:val="20"/>
                <w:szCs w:val="20"/>
                <w:lang w:val="pt-BR"/>
              </w:rPr>
            </w:pPr>
            <w:proofErr w:type="spellStart"/>
            <w:r w:rsidRPr="006E401E">
              <w:rPr>
                <w:rFonts w:ascii="Arial" w:hAnsi="Arial" w:cs="Arial"/>
                <w:sz w:val="20"/>
                <w:szCs w:val="20"/>
                <w:lang w:val="pt-BR"/>
              </w:rPr>
              <w:t>Coeano</w:t>
            </w:r>
            <w:proofErr w:type="spellEnd"/>
          </w:p>
        </w:tc>
        <w:tc>
          <w:tcPr>
            <w:tcW w:w="4528" w:type="dxa"/>
          </w:tcPr>
          <w:p w14:paraId="1E8361FD"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1.54</w:t>
            </w:r>
            <w:r>
              <w:rPr>
                <w:rFonts w:ascii="Arial" w:hAnsi="Arial" w:cs="Arial"/>
                <w:sz w:val="20"/>
                <w:szCs w:val="20"/>
                <w:lang w:val="pt-BR"/>
              </w:rPr>
              <w:t>%</w:t>
            </w:r>
          </w:p>
        </w:tc>
      </w:tr>
      <w:tr w:rsidR="00076903" w:rsidRPr="006E401E" w14:paraId="70193320" w14:textId="77777777" w:rsidTr="006D6C9B">
        <w:trPr>
          <w:jc w:val="center"/>
        </w:trPr>
        <w:tc>
          <w:tcPr>
            <w:tcW w:w="4527" w:type="dxa"/>
          </w:tcPr>
          <w:p w14:paraId="54FADDD5"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Outros</w:t>
            </w:r>
          </w:p>
        </w:tc>
        <w:tc>
          <w:tcPr>
            <w:tcW w:w="4528" w:type="dxa"/>
          </w:tcPr>
          <w:p w14:paraId="371D0A19" w14:textId="77777777" w:rsidR="00076903" w:rsidRPr="006E401E" w:rsidRDefault="00076903" w:rsidP="006D6C9B">
            <w:pPr>
              <w:pStyle w:val="PlainText"/>
              <w:jc w:val="center"/>
              <w:rPr>
                <w:rFonts w:ascii="Arial" w:hAnsi="Arial" w:cs="Arial"/>
                <w:sz w:val="20"/>
                <w:szCs w:val="20"/>
                <w:lang w:val="pt-BR"/>
              </w:rPr>
            </w:pPr>
            <w:r w:rsidRPr="006E401E">
              <w:rPr>
                <w:rFonts w:ascii="Arial" w:hAnsi="Arial" w:cs="Arial"/>
                <w:sz w:val="20"/>
                <w:szCs w:val="20"/>
                <w:lang w:val="pt-BR"/>
              </w:rPr>
              <w:t>2.49</w:t>
            </w:r>
            <w:r>
              <w:rPr>
                <w:rFonts w:ascii="Arial" w:hAnsi="Arial" w:cs="Arial"/>
                <w:sz w:val="20"/>
                <w:szCs w:val="20"/>
                <w:lang w:val="pt-BR"/>
              </w:rPr>
              <w:t>%</w:t>
            </w:r>
          </w:p>
        </w:tc>
      </w:tr>
    </w:tbl>
    <w:p w14:paraId="11CB4EDC" w14:textId="7FC30DFC" w:rsidR="00076903" w:rsidRDefault="00076903" w:rsidP="0050311D">
      <w:pPr>
        <w:pStyle w:val="Subtitle"/>
        <w:spacing w:before="80"/>
        <w:rPr>
          <w:rFonts w:ascii="Courier New" w:hAnsi="Courier New" w:cs="Courier New"/>
        </w:rPr>
      </w:pPr>
      <w:bookmarkStart w:id="226" w:name="_Toc45860751"/>
      <w:r>
        <w:t xml:space="preserve">Quadro </w:t>
      </w:r>
      <w:r w:rsidR="001E79F1">
        <w:fldChar w:fldCharType="begin"/>
      </w:r>
      <w:r w:rsidR="001E79F1">
        <w:instrText xml:space="preserve"> STYLEREF 1 \s </w:instrText>
      </w:r>
      <w:r w:rsidR="001E79F1">
        <w:fldChar w:fldCharType="separate"/>
      </w:r>
      <w:r w:rsidR="00417BE2">
        <w:rPr>
          <w:noProof/>
        </w:rPr>
        <w:t>3</w:t>
      </w:r>
      <w:r w:rsidR="001E79F1">
        <w:rPr>
          <w:noProof/>
        </w:rPr>
        <w:fldChar w:fldCharType="end"/>
      </w:r>
      <w:r w:rsidR="00417BE2">
        <w:t>.</w:t>
      </w:r>
      <w:r w:rsidR="001E79F1">
        <w:fldChar w:fldCharType="begin"/>
      </w:r>
      <w:r w:rsidR="001E79F1">
        <w:instrText xml:space="preserve"> SEQ Quadro \* ARABIC \s 1 </w:instrText>
      </w:r>
      <w:r w:rsidR="001E79F1">
        <w:fldChar w:fldCharType="separate"/>
      </w:r>
      <w:r w:rsidR="00417BE2">
        <w:rPr>
          <w:noProof/>
        </w:rPr>
        <w:t>1</w:t>
      </w:r>
      <w:r w:rsidR="001E79F1">
        <w:rPr>
          <w:noProof/>
        </w:rPr>
        <w:fldChar w:fldCharType="end"/>
      </w:r>
      <w:r>
        <w:tab/>
        <w:t>Idiomas das publicações contemplando o termo biopolímeros microbianos.</w:t>
      </w:r>
      <w:bookmarkEnd w:id="226"/>
      <w:r>
        <w:t xml:space="preserve"> </w:t>
      </w:r>
    </w:p>
    <w:p w14:paraId="3F9D07B1" w14:textId="77777777" w:rsidR="00076903" w:rsidRPr="00086F8E" w:rsidRDefault="00076903" w:rsidP="00076903">
      <w:pPr>
        <w:pStyle w:val="PlainText"/>
        <w:rPr>
          <w:rFonts w:ascii="Courier New" w:hAnsi="Courier New" w:cs="Courier New"/>
        </w:rPr>
      </w:pPr>
    </w:p>
    <w:p w14:paraId="063CECDE" w14:textId="5065FB16" w:rsidR="00076903" w:rsidRDefault="00076903" w:rsidP="00076903">
      <w:r>
        <w:t>A concentração massiva das publicações no idioma inglês ressalta a importância do tema de biopolímeros microbianos em cenário internacional. O nível de acesso a ensaios, artigos, dissertações, teses e patentes guarda relação com o fator de disseminação da biotecnologia microbiana.</w:t>
      </w:r>
      <w:r w:rsidR="0050311D">
        <w:t xml:space="preserve"> Demonstra que o domí</w:t>
      </w:r>
      <w:r w:rsidR="00DF20ED">
        <w:t>nio</w:t>
      </w:r>
      <w:r w:rsidR="0050311D">
        <w:t xml:space="preserve"> de outros idiomas atua como um componente da variável </w:t>
      </w:r>
      <w:r w:rsidR="00DF20ED">
        <w:t xml:space="preserve">assimetria de </w:t>
      </w:r>
      <w:r w:rsidR="0050311D">
        <w:t xml:space="preserve">informação. </w:t>
      </w:r>
    </w:p>
    <w:p w14:paraId="6A57B2C6" w14:textId="77777777" w:rsidR="00076903" w:rsidRDefault="00076903" w:rsidP="00076903">
      <w:r>
        <w:t xml:space="preserve">Nesse sentido além da importância do acesso às bases de pesquisa por parte do corpo científico, técnico, governamental e empresarial, existe uma necessidade de, não somente, uma proficiência na língua inglesa, como a domínio da linguagem técnica deste idioma, para que o processo de disseminação possa ocorrer com maior celeridade. </w:t>
      </w:r>
    </w:p>
    <w:p w14:paraId="417243A0" w14:textId="77777777" w:rsidR="00076903" w:rsidRDefault="00076903" w:rsidP="00076903">
      <w:r>
        <w:t xml:space="preserve">De acordo com o levantamento no </w:t>
      </w:r>
      <w:proofErr w:type="spellStart"/>
      <w:r>
        <w:t>Scifinder</w:t>
      </w:r>
      <w:proofErr w:type="spellEnd"/>
      <w:r>
        <w:t>, considerando as mil principais instituições referenciadas, o Japão concentra 174 instituições com 741 pesquisas, representando 23%, a China com 169 instituições e 668 pesquisas, representando 20%, os Estados Unidos com 155 instituições e 489 pesquisas, representando 15% e a Alemanha com 60 instituições e 164 pesquisas, representando 5%.</w:t>
      </w:r>
    </w:p>
    <w:p w14:paraId="579927F7" w14:textId="77777777" w:rsidR="00076903" w:rsidRDefault="00076903" w:rsidP="00137A38">
      <w:pPr>
        <w:spacing w:after="0" w:line="240" w:lineRule="auto"/>
        <w:ind w:firstLine="0"/>
        <w:jc w:val="left"/>
      </w:pPr>
      <w:r>
        <w:rPr>
          <w:noProof/>
          <w:lang w:val="en-US"/>
        </w:rPr>
        <w:drawing>
          <wp:inline distT="0" distB="0" distL="0" distR="0" wp14:anchorId="5BF00443" wp14:editId="438CA66A">
            <wp:extent cx="5593191" cy="23894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untryvsresearch"/>
                    <pic:cNvPicPr/>
                  </pic:nvPicPr>
                  <pic:blipFill rotWithShape="1">
                    <a:blip r:embed="rId23">
                      <a:extLst>
                        <a:ext uri="{28A0092B-C50C-407E-A947-70E740481C1C}">
                          <a14:useLocalDpi xmlns:a14="http://schemas.microsoft.com/office/drawing/2010/main" val="0"/>
                        </a:ext>
                      </a:extLst>
                    </a:blip>
                    <a:srcRect l="18846" t="30992" r="18737" b="26295"/>
                    <a:stretch/>
                  </pic:blipFill>
                  <pic:spPr bwMode="auto">
                    <a:xfrm>
                      <a:off x="0" y="0"/>
                      <a:ext cx="5687844" cy="2429891"/>
                    </a:xfrm>
                    <a:prstGeom prst="rect">
                      <a:avLst/>
                    </a:prstGeom>
                    <a:ln>
                      <a:noFill/>
                    </a:ln>
                    <a:extLst>
                      <a:ext uri="{53640926-AAD7-44D8-BBD7-CCE9431645EC}">
                        <a14:shadowObscured xmlns:a14="http://schemas.microsoft.com/office/drawing/2010/main"/>
                      </a:ext>
                    </a:extLst>
                  </pic:spPr>
                </pic:pic>
              </a:graphicData>
            </a:graphic>
          </wp:inline>
        </w:drawing>
      </w:r>
    </w:p>
    <w:p w14:paraId="299F1C94" w14:textId="5E368A41" w:rsidR="00076903" w:rsidRDefault="00076903" w:rsidP="00281B1B">
      <w:pPr>
        <w:pStyle w:val="08FIGURA"/>
      </w:pPr>
      <w:bookmarkStart w:id="227" w:name="_Toc45860775"/>
      <w:r>
        <w:t xml:space="preserve">Figura </w:t>
      </w:r>
      <w:r w:rsidR="001E79F1">
        <w:fldChar w:fldCharType="begin"/>
      </w:r>
      <w:r w:rsidR="001E79F1">
        <w:instrText xml:space="preserve"> STYLEREF 1 \s </w:instrText>
      </w:r>
      <w:r w:rsidR="001E79F1">
        <w:fldChar w:fldCharType="separate"/>
      </w:r>
      <w:r w:rsidR="00094698">
        <w:rPr>
          <w:noProof/>
        </w:rPr>
        <w:t>3</w:t>
      </w:r>
      <w:r w:rsidR="001E79F1">
        <w:rPr>
          <w:noProof/>
        </w:rPr>
        <w:fldChar w:fldCharType="end"/>
      </w:r>
      <w:r w:rsidR="00094698">
        <w:t>.</w:t>
      </w:r>
      <w:r w:rsidR="001E79F1">
        <w:fldChar w:fldCharType="begin"/>
      </w:r>
      <w:r w:rsidR="001E79F1">
        <w:instrText xml:space="preserve"> SEQ Figura \* ARABIC \s 1 </w:instrText>
      </w:r>
      <w:r w:rsidR="001E79F1">
        <w:fldChar w:fldCharType="separate"/>
      </w:r>
      <w:r w:rsidR="00094698">
        <w:rPr>
          <w:noProof/>
        </w:rPr>
        <w:t>2</w:t>
      </w:r>
      <w:r w:rsidR="001E79F1">
        <w:rPr>
          <w:noProof/>
        </w:rPr>
        <w:fldChar w:fldCharType="end"/>
      </w:r>
      <w:r>
        <w:t xml:space="preserve"> </w:t>
      </w:r>
      <w:r>
        <w:tab/>
        <w:t>Mapa de Concentração de Pesquisas por País</w:t>
      </w:r>
      <w:bookmarkEnd w:id="227"/>
    </w:p>
    <w:p w14:paraId="3C5BD6EB" w14:textId="2330E38F" w:rsidR="00281B1B" w:rsidRPr="00281B1B" w:rsidRDefault="00281B1B" w:rsidP="00281B1B">
      <w:pPr>
        <w:pStyle w:val="Subtitle"/>
        <w:spacing w:before="0" w:after="0"/>
      </w:pPr>
      <w:r>
        <w:t>Fonte: Elaborado pelo autor com base nos dados</w:t>
      </w:r>
    </w:p>
    <w:p w14:paraId="5818182E" w14:textId="77777777" w:rsidR="00076903" w:rsidRDefault="00076903" w:rsidP="00076903">
      <w:pPr>
        <w:ind w:firstLine="0"/>
        <w:jc w:val="center"/>
      </w:pPr>
    </w:p>
    <w:p w14:paraId="226DFCD4" w14:textId="1E2F7E46" w:rsidR="00FC2A10" w:rsidRDefault="00076903" w:rsidP="00FC2A10">
      <w:pPr>
        <w:pStyle w:val="NoSpacing"/>
      </w:pPr>
      <w:r>
        <w:lastRenderedPageBreak/>
        <w:t xml:space="preserve"> Dentre as pesquisas acerca de biopolímeros microbianos realizada no </w:t>
      </w:r>
      <w:proofErr w:type="spellStart"/>
      <w:r>
        <w:t>Scifinder</w:t>
      </w:r>
      <w:proofErr w:type="spellEnd"/>
      <w:r>
        <w:t>, 1.272 contém como índices o termo biopolímeros e 3.004 contém no índice os termos, microbiano, microrganismos, microbiologia. Entre os termos suplementares os que ocorrem com maior frequência são: microbiano, poliéster, microrganismo, biopolímero, polímero com 1.554, 1.467, 1045, 807, 683 ocorrências respectivamente.</w:t>
      </w:r>
    </w:p>
    <w:p w14:paraId="54ABF9DD" w14:textId="77777777" w:rsidR="00FC2A10" w:rsidRDefault="00FC2A10" w:rsidP="00FC2A10">
      <w:pPr>
        <w:pStyle w:val="Heading3"/>
      </w:pPr>
      <w:bookmarkStart w:id="228" w:name="_Toc45888573"/>
      <w:commentRangeStart w:id="229"/>
      <w:r>
        <w:t>PATENTES</w:t>
      </w:r>
      <w:commentRangeEnd w:id="229"/>
      <w:r>
        <w:rPr>
          <w:rStyle w:val="CommentReference"/>
          <w:b w:val="0"/>
          <w:color w:val="auto"/>
        </w:rPr>
        <w:commentReference w:id="229"/>
      </w:r>
      <w:bookmarkEnd w:id="228"/>
    </w:p>
    <w:p w14:paraId="649D8865" w14:textId="70EF6025" w:rsidR="00FC2A10" w:rsidRDefault="00FC2A10" w:rsidP="00FC2A10">
      <w:pPr>
        <w:pStyle w:val="NoSpacing"/>
      </w:pPr>
      <w:r>
        <w:t xml:space="preserve">Para verificar o panorama das patentes foi realizado um levantamento através da plataforma </w:t>
      </w:r>
      <w:proofErr w:type="spellStart"/>
      <w:r>
        <w:t>Espacenet</w:t>
      </w:r>
      <w:proofErr w:type="spellEnd"/>
      <w:r>
        <w:t>. A pesquisa</w:t>
      </w:r>
      <w:r>
        <w:rPr>
          <w:rStyle w:val="FootnoteReference"/>
        </w:rPr>
        <w:footnoteReference w:id="7"/>
      </w:r>
      <w:r>
        <w:t xml:space="preserve"> verificou títulos e resumos que contivessem os termos associados aos biopolímeros microbianos da classe PHA em adição do termo ‘plástico’ e filtro pela C indicando a utilização de processos químicos para </w:t>
      </w:r>
      <w:r w:rsidR="005E50ED">
        <w:t>aplicação</w:t>
      </w:r>
      <w:r>
        <w:t xml:space="preserve"> industrial.   </w:t>
      </w:r>
    </w:p>
    <w:p w14:paraId="65FE6B33" w14:textId="79AD5E9D" w:rsidR="00FC2A10" w:rsidRPr="00094698" w:rsidRDefault="00FC2A10" w:rsidP="00094698">
      <w:pPr>
        <w:pStyle w:val="NoSpacing"/>
      </w:pPr>
      <w:r w:rsidRPr="00155438">
        <w:t xml:space="preserve">A </w:t>
      </w:r>
      <w:r>
        <w:t xml:space="preserve">pesquisa na plataforma </w:t>
      </w:r>
      <w:proofErr w:type="spellStart"/>
      <w:r>
        <w:t>Espacenet</w:t>
      </w:r>
      <w:proofErr w:type="spellEnd"/>
      <w:r>
        <w:t xml:space="preserve"> relacionada a biopolímeros microbiano para produção de plásticos, retornou 438 resultados. Foi percebido um constante número de publicações de patentes ao longo dos anos, tendo um pico no ano de 2014 com 45 publicações e em 2018 chegou ao patamar de 71 publicações de patentes relacionadas com o </w:t>
      </w:r>
      <w:r w:rsidR="00CD1E64">
        <w:t>tema deste estudo.</w:t>
      </w:r>
    </w:p>
    <w:p w14:paraId="5C649DA6" w14:textId="09C32357" w:rsidR="00FC2A10" w:rsidRDefault="00FC2A10" w:rsidP="000F6F7B">
      <w:pPr>
        <w:pStyle w:val="NoSpacing"/>
        <w:ind w:firstLine="0"/>
        <w:jc w:val="center"/>
      </w:pPr>
      <w:r>
        <w:rPr>
          <w:noProof/>
          <w:lang w:val="en-US"/>
        </w:rPr>
        <w:drawing>
          <wp:inline distT="0" distB="0" distL="0" distR="0" wp14:anchorId="40333E1B" wp14:editId="547770E7">
            <wp:extent cx="4570874" cy="2815638"/>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entsperyear.png"/>
                    <pic:cNvPicPr/>
                  </pic:nvPicPr>
                  <pic:blipFill>
                    <a:blip r:embed="rId24">
                      <a:extLst>
                        <a:ext uri="{28A0092B-C50C-407E-A947-70E740481C1C}">
                          <a14:useLocalDpi xmlns:a14="http://schemas.microsoft.com/office/drawing/2010/main" val="0"/>
                        </a:ext>
                      </a:extLst>
                    </a:blip>
                    <a:stretch>
                      <a:fillRect/>
                    </a:stretch>
                  </pic:blipFill>
                  <pic:spPr>
                    <a:xfrm>
                      <a:off x="0" y="0"/>
                      <a:ext cx="4695971" cy="2892697"/>
                    </a:xfrm>
                    <a:prstGeom prst="rect">
                      <a:avLst/>
                    </a:prstGeom>
                  </pic:spPr>
                </pic:pic>
              </a:graphicData>
            </a:graphic>
          </wp:inline>
        </w:drawing>
      </w:r>
    </w:p>
    <w:p w14:paraId="1B00C877" w14:textId="001D28A8" w:rsidR="00FC2A10" w:rsidRDefault="00094698" w:rsidP="00094698">
      <w:pPr>
        <w:pStyle w:val="08FIGURA"/>
      </w:pPr>
      <w:r>
        <w:t xml:space="preserve">Figura </w:t>
      </w:r>
      <w:r w:rsidR="001E79F1">
        <w:fldChar w:fldCharType="begin"/>
      </w:r>
      <w:r w:rsidR="001E79F1">
        <w:instrText xml:space="preserve"> STYLEREF 1 \s </w:instrText>
      </w:r>
      <w:r w:rsidR="001E79F1">
        <w:fldChar w:fldCharType="separate"/>
      </w:r>
      <w:r>
        <w:rPr>
          <w:noProof/>
        </w:rPr>
        <w:t>3</w:t>
      </w:r>
      <w:r w:rsidR="001E79F1">
        <w:rPr>
          <w:noProof/>
        </w:rPr>
        <w:fldChar w:fldCharType="end"/>
      </w:r>
      <w:r>
        <w:t>.</w:t>
      </w:r>
      <w:r w:rsidR="001E79F1">
        <w:fldChar w:fldCharType="begin"/>
      </w:r>
      <w:r w:rsidR="001E79F1">
        <w:instrText xml:space="preserve"> SEQ Figura \* ARABIC \s 1 </w:instrText>
      </w:r>
      <w:r w:rsidR="001E79F1">
        <w:fldChar w:fldCharType="separate"/>
      </w:r>
      <w:r>
        <w:rPr>
          <w:noProof/>
        </w:rPr>
        <w:t>3</w:t>
      </w:r>
      <w:r w:rsidR="001E79F1">
        <w:rPr>
          <w:noProof/>
        </w:rPr>
        <w:fldChar w:fldCharType="end"/>
      </w:r>
      <w:r>
        <w:tab/>
        <w:t xml:space="preserve">Evolução das publicações de patentes relacionadas à biopolímeros microbianos plásticos na base </w:t>
      </w:r>
      <w:proofErr w:type="spellStart"/>
      <w:r>
        <w:t>Espacenet</w:t>
      </w:r>
      <w:proofErr w:type="spellEnd"/>
    </w:p>
    <w:p w14:paraId="08174AEF" w14:textId="77777777" w:rsidR="00FC2A10" w:rsidRDefault="00FC2A10" w:rsidP="00FC2A10">
      <w:pPr>
        <w:pStyle w:val="NoSpacing"/>
      </w:pPr>
      <w:r>
        <w:lastRenderedPageBreak/>
        <w:t xml:space="preserve">Dentre os principais </w:t>
      </w:r>
      <w:r w:rsidRPr="00DF4469">
        <w:t>requerentes</w:t>
      </w:r>
      <w:r>
        <w:t xml:space="preserve"> de patentes com os critérios selecionados estão a P</w:t>
      </w:r>
      <w:r w:rsidRPr="009D36C4">
        <w:t xml:space="preserve">rocter &amp; </w:t>
      </w:r>
      <w:r>
        <w:t>G</w:t>
      </w:r>
      <w:r w:rsidRPr="009D36C4">
        <w:t>amble</w:t>
      </w:r>
      <w:r>
        <w:t xml:space="preserve"> com 10, </w:t>
      </w:r>
      <w:proofErr w:type="spellStart"/>
      <w:r>
        <w:t>Korea</w:t>
      </w:r>
      <w:proofErr w:type="spellEnd"/>
      <w:r>
        <w:t xml:space="preserve"> </w:t>
      </w:r>
      <w:proofErr w:type="spellStart"/>
      <w:r>
        <w:t>Advanced</w:t>
      </w:r>
      <w:proofErr w:type="spellEnd"/>
      <w:r>
        <w:t xml:space="preserve"> com 9, </w:t>
      </w:r>
      <w:proofErr w:type="spellStart"/>
      <w:r>
        <w:t>Feng</w:t>
      </w:r>
      <w:proofErr w:type="spellEnd"/>
      <w:r>
        <w:t xml:space="preserve"> </w:t>
      </w:r>
      <w:proofErr w:type="spellStart"/>
      <w:r>
        <w:t>Kefa</w:t>
      </w:r>
      <w:proofErr w:type="spellEnd"/>
      <w:r>
        <w:t xml:space="preserve"> com 7 e Canon com 6 publicações. Entre as demais empresas identificadas como produtoras comercias de biopolímeros microbianos a </w:t>
      </w:r>
      <w:proofErr w:type="spellStart"/>
      <w:r>
        <w:t>Monsato</w:t>
      </w:r>
      <w:proofErr w:type="spellEnd"/>
      <w:r>
        <w:t xml:space="preserve"> e PHB industrial aparecem com 3 cada e </w:t>
      </w:r>
      <w:proofErr w:type="spellStart"/>
      <w:r>
        <w:t>Metabolix</w:t>
      </w:r>
      <w:proofErr w:type="spellEnd"/>
      <w:r>
        <w:t xml:space="preserve"> e </w:t>
      </w:r>
      <w:proofErr w:type="spellStart"/>
      <w:r>
        <w:t>Tianan</w:t>
      </w:r>
      <w:proofErr w:type="spellEnd"/>
      <w:r>
        <w:t xml:space="preserve"> </w:t>
      </w:r>
      <w:proofErr w:type="gramStart"/>
      <w:r>
        <w:t>com  1</w:t>
      </w:r>
      <w:proofErr w:type="gramEnd"/>
      <w:r>
        <w:t xml:space="preserve"> publicação cada. </w:t>
      </w:r>
    </w:p>
    <w:p w14:paraId="00A2742A" w14:textId="631CCD4C" w:rsidR="00FC2A10" w:rsidRDefault="00FC2A10" w:rsidP="00FC2A10">
      <w:pPr>
        <w:pStyle w:val="NoSpacing"/>
      </w:pPr>
      <w:r>
        <w:t xml:space="preserve">Entre requerimentos, 29% são oriundos dos Estados Unidos, 11% da </w:t>
      </w:r>
      <w:proofErr w:type="spellStart"/>
      <w:r>
        <w:t>Corea</w:t>
      </w:r>
      <w:proofErr w:type="spellEnd"/>
      <w:r>
        <w:t xml:space="preserve"> do Sul, 7% da Alemanha, 5% da China, 5% do Japão e 3% do Brasil e 40% de outros países. Em relação aos inventores, 26% são dos Estados unidos, 9% da </w:t>
      </w:r>
      <w:proofErr w:type="spellStart"/>
      <w:r>
        <w:t>Corea</w:t>
      </w:r>
      <w:proofErr w:type="spellEnd"/>
      <w:r>
        <w:t xml:space="preserve"> do Sul, 5% da Alemanha, 5% do Japão, 5% da China e 4% do Brasil</w:t>
      </w:r>
      <w:r w:rsidR="00217E8E">
        <w:t xml:space="preserve"> e 51 de outros países.</w:t>
      </w:r>
    </w:p>
    <w:p w14:paraId="734F31B7" w14:textId="77777777" w:rsidR="00FC2A10" w:rsidRDefault="00FC2A10" w:rsidP="00FC2A10">
      <w:pPr>
        <w:pStyle w:val="NoSpacing"/>
      </w:pPr>
      <w:r>
        <w:t>Entre os países que mais receberam publicações estão a China com 389, os Estados Unidos, 88, o Japão com 55. Em relação as versões de idiomas das publicações, 672 foram publicadas em inglês, 389 em chinês, 58 em japonês, 34 em coreano, 16 em Alemão e 18 em outros idiomas.</w:t>
      </w:r>
    </w:p>
    <w:p w14:paraId="629557A2" w14:textId="64714D65" w:rsidR="00076903" w:rsidRDefault="002F5F04" w:rsidP="00076903">
      <w:pPr>
        <w:pStyle w:val="Heading2"/>
      </w:pPr>
      <w:bookmarkStart w:id="230" w:name="_Toc45888574"/>
      <w:r>
        <w:t>BIOPOLÍ</w:t>
      </w:r>
      <w:r w:rsidR="003B45A6">
        <w:t xml:space="preserve">MEROS </w:t>
      </w:r>
      <w:r w:rsidR="00347FF8">
        <w:t>MICROBIANOS</w:t>
      </w:r>
      <w:r w:rsidR="00980405">
        <w:t xml:space="preserve"> </w:t>
      </w:r>
      <w:proofErr w:type="spellStart"/>
      <w:r w:rsidR="00980405">
        <w:t>PHA</w:t>
      </w:r>
      <w:bookmarkEnd w:id="230"/>
      <w:r w:rsidR="000F6F7B">
        <w:t>`s</w:t>
      </w:r>
      <w:proofErr w:type="spellEnd"/>
    </w:p>
    <w:p w14:paraId="562DCC44" w14:textId="2C954CDE" w:rsidR="008C5861" w:rsidRDefault="005B626F" w:rsidP="00AE7BE6">
      <w:pPr>
        <w:pStyle w:val="NoSpacing"/>
      </w:pPr>
      <w:r>
        <w:t xml:space="preserve">Entre </w:t>
      </w:r>
      <w:r w:rsidR="00A02B68">
        <w:t>as</w:t>
      </w:r>
      <w:r w:rsidR="00BD5144">
        <w:t xml:space="preserve"> principais </w:t>
      </w:r>
      <w:r w:rsidR="00A02B68">
        <w:t xml:space="preserve">classes de </w:t>
      </w:r>
      <w:r w:rsidR="00BD5144">
        <w:t>biopolímeros</w:t>
      </w:r>
      <w:r w:rsidR="0023181F">
        <w:t xml:space="preserve"> </w:t>
      </w:r>
      <w:r w:rsidR="004E1740">
        <w:t>observadas</w:t>
      </w:r>
      <w:r w:rsidR="0023181F">
        <w:t xml:space="preserve"> em projeto</w:t>
      </w:r>
      <w:r w:rsidR="00485942">
        <w:t>s</w:t>
      </w:r>
      <w:r w:rsidR="0023181F">
        <w:t xml:space="preserve"> de pesquisa estão o</w:t>
      </w:r>
      <w:r w:rsidR="00BD5144">
        <w:t xml:space="preserve"> </w:t>
      </w:r>
      <w:r w:rsidR="0023181F">
        <w:rPr>
          <w:noProof/>
        </w:rPr>
        <w:t>PL</w:t>
      </w:r>
      <w:r w:rsidR="00005A1D">
        <w:rPr>
          <w:noProof/>
        </w:rPr>
        <w:t>A, PHA, P</w:t>
      </w:r>
      <w:r w:rsidR="0023181F">
        <w:rPr>
          <w:noProof/>
        </w:rPr>
        <w:t>H</w:t>
      </w:r>
      <w:r w:rsidR="00005A1D">
        <w:rPr>
          <w:noProof/>
        </w:rPr>
        <w:t>B</w:t>
      </w:r>
      <w:r w:rsidR="0023181F">
        <w:rPr>
          <w:noProof/>
        </w:rPr>
        <w:t xml:space="preserve">, </w:t>
      </w:r>
      <w:r w:rsidR="00E86E89">
        <w:rPr>
          <w:rFonts w:ascii="Times" w:hAnsi="Times" w:cs="Times"/>
          <w:color w:val="000000"/>
          <w:sz w:val="26"/>
          <w:szCs w:val="26"/>
          <w:lang w:val="en-US"/>
        </w:rPr>
        <w:t xml:space="preserve">PHBV, </w:t>
      </w:r>
      <w:r w:rsidR="0023181F">
        <w:rPr>
          <w:noProof/>
        </w:rPr>
        <w:t>PA, Goma Xantana, Pululana, Dextrana, Celulose bacteriana, Levana, Fibrina, Pectina, Quitosana, Goma Gelana e o PCL</w:t>
      </w:r>
      <w:r w:rsidR="00BD5144">
        <w:t>.</w:t>
      </w:r>
      <w:r w:rsidR="00392A0A">
        <w:t xml:space="preserve"> </w:t>
      </w:r>
      <w:r w:rsidR="003B45A6">
        <w:t xml:space="preserve">Estes biopolímeros são obtidos por vários métodos e processo e atendem a uma vasta gama de aplicações. </w:t>
      </w:r>
    </w:p>
    <w:p w14:paraId="554FE991" w14:textId="2B26CC06" w:rsidR="003B1E59" w:rsidRDefault="000E490F" w:rsidP="00AE7BE6">
      <w:pPr>
        <w:pStyle w:val="NoSpacing"/>
      </w:pPr>
      <w:r>
        <w:t>D</w:t>
      </w:r>
      <w:r w:rsidR="004A5084">
        <w:t>e</w:t>
      </w:r>
      <w:r w:rsidR="00E86E89">
        <w:t xml:space="preserve"> acordo com</w:t>
      </w:r>
      <w:r w:rsidR="00E86E89" w:rsidRPr="00E86E89">
        <w:rPr>
          <w:noProof/>
        </w:rPr>
        <w:t xml:space="preserve"> Agnelli </w:t>
      </w:r>
      <w:r w:rsidR="00AE7BE6">
        <w:rPr>
          <w:noProof/>
        </w:rPr>
        <w:t>e</w:t>
      </w:r>
      <w:r w:rsidR="00E86E89" w:rsidRPr="00E86E89">
        <w:rPr>
          <w:noProof/>
        </w:rPr>
        <w:t xml:space="preserve"> Faria</w:t>
      </w:r>
      <w:r w:rsidR="00E86E89">
        <w:t xml:space="preserve"> </w:t>
      </w:r>
      <w:sdt>
        <w:sdtPr>
          <w:id w:val="-1970194759"/>
          <w:citation/>
        </w:sdtPr>
        <w:sdtEndPr/>
        <w:sdtContent>
          <w:r w:rsidR="00E86E89">
            <w:fldChar w:fldCharType="begin"/>
          </w:r>
          <w:r w:rsidR="00E86E89">
            <w:instrText xml:space="preserve">CITATION AGN07 \n  \l 1046 </w:instrText>
          </w:r>
          <w:r w:rsidR="00E86E89">
            <w:fldChar w:fldCharType="separate"/>
          </w:r>
          <w:r w:rsidR="00E86E89" w:rsidRPr="00E86E89">
            <w:rPr>
              <w:noProof/>
            </w:rPr>
            <w:t>(2007)</w:t>
          </w:r>
          <w:r w:rsidR="00E86E89">
            <w:fldChar w:fldCharType="end"/>
          </w:r>
        </w:sdtContent>
      </w:sdt>
      <w:r w:rsidR="004A5084">
        <w:t>,</w:t>
      </w:r>
      <w:r w:rsidR="00392A0A">
        <w:t xml:space="preserve"> </w:t>
      </w:r>
      <w:r w:rsidR="00850A42">
        <w:t xml:space="preserve">o </w:t>
      </w:r>
      <w:r w:rsidR="00AE7BE6" w:rsidRPr="00AE7BE6">
        <w:t xml:space="preserve">PHB – </w:t>
      </w:r>
      <w:proofErr w:type="spellStart"/>
      <w:r w:rsidR="00AE7BE6" w:rsidRPr="00AE7BE6">
        <w:t>poli</w:t>
      </w:r>
      <w:r w:rsidR="00AE7BE6">
        <w:t>hidroxibutirato</w:t>
      </w:r>
      <w:proofErr w:type="spellEnd"/>
      <w:r w:rsidR="00AE7BE6">
        <w:t xml:space="preserve">, </w:t>
      </w:r>
      <w:r w:rsidR="00AE7BE6" w:rsidRPr="00AE7BE6">
        <w:t xml:space="preserve">PHBV – </w:t>
      </w:r>
      <w:proofErr w:type="spellStart"/>
      <w:r w:rsidR="00AE7BE6" w:rsidRPr="00AE7BE6">
        <w:t>poli</w:t>
      </w:r>
      <w:r w:rsidR="008C5861">
        <w:t>hidroxibutirato-co-</w:t>
      </w:r>
      <w:r w:rsidR="00AE7BE6" w:rsidRPr="00AE7BE6">
        <w:t>hidroxiva</w:t>
      </w:r>
      <w:r w:rsidR="004A5084">
        <w:t>lerato</w:t>
      </w:r>
      <w:proofErr w:type="spellEnd"/>
      <w:r w:rsidR="004A5084">
        <w:t xml:space="preserve"> </w:t>
      </w:r>
      <w:r w:rsidR="00AE7BE6">
        <w:t xml:space="preserve">pertencem à família dos </w:t>
      </w:r>
      <w:proofErr w:type="spellStart"/>
      <w:r w:rsidR="00AE7BE6">
        <w:t>PHAs</w:t>
      </w:r>
      <w:proofErr w:type="spellEnd"/>
      <w:r w:rsidR="00AE7BE6">
        <w:t xml:space="preserve"> – </w:t>
      </w:r>
      <w:proofErr w:type="spellStart"/>
      <w:r w:rsidR="00AE7BE6">
        <w:t>polihidroxialcanoatos</w:t>
      </w:r>
      <w:proofErr w:type="spellEnd"/>
      <w:r w:rsidR="00A7665E">
        <w:t xml:space="preserve"> que se</w:t>
      </w:r>
      <w:r w:rsidR="00AE7BE6">
        <w:t xml:space="preserve"> </w:t>
      </w:r>
      <w:r w:rsidR="008C5861">
        <w:t>enquadra</w:t>
      </w:r>
      <w:r w:rsidR="00A7665E">
        <w:t>m</w:t>
      </w:r>
      <w:r w:rsidR="00AE7BE6">
        <w:t xml:space="preserve"> na classe de biopolí</w:t>
      </w:r>
      <w:r w:rsidR="00130EF6">
        <w:t>meros microbiano</w:t>
      </w:r>
      <w:r w:rsidR="00A30234">
        <w:t>s</w:t>
      </w:r>
      <w:r w:rsidR="003B1E59">
        <w:t xml:space="preserve">. Entre os </w:t>
      </w:r>
      <w:proofErr w:type="spellStart"/>
      <w:r w:rsidR="003B1E59">
        <w:t>PHAs</w:t>
      </w:r>
      <w:proofErr w:type="spellEnd"/>
      <w:r w:rsidR="003B1E59">
        <w:t xml:space="preserve"> ainda </w:t>
      </w:r>
      <w:r w:rsidR="00604D3B">
        <w:t>se inclui</w:t>
      </w:r>
      <w:r w:rsidR="003B1E59">
        <w:t xml:space="preserve"> o </w:t>
      </w:r>
      <w:proofErr w:type="spellStart"/>
      <w:r w:rsidR="003B1E59">
        <w:t>PHBHx</w:t>
      </w:r>
      <w:proofErr w:type="spellEnd"/>
      <w:r w:rsidR="003B1E59">
        <w:t xml:space="preserve"> </w:t>
      </w:r>
      <w:r w:rsidR="00745C36">
        <w:t xml:space="preserve">– </w:t>
      </w:r>
      <w:proofErr w:type="spellStart"/>
      <w:r w:rsidR="00745C36" w:rsidRPr="00745C36">
        <w:t>po</w:t>
      </w:r>
      <w:r w:rsidR="003A037F">
        <w:t>l</w:t>
      </w:r>
      <w:r w:rsidR="00745C36" w:rsidRPr="00745C36">
        <w:t>ihidroxibutirato-co-polih</w:t>
      </w:r>
      <w:r w:rsidR="00D76F1A">
        <w:t>i</w:t>
      </w:r>
      <w:r w:rsidR="00745C36" w:rsidRPr="00745C36">
        <w:t>droxihexanoato</w:t>
      </w:r>
      <w:proofErr w:type="spellEnd"/>
      <w:r w:rsidR="00A30234">
        <w:t>.</w:t>
      </w:r>
    </w:p>
    <w:p w14:paraId="02245B46" w14:textId="3B8C0D66" w:rsidR="00655780" w:rsidRDefault="0015121E" w:rsidP="008219BD">
      <w:pPr>
        <w:pStyle w:val="NoSpacing"/>
      </w:pPr>
      <w:r>
        <w:t xml:space="preserve">Diante as informações levantadas, </w:t>
      </w:r>
      <w:r w:rsidR="00DE3E50">
        <w:t xml:space="preserve">para aprofundamento do estudo será </w:t>
      </w:r>
      <w:r>
        <w:t xml:space="preserve">selecionada a classe de biopolímeros </w:t>
      </w:r>
      <w:proofErr w:type="spellStart"/>
      <w:r>
        <w:t>PHA</w:t>
      </w:r>
      <w:r w:rsidR="008B4296">
        <w:t>s</w:t>
      </w:r>
      <w:proofErr w:type="spellEnd"/>
      <w:r>
        <w:t xml:space="preserve">, por se tratar de biopolímeros obtidos por meio de biossíntese </w:t>
      </w:r>
      <w:r w:rsidR="00DE3E50">
        <w:t xml:space="preserve">microbiana, e </w:t>
      </w:r>
      <w:r>
        <w:t>apresentarem o maior potencial de substituição industrial aos polímeros de origem fó</w:t>
      </w:r>
      <w:r w:rsidR="00DE3E50">
        <w:t>sseis, se qualificando ao atendimento do objeto deste estudo.</w:t>
      </w:r>
    </w:p>
    <w:p w14:paraId="2EADF861" w14:textId="4C210A1A" w:rsidR="00DC584C" w:rsidRDefault="00C06912" w:rsidP="00B01D15">
      <w:pPr>
        <w:pStyle w:val="NoSpacing"/>
      </w:pPr>
      <w:r>
        <w:t xml:space="preserve">Em consulta na plataforma </w:t>
      </w:r>
      <w:proofErr w:type="spellStart"/>
      <w:r>
        <w:t>Scifinder</w:t>
      </w:r>
      <w:proofErr w:type="spellEnd"/>
      <w:r>
        <w:t xml:space="preserve"> Scholar, o</w:t>
      </w:r>
      <w:r w:rsidR="00DC584C">
        <w:t xml:space="preserve">s termos referentes a família dos </w:t>
      </w:r>
      <w:proofErr w:type="spellStart"/>
      <w:r w:rsidR="00DC584C" w:rsidRPr="00FF6552">
        <w:rPr>
          <w:i/>
        </w:rPr>
        <w:t>polihidroxialcanoato</w:t>
      </w:r>
      <w:proofErr w:type="spellEnd"/>
      <w:r w:rsidR="00DC584C">
        <w:rPr>
          <w:i/>
        </w:rPr>
        <w:t xml:space="preserve"> </w:t>
      </w:r>
      <w:r w:rsidR="00DC584C" w:rsidRPr="00FF6552">
        <w:t>(</w:t>
      </w:r>
      <w:proofErr w:type="spellStart"/>
      <w:r w:rsidR="00DC584C">
        <w:t>PHAs</w:t>
      </w:r>
      <w:proofErr w:type="spellEnd"/>
      <w:r w:rsidR="00DC584C">
        <w:t xml:space="preserve"> e </w:t>
      </w:r>
      <w:proofErr w:type="spellStart"/>
      <w:r w:rsidR="00DC584C">
        <w:t>PHBs</w:t>
      </w:r>
      <w:proofErr w:type="spellEnd"/>
      <w:r w:rsidR="00DC584C" w:rsidRPr="00FF6552">
        <w:t>)</w:t>
      </w:r>
      <w:r w:rsidR="00DC584C">
        <w:rPr>
          <w:i/>
        </w:rPr>
        <w:t xml:space="preserve">, </w:t>
      </w:r>
      <w:r w:rsidR="00DC584C">
        <w:t xml:space="preserve">recorte final deste estudo, apareceram </w:t>
      </w:r>
      <w:r w:rsidR="008A7A68">
        <w:t xml:space="preserve">como </w:t>
      </w:r>
      <w:r w:rsidR="00DC584C">
        <w:t>índice em 473 pesquisas e 1.055 ocorrências como termos suplementares.</w:t>
      </w:r>
    </w:p>
    <w:p w14:paraId="69B2F6BA" w14:textId="77777777" w:rsidR="000F6F7B" w:rsidRDefault="000F6F7B" w:rsidP="00B01D15">
      <w:pPr>
        <w:pStyle w:val="NoSpacing"/>
      </w:pPr>
    </w:p>
    <w:p w14:paraId="743CAC28" w14:textId="77777777" w:rsidR="00347FF8" w:rsidRDefault="00347FF8" w:rsidP="00347FF8">
      <w:pPr>
        <w:pStyle w:val="Heading3"/>
      </w:pPr>
      <w:bookmarkStart w:id="231" w:name="_Ref25762030"/>
      <w:bookmarkStart w:id="232" w:name="_Toc45888575"/>
      <w:r>
        <w:lastRenderedPageBreak/>
        <w:t>PHA</w:t>
      </w:r>
      <w:bookmarkEnd w:id="231"/>
      <w:bookmarkEnd w:id="232"/>
    </w:p>
    <w:p w14:paraId="56A5690D" w14:textId="77777777" w:rsidR="00347FF8" w:rsidRDefault="00347FF8" w:rsidP="00347FF8">
      <w:r>
        <w:t xml:space="preserve">Os biopolímeros PHA – </w:t>
      </w:r>
      <w:proofErr w:type="spellStart"/>
      <w:r>
        <w:t>polihidroxialcanoato</w:t>
      </w:r>
      <w:proofErr w:type="spellEnd"/>
      <w:r>
        <w:t xml:space="preserve"> – são provenientes de uma larga gama de poliésteres resultante da biossíntese bacteriana direta a partir de várias fontes de carbono como cana-de-açúcar, milho e óleos vegetais, entre outros. Dependendo da composição do carbono e das características metabólicas dos microrganismos, diversas combinações de monômeros e consequentemente polímeros e copolímeros podem ser geradas. </w:t>
      </w:r>
      <w:sdt>
        <w:sdtPr>
          <w:id w:val="-1232157481"/>
          <w:citation/>
        </w:sdtPr>
        <w:sdtEndPr/>
        <w:sdtContent>
          <w:r>
            <w:fldChar w:fldCharType="begin"/>
          </w:r>
          <w:r>
            <w:instrText xml:space="preserve">CITATION Alm08 \p 256 \l 1046 </w:instrText>
          </w:r>
          <w:r>
            <w:fldChar w:fldCharType="separate"/>
          </w:r>
          <w:r w:rsidRPr="00347FF8">
            <w:rPr>
              <w:noProof/>
            </w:rPr>
            <w:t>(BORSCHIVER, et al., 2008, p. 256)</w:t>
          </w:r>
          <w:r>
            <w:fldChar w:fldCharType="end"/>
          </w:r>
        </w:sdtContent>
      </w:sdt>
      <w:r>
        <w:t xml:space="preserve"> </w:t>
      </w:r>
      <w:sdt>
        <w:sdtPr>
          <w:rPr>
            <w:color w:val="000000" w:themeColor="text1"/>
          </w:rPr>
          <w:id w:val="-1199316897"/>
          <w:citation/>
        </w:sdtPr>
        <w:sdtEndPr/>
        <w:sdtContent>
          <w:r w:rsidRPr="00740B88">
            <w:rPr>
              <w:color w:val="000000" w:themeColor="text1"/>
            </w:rPr>
            <w:fldChar w:fldCharType="begin"/>
          </w:r>
          <w:r w:rsidRPr="00740B88">
            <w:rPr>
              <w:color w:val="000000" w:themeColor="text1"/>
            </w:rPr>
            <w:instrText xml:space="preserve">CITATION BRI11 \p 133-135 \l 1046 </w:instrText>
          </w:r>
          <w:r w:rsidRPr="00740B88">
            <w:rPr>
              <w:color w:val="000000" w:themeColor="text1"/>
            </w:rPr>
            <w:fldChar w:fldCharType="separate"/>
          </w:r>
          <w:r w:rsidRPr="00347FF8">
            <w:rPr>
              <w:noProof/>
              <w:color w:val="000000" w:themeColor="text1"/>
            </w:rPr>
            <w:t>(BRITO, et al., 2011, pp. 133-135)</w:t>
          </w:r>
          <w:r w:rsidRPr="00740B88">
            <w:rPr>
              <w:color w:val="000000" w:themeColor="text1"/>
            </w:rPr>
            <w:fldChar w:fldCharType="end"/>
          </w:r>
        </w:sdtContent>
      </w:sdt>
    </w:p>
    <w:p w14:paraId="22BBEE91" w14:textId="77777777" w:rsidR="00347FF8" w:rsidRDefault="00347FF8" w:rsidP="00347FF8">
      <w:r>
        <w:rPr>
          <w:color w:val="000000" w:themeColor="text1"/>
        </w:rPr>
        <w:t xml:space="preserve">De acordo com </w:t>
      </w:r>
      <w:r w:rsidRPr="00176A8E">
        <w:t>Brito</w:t>
      </w:r>
      <w:r>
        <w:t xml:space="preserve"> </w:t>
      </w:r>
      <w:r w:rsidRPr="007B607C">
        <w:rPr>
          <w:i/>
        </w:rPr>
        <w:t>et. al.</w:t>
      </w:r>
      <w:r w:rsidRPr="00176A8E">
        <w:t xml:space="preserve"> </w:t>
      </w:r>
      <w:sdt>
        <w:sdtPr>
          <w:id w:val="1355773548"/>
          <w:citation/>
        </w:sdtPr>
        <w:sdtEndPr/>
        <w:sdtContent>
          <w:r w:rsidRPr="00176A8E">
            <w:fldChar w:fldCharType="begin"/>
          </w:r>
          <w:r w:rsidRPr="00176A8E">
            <w:instrText xml:space="preserve">CITATION BRI11 \p 132-133 \n  \l 1046 </w:instrText>
          </w:r>
          <w:r w:rsidRPr="00176A8E">
            <w:fldChar w:fldCharType="separate"/>
          </w:r>
          <w:r w:rsidRPr="00347FF8">
            <w:rPr>
              <w:noProof/>
            </w:rPr>
            <w:t>(2011, pp. 132-133)</w:t>
          </w:r>
          <w:r w:rsidRPr="00176A8E">
            <w:fldChar w:fldCharType="end"/>
          </w:r>
        </w:sdtContent>
      </w:sdt>
      <w:r>
        <w:t xml:space="preserve">, as características físicas e  biodegradáveis tornam o PHA um potencial substituto para polietileno e polipropileno – polímeros não degradáveis. Além de, por possuir grupos funcionais, há possibilidades de se realizar modificações, gerando novos biopolímeros como o: </w:t>
      </w:r>
      <w:proofErr w:type="spellStart"/>
      <w:r>
        <w:t>Polihidroxibutirato</w:t>
      </w:r>
      <w:proofErr w:type="spellEnd"/>
      <w:r>
        <w:t xml:space="preserve"> – PHB e suas variantes PHBV, </w:t>
      </w:r>
      <w:proofErr w:type="spellStart"/>
      <w:r>
        <w:t>PHBHx</w:t>
      </w:r>
      <w:proofErr w:type="spellEnd"/>
      <w:r>
        <w:t xml:space="preserve">, PHBO e o </w:t>
      </w:r>
      <w:proofErr w:type="spellStart"/>
      <w:r>
        <w:t>PHBOBd</w:t>
      </w:r>
      <w:proofErr w:type="spellEnd"/>
      <w:r>
        <w:t>.</w:t>
      </w:r>
    </w:p>
    <w:p w14:paraId="1EBBF829" w14:textId="77777777" w:rsidR="00347FF8" w:rsidRDefault="00347FF8" w:rsidP="00347FF8">
      <w:r>
        <w:t xml:space="preserve">Segundo </w:t>
      </w:r>
      <w:r w:rsidRPr="00176A8E">
        <w:t>Brito</w:t>
      </w:r>
      <w:r>
        <w:t xml:space="preserve"> </w:t>
      </w:r>
      <w:r w:rsidRPr="007B607C">
        <w:rPr>
          <w:i/>
        </w:rPr>
        <w:t>et. al.</w:t>
      </w:r>
      <w:r w:rsidRPr="00176A8E">
        <w:t xml:space="preserve"> </w:t>
      </w:r>
      <w:sdt>
        <w:sdtPr>
          <w:id w:val="-832842838"/>
          <w:citation/>
        </w:sdtPr>
        <w:sdtEndPr/>
        <w:sdtContent>
          <w:r w:rsidRPr="00176A8E">
            <w:fldChar w:fldCharType="begin"/>
          </w:r>
          <w:r>
            <w:instrText xml:space="preserve">CITATION BRI11 \p 134 \n  \l 1046 </w:instrText>
          </w:r>
          <w:r w:rsidRPr="00176A8E">
            <w:fldChar w:fldCharType="separate"/>
          </w:r>
          <w:r w:rsidRPr="00347FF8">
            <w:rPr>
              <w:noProof/>
            </w:rPr>
            <w:t>(2011, p. 134)</w:t>
          </w:r>
          <w:r w:rsidRPr="00176A8E">
            <w:fldChar w:fldCharType="end"/>
          </w:r>
        </w:sdtContent>
      </w:sdt>
      <w:r>
        <w:t xml:space="preserve">, a principal desvantagem do PHA como </w:t>
      </w:r>
      <w:r w:rsidRPr="00587548">
        <w:rPr>
          <w:i/>
        </w:rPr>
        <w:t>commodity</w:t>
      </w:r>
      <w:r>
        <w:t xml:space="preserve"> biopolimérica, é seu elevado custo de produção, mesmo havendo iniciativas para otimização, ainda não está em condições de competir com os polímeros fósseis. Porém, como utilização inovadora, como aplicações na medicina, o fator preço não se torna um empecilho para a disseminação deste bioinsumo. </w:t>
      </w:r>
    </w:p>
    <w:p w14:paraId="2C2BFB50" w14:textId="77777777" w:rsidR="00347FF8" w:rsidRDefault="00347FF8" w:rsidP="00347FF8">
      <w:r>
        <w:t xml:space="preserve">De acordo com os autores, a ampla gama de bactérias, e fontes de carbono que podem ser combinadas para sintetizar o PHA, assim gerando novas características, podendo potencializar ainda mais o uso deste biopolímero. </w:t>
      </w:r>
    </w:p>
    <w:p w14:paraId="2E54EB4E" w14:textId="77777777" w:rsidR="00347FF8" w:rsidRDefault="00347FF8" w:rsidP="00347FF8">
      <w:pPr>
        <w:pStyle w:val="Heading4"/>
      </w:pPr>
      <w:bookmarkStart w:id="233" w:name="_Toc45888576"/>
      <w:r>
        <w:t>PBH</w:t>
      </w:r>
      <w:bookmarkEnd w:id="233"/>
    </w:p>
    <w:p w14:paraId="0AD3CE81" w14:textId="77777777" w:rsidR="00347FF8" w:rsidRPr="006F5442" w:rsidRDefault="00347FF8" w:rsidP="00347FF8">
      <w:pPr>
        <w:rPr>
          <w:color w:val="000000" w:themeColor="text1"/>
        </w:rPr>
      </w:pPr>
      <w:r>
        <w:t>O biopolímero PHB –</w:t>
      </w:r>
      <w:r w:rsidRPr="003B7554">
        <w:t xml:space="preserve"> </w:t>
      </w:r>
      <w:proofErr w:type="spellStart"/>
      <w:r w:rsidRPr="003B7554">
        <w:t>polihidroxibutirato</w:t>
      </w:r>
      <w:proofErr w:type="spellEnd"/>
      <w:r>
        <w:t xml:space="preserve"> – é biocompatível, podendo ser absorvido pelo organismo humano. Entre as possibilidades de fabricação estão os biomedicamentos e bioprodutos para saúde, produtos de limpeza e higiene. Entre suas variações com maior destaque de aplicabilidade está </w:t>
      </w:r>
      <w:r>
        <w:rPr>
          <w:color w:val="000000" w:themeColor="text1"/>
        </w:rPr>
        <w:t>o</w:t>
      </w:r>
      <w:r w:rsidRPr="006F5442">
        <w:rPr>
          <w:color w:val="000000" w:themeColor="text1"/>
        </w:rPr>
        <w:t xml:space="preserve"> </w:t>
      </w:r>
      <w:proofErr w:type="spellStart"/>
      <w:r w:rsidRPr="006F5442">
        <w:rPr>
          <w:color w:val="000000" w:themeColor="text1"/>
        </w:rPr>
        <w:t>PHBHx</w:t>
      </w:r>
      <w:proofErr w:type="spellEnd"/>
      <w:r w:rsidRPr="006F5442">
        <w:rPr>
          <w:color w:val="000000" w:themeColor="text1"/>
        </w:rPr>
        <w:t xml:space="preserve"> – </w:t>
      </w:r>
      <w:r w:rsidRPr="006F5442">
        <w:rPr>
          <w:color w:val="000000"/>
          <w:lang w:val="en-US"/>
        </w:rPr>
        <w:t xml:space="preserve">o </w:t>
      </w:r>
      <w:proofErr w:type="spellStart"/>
      <w:r w:rsidRPr="006F5442">
        <w:rPr>
          <w:color w:val="000000"/>
          <w:lang w:val="en-US"/>
        </w:rPr>
        <w:t>poIihidroxibutirato</w:t>
      </w:r>
      <w:proofErr w:type="spellEnd"/>
      <w:r w:rsidRPr="006F5442">
        <w:rPr>
          <w:color w:val="000000"/>
          <w:lang w:val="en-US"/>
        </w:rPr>
        <w:t>-</w:t>
      </w:r>
      <w:r w:rsidRPr="006F5442">
        <w:rPr>
          <w:i/>
          <w:iCs/>
          <w:color w:val="000000"/>
          <w:lang w:val="en-US"/>
        </w:rPr>
        <w:t>co</w:t>
      </w:r>
      <w:r w:rsidRPr="006F5442">
        <w:rPr>
          <w:color w:val="000000"/>
          <w:lang w:val="en-US"/>
        </w:rPr>
        <w:t>-</w:t>
      </w:r>
      <w:proofErr w:type="spellStart"/>
      <w:r w:rsidRPr="006F5442">
        <w:rPr>
          <w:color w:val="000000"/>
          <w:lang w:val="en-US"/>
        </w:rPr>
        <w:t>polihdroxihexanoato</w:t>
      </w:r>
      <w:proofErr w:type="spellEnd"/>
      <w:r>
        <w:rPr>
          <w:color w:val="000000"/>
          <w:lang w:val="en-US"/>
        </w:rPr>
        <w:t xml:space="preserve">. </w:t>
      </w:r>
      <w:sdt>
        <w:sdtPr>
          <w:id w:val="-97338342"/>
          <w:citation/>
        </w:sdtPr>
        <w:sdtEndPr/>
        <w:sdtContent>
          <w:r>
            <w:fldChar w:fldCharType="begin"/>
          </w:r>
          <w:r>
            <w:instrText xml:space="preserve">CITATION Alm08 \p 258 \l 1046 </w:instrText>
          </w:r>
          <w:r>
            <w:fldChar w:fldCharType="separate"/>
          </w:r>
          <w:r w:rsidRPr="00347FF8">
            <w:rPr>
              <w:noProof/>
            </w:rPr>
            <w:t>(BORSCHIVER, et al., 2008, p. 258)</w:t>
          </w:r>
          <w:r>
            <w:fldChar w:fldCharType="end"/>
          </w:r>
        </w:sdtContent>
      </w:sdt>
      <w:r>
        <w:t>, o</w:t>
      </w:r>
    </w:p>
    <w:p w14:paraId="7AA5E30E" w14:textId="77777777" w:rsidR="00347FF8" w:rsidRPr="006F5442" w:rsidRDefault="00347FF8" w:rsidP="00347FF8">
      <w:pPr>
        <w:rPr>
          <w:color w:val="000000" w:themeColor="text1"/>
        </w:rPr>
      </w:pPr>
      <w:r>
        <w:t xml:space="preserve">O PHB apresenta a característica cristalina superior a 50%, tendo como ponto de fusão a 175ºC, e transição vítrea a 5ºC, podendo ser de baixo, alto e ultra alto peso molecular, possuindo propriedades </w:t>
      </w:r>
      <w:r w:rsidRPr="006F5442">
        <w:t xml:space="preserve">termoplásticas. </w:t>
      </w:r>
      <w:r>
        <w:t>Essas características que o habilitam com maior potencial para substituição dos polímeros fósseis</w:t>
      </w:r>
      <w:r w:rsidRPr="006F5442">
        <w:t xml:space="preserve"> </w:t>
      </w:r>
      <w:sdt>
        <w:sdtPr>
          <w:rPr>
            <w:color w:val="000000" w:themeColor="text1"/>
          </w:rPr>
          <w:id w:val="1120647560"/>
          <w:citation/>
        </w:sdtPr>
        <w:sdtEndPr/>
        <w:sdtContent>
          <w:r w:rsidRPr="006F5442">
            <w:rPr>
              <w:color w:val="000000" w:themeColor="text1"/>
            </w:rPr>
            <w:fldChar w:fldCharType="begin"/>
          </w:r>
          <w:r w:rsidRPr="006F5442">
            <w:rPr>
              <w:color w:val="000000" w:themeColor="text1"/>
            </w:rPr>
            <w:instrText xml:space="preserve">CITATION BRI11 \p 133 \l 1046 </w:instrText>
          </w:r>
          <w:r w:rsidRPr="006F5442">
            <w:rPr>
              <w:color w:val="000000" w:themeColor="text1"/>
            </w:rPr>
            <w:fldChar w:fldCharType="separate"/>
          </w:r>
          <w:r w:rsidRPr="00347FF8">
            <w:rPr>
              <w:noProof/>
              <w:color w:val="000000" w:themeColor="text1"/>
            </w:rPr>
            <w:t>(BRITO, et al., 2011, p. 133)</w:t>
          </w:r>
          <w:r w:rsidRPr="006F5442">
            <w:rPr>
              <w:color w:val="000000" w:themeColor="text1"/>
            </w:rPr>
            <w:fldChar w:fldCharType="end"/>
          </w:r>
        </w:sdtContent>
      </w:sdt>
      <w:r>
        <w:rPr>
          <w:color w:val="000000" w:themeColor="text1"/>
        </w:rPr>
        <w:t xml:space="preserve">. </w:t>
      </w:r>
    </w:p>
    <w:p w14:paraId="5744C0ED" w14:textId="2037FCFF" w:rsidR="00980405" w:rsidRDefault="00347FF8" w:rsidP="001F1F0E">
      <w:pPr>
        <w:pStyle w:val="IntenseQuote"/>
      </w:pPr>
      <w:r w:rsidRPr="007C76EE">
        <w:lastRenderedPageBreak/>
        <w:t>Em condições de excesso de nutrientes (fontes de carbono), e a limitação de pelo menos um nutriente necessário à multiplicação das células (N, P, Mg, Fe), muitos microrganismos normalmente assimilam estes nutrientes e os armazenam para o consumo futuro. (BRITO, et al., 2011, pp. 133-135)</w:t>
      </w:r>
    </w:p>
    <w:p w14:paraId="01421798" w14:textId="77777777" w:rsidR="00CA7B1B" w:rsidRDefault="00CA7B1B" w:rsidP="001F1F0E">
      <w:pPr>
        <w:pStyle w:val="IntenseQuote"/>
      </w:pPr>
    </w:p>
    <w:p w14:paraId="321A1D0A" w14:textId="5F8FE56E" w:rsidR="00980405" w:rsidRDefault="00980405" w:rsidP="00CA7B1B">
      <w:pPr>
        <w:pStyle w:val="Heading3"/>
      </w:pPr>
      <w:bookmarkStart w:id="234" w:name="_Toc45888577"/>
      <w:r>
        <w:t>SUBSTITUIÇÃO</w:t>
      </w:r>
      <w:bookmarkEnd w:id="234"/>
      <w:r>
        <w:t xml:space="preserve"> </w:t>
      </w:r>
    </w:p>
    <w:p w14:paraId="1D21C98C" w14:textId="1E391E8A" w:rsidR="00980405" w:rsidRDefault="00980405" w:rsidP="00980405">
      <w:r>
        <w:t xml:space="preserve">Algumas classes de biopolímeros possuem grande possibilidade de substituir parcialmente ou totalmente os polímeros de origens fósseis. Porém, mesmo com todas as potenciais vantagens dos biopolímeros, estes ainda possuem limitações em termos de substituição perfeita e uso como produto final. O </w:t>
      </w:r>
      <w:r>
        <w:fldChar w:fldCharType="begin"/>
      </w:r>
      <w:r>
        <w:instrText xml:space="preserve"> REF _Ref45184024 \h </w:instrText>
      </w:r>
      <w:r>
        <w:fldChar w:fldCharType="separate"/>
      </w:r>
      <w:r>
        <w:t xml:space="preserve">Quadro </w:t>
      </w:r>
      <w:r>
        <w:rPr>
          <w:noProof/>
        </w:rPr>
        <w:t>3</w:t>
      </w:r>
      <w:r>
        <w:t>.</w:t>
      </w:r>
      <w:r>
        <w:rPr>
          <w:noProof/>
        </w:rPr>
        <w:t>2</w:t>
      </w:r>
      <w:r>
        <w:fldChar w:fldCharType="end"/>
      </w:r>
      <w:r>
        <w:t xml:space="preserve"> traz uma análise comparativa de substituição entre os polímeros e biopolímeros. </w:t>
      </w:r>
      <w:sdt>
        <w:sdtPr>
          <w:id w:val="-1531563392"/>
          <w:citation/>
        </w:sdtPr>
        <w:sdtEndPr/>
        <w:sdtContent>
          <w:r>
            <w:fldChar w:fldCharType="begin"/>
          </w:r>
          <w:r>
            <w:instrText xml:space="preserve">CITATION BRI11 \p 127-128 \l 1046 </w:instrText>
          </w:r>
          <w:r>
            <w:fldChar w:fldCharType="separate"/>
          </w:r>
          <w:r w:rsidRPr="00980405">
            <w:rPr>
              <w:noProof/>
            </w:rPr>
            <w:t>(BRITO, et al., 2011, pp. 127-128)</w:t>
          </w:r>
          <w:r>
            <w:fldChar w:fldCharType="end"/>
          </w:r>
        </w:sdtContent>
      </w:sdt>
    </w:p>
    <w:p w14:paraId="7B148E7C" w14:textId="3BBCEE27" w:rsidR="001F3DC9" w:rsidRDefault="001F3DC9" w:rsidP="00980405">
      <w:r>
        <w:t xml:space="preserve">A autora Moreira, </w:t>
      </w:r>
      <w:sdt>
        <w:sdtPr>
          <w:id w:val="-2101100640"/>
          <w:citation/>
        </w:sdtPr>
        <w:sdtEndPr/>
        <w:sdtContent>
          <w:r>
            <w:fldChar w:fldCharType="begin"/>
          </w:r>
          <w:r>
            <w:instrText xml:space="preserve">CITATION MOR02 \n  \l 1046 </w:instrText>
          </w:r>
          <w:r>
            <w:fldChar w:fldCharType="separate"/>
          </w:r>
          <w:r w:rsidRPr="001F3DC9">
            <w:rPr>
              <w:noProof/>
            </w:rPr>
            <w:t>(2002)</w:t>
          </w:r>
          <w:r>
            <w:fldChar w:fldCharType="end"/>
          </w:r>
        </w:sdtContent>
      </w:sdt>
      <w:r>
        <w:t xml:space="preserve"> demonstrou a viabilidade de produção industrial de biopolímero produzido a partir da bactéria </w:t>
      </w:r>
      <w:r w:rsidRPr="00A019F8">
        <w:rPr>
          <w:i/>
        </w:rPr>
        <w:t xml:space="preserve">Beijerinckia </w:t>
      </w:r>
      <w:proofErr w:type="spellStart"/>
      <w:r w:rsidRPr="00A019F8">
        <w:rPr>
          <w:i/>
        </w:rPr>
        <w:t>spp</w:t>
      </w:r>
      <w:proofErr w:type="spellEnd"/>
      <w:r>
        <w:t xml:space="preserve"> </w:t>
      </w:r>
      <w:r w:rsidRPr="00A019F8">
        <w:rPr>
          <w:i/>
        </w:rPr>
        <w:t>7070</w:t>
      </w:r>
      <w:r>
        <w:t xml:space="preserve">, chegando a resultados que demonstram as características pseudoplásticas, </w:t>
      </w:r>
      <w:r w:rsidRPr="00211466">
        <w:t>organolépticas e de suspensão</w:t>
      </w:r>
      <w:r>
        <w:t>, com alta viscosidade e baixa deformação.</w:t>
      </w:r>
    </w:p>
    <w:p w14:paraId="4921D868" w14:textId="552AAA24" w:rsidR="001F3DC9" w:rsidRDefault="001F3DC9" w:rsidP="007842C6">
      <w:r>
        <w:t xml:space="preserve">De acordo com Moreira </w:t>
      </w:r>
      <w:sdt>
        <w:sdtPr>
          <w:id w:val="-1120998326"/>
          <w:citation/>
        </w:sdtPr>
        <w:sdtEndPr/>
        <w:sdtContent>
          <w:r>
            <w:fldChar w:fldCharType="begin"/>
          </w:r>
          <w:r>
            <w:instrText xml:space="preserve">CITATION MOR02 \p 16-17 \n  \l 1046 </w:instrText>
          </w:r>
          <w:r>
            <w:fldChar w:fldCharType="separate"/>
          </w:r>
          <w:r w:rsidRPr="001F3DC9">
            <w:rPr>
              <w:noProof/>
            </w:rPr>
            <w:t>(2002, pp. 16-17)</w:t>
          </w:r>
          <w:r>
            <w:fldChar w:fldCharType="end"/>
          </w:r>
        </w:sdtContent>
      </w:sdt>
      <w:r>
        <w:t xml:space="preserve">, diversa atuações estão sendo realizadas para otimizar os processos de produção de biopolímeros, com objetivo de reduzir a utilização de meios de cultura e  tempo de fermentação. E essas otimizações são fundamentais para a viabilização de produção industrial. </w:t>
      </w:r>
    </w:p>
    <w:p w14:paraId="4023C43F" w14:textId="7DA3D06F" w:rsidR="00980405" w:rsidRDefault="00980405" w:rsidP="00980405">
      <w:pPr>
        <w:pStyle w:val="Subtitle"/>
      </w:pPr>
      <w:bookmarkStart w:id="235" w:name="_Ref45184024"/>
      <w:bookmarkStart w:id="236" w:name="_Ref45183845"/>
      <w:bookmarkStart w:id="237" w:name="_Toc45860752"/>
      <w:r>
        <w:t xml:space="preserve">Quadro </w:t>
      </w:r>
      <w:r w:rsidR="001E79F1">
        <w:fldChar w:fldCharType="begin"/>
      </w:r>
      <w:r w:rsidR="001E79F1">
        <w:instrText xml:space="preserve"> STYLEREF 1 \s </w:instrText>
      </w:r>
      <w:r w:rsidR="001E79F1">
        <w:fldChar w:fldCharType="separate"/>
      </w:r>
      <w:r w:rsidR="00417BE2">
        <w:rPr>
          <w:noProof/>
        </w:rPr>
        <w:t>3</w:t>
      </w:r>
      <w:r w:rsidR="001E79F1">
        <w:rPr>
          <w:noProof/>
        </w:rPr>
        <w:fldChar w:fldCharType="end"/>
      </w:r>
      <w:r w:rsidR="00417BE2">
        <w:t>.</w:t>
      </w:r>
      <w:r w:rsidR="001E79F1">
        <w:fldChar w:fldCharType="begin"/>
      </w:r>
      <w:r w:rsidR="001E79F1">
        <w:instrText xml:space="preserve"> SEQ Quadro \* ARABIC \s 1 </w:instrText>
      </w:r>
      <w:r w:rsidR="001E79F1">
        <w:fldChar w:fldCharType="separate"/>
      </w:r>
      <w:r w:rsidR="00417BE2">
        <w:rPr>
          <w:noProof/>
        </w:rPr>
        <w:t>2</w:t>
      </w:r>
      <w:r w:rsidR="001E79F1">
        <w:rPr>
          <w:noProof/>
        </w:rPr>
        <w:fldChar w:fldCharType="end"/>
      </w:r>
      <w:bookmarkEnd w:id="235"/>
      <w:r>
        <w:tab/>
      </w:r>
      <w:r w:rsidRPr="009E50CF">
        <w:t xml:space="preserve">Comparação de </w:t>
      </w:r>
      <w:r w:rsidRPr="005F7CA8">
        <w:t>potencial</w:t>
      </w:r>
      <w:r w:rsidRPr="009E50CF">
        <w:t xml:space="preserve"> de substituição de alguns polímeros provenientes de fontes fósseis por biopolímeros</w:t>
      </w:r>
      <w:bookmarkEnd w:id="236"/>
      <w:bookmarkEnd w:id="237"/>
    </w:p>
    <w:tbl>
      <w:tblPr>
        <w:tblStyle w:val="TableGrid"/>
        <w:tblW w:w="0" w:type="auto"/>
        <w:tblLook w:val="04A0" w:firstRow="1" w:lastRow="0" w:firstColumn="1" w:lastColumn="0" w:noHBand="0" w:noVBand="1"/>
      </w:tblPr>
      <w:tblGrid>
        <w:gridCol w:w="1150"/>
        <w:gridCol w:w="710"/>
        <w:gridCol w:w="950"/>
        <w:gridCol w:w="946"/>
        <w:gridCol w:w="680"/>
        <w:gridCol w:w="964"/>
        <w:gridCol w:w="680"/>
        <w:gridCol w:w="989"/>
        <w:gridCol w:w="567"/>
        <w:gridCol w:w="737"/>
        <w:gridCol w:w="680"/>
      </w:tblGrid>
      <w:tr w:rsidR="00203C27" w14:paraId="2725291A" w14:textId="77777777" w:rsidTr="00203C27">
        <w:tc>
          <w:tcPr>
            <w:tcW w:w="1150" w:type="dxa"/>
          </w:tcPr>
          <w:p w14:paraId="372C8B64" w14:textId="77777777" w:rsidR="00203C27" w:rsidRPr="000C6266" w:rsidRDefault="00203C27" w:rsidP="004D5246">
            <w:pPr>
              <w:spacing w:after="0" w:line="240" w:lineRule="auto"/>
              <w:ind w:firstLine="0"/>
              <w:jc w:val="center"/>
              <w:rPr>
                <w:b/>
              </w:rPr>
            </w:pPr>
            <w:r w:rsidRPr="000C6266">
              <w:rPr>
                <w:b/>
              </w:rPr>
              <w:t>Polímero</w:t>
            </w:r>
          </w:p>
        </w:tc>
        <w:tc>
          <w:tcPr>
            <w:tcW w:w="710" w:type="dxa"/>
          </w:tcPr>
          <w:p w14:paraId="42EC4163" w14:textId="77777777" w:rsidR="00203C27" w:rsidRPr="000C6266" w:rsidRDefault="00203C27" w:rsidP="004D5246">
            <w:pPr>
              <w:spacing w:after="0" w:line="240" w:lineRule="auto"/>
              <w:ind w:firstLine="0"/>
              <w:jc w:val="center"/>
              <w:rPr>
                <w:b/>
              </w:rPr>
            </w:pPr>
            <w:r w:rsidRPr="000C6266">
              <w:rPr>
                <w:b/>
              </w:rPr>
              <w:t>PVC</w:t>
            </w:r>
          </w:p>
        </w:tc>
        <w:tc>
          <w:tcPr>
            <w:tcW w:w="950" w:type="dxa"/>
          </w:tcPr>
          <w:p w14:paraId="7C95466E" w14:textId="77777777" w:rsidR="00203C27" w:rsidRPr="000C6266" w:rsidRDefault="00203C27" w:rsidP="004D5246">
            <w:pPr>
              <w:spacing w:after="0" w:line="240" w:lineRule="auto"/>
              <w:ind w:firstLine="0"/>
              <w:jc w:val="center"/>
              <w:rPr>
                <w:b/>
              </w:rPr>
            </w:pPr>
            <w:r w:rsidRPr="000C6266">
              <w:rPr>
                <w:b/>
              </w:rPr>
              <w:t>PEAD</w:t>
            </w:r>
          </w:p>
        </w:tc>
        <w:tc>
          <w:tcPr>
            <w:tcW w:w="946" w:type="dxa"/>
          </w:tcPr>
          <w:p w14:paraId="05BBF781" w14:textId="77777777" w:rsidR="00203C27" w:rsidRPr="000C6266" w:rsidRDefault="00203C27" w:rsidP="004D5246">
            <w:pPr>
              <w:spacing w:after="0" w:line="240" w:lineRule="auto"/>
              <w:ind w:firstLine="0"/>
              <w:jc w:val="center"/>
              <w:rPr>
                <w:b/>
              </w:rPr>
            </w:pPr>
            <w:r w:rsidRPr="000C6266">
              <w:rPr>
                <w:b/>
              </w:rPr>
              <w:t>PEBD</w:t>
            </w:r>
          </w:p>
        </w:tc>
        <w:tc>
          <w:tcPr>
            <w:tcW w:w="680" w:type="dxa"/>
          </w:tcPr>
          <w:p w14:paraId="1712C7FD" w14:textId="77777777" w:rsidR="00203C27" w:rsidRPr="000C6266" w:rsidRDefault="00203C27" w:rsidP="004D5246">
            <w:pPr>
              <w:spacing w:after="0" w:line="240" w:lineRule="auto"/>
              <w:ind w:firstLine="0"/>
              <w:jc w:val="center"/>
              <w:rPr>
                <w:b/>
              </w:rPr>
            </w:pPr>
            <w:r w:rsidRPr="000C6266">
              <w:rPr>
                <w:b/>
              </w:rPr>
              <w:t>PP</w:t>
            </w:r>
          </w:p>
        </w:tc>
        <w:tc>
          <w:tcPr>
            <w:tcW w:w="964" w:type="dxa"/>
          </w:tcPr>
          <w:p w14:paraId="033876C0" w14:textId="733D0AC8" w:rsidR="00203C27" w:rsidRPr="000C6266" w:rsidRDefault="00203C27" w:rsidP="004D5246">
            <w:pPr>
              <w:spacing w:after="0" w:line="240" w:lineRule="auto"/>
              <w:ind w:firstLine="0"/>
              <w:jc w:val="center"/>
              <w:rPr>
                <w:b/>
              </w:rPr>
            </w:pPr>
            <w:r w:rsidRPr="00203C27">
              <w:rPr>
                <w:b/>
              </w:rPr>
              <w:t>CC-PS</w:t>
            </w:r>
          </w:p>
        </w:tc>
        <w:tc>
          <w:tcPr>
            <w:tcW w:w="680" w:type="dxa"/>
          </w:tcPr>
          <w:p w14:paraId="468EEA42" w14:textId="62C38E56" w:rsidR="00203C27" w:rsidRPr="000C6266" w:rsidRDefault="00203C27" w:rsidP="004D5246">
            <w:pPr>
              <w:spacing w:after="0" w:line="240" w:lineRule="auto"/>
              <w:ind w:firstLine="0"/>
              <w:jc w:val="center"/>
              <w:rPr>
                <w:b/>
              </w:rPr>
            </w:pPr>
            <w:r w:rsidRPr="000C6266">
              <w:rPr>
                <w:b/>
              </w:rPr>
              <w:t>PS</w:t>
            </w:r>
          </w:p>
        </w:tc>
        <w:tc>
          <w:tcPr>
            <w:tcW w:w="989" w:type="dxa"/>
          </w:tcPr>
          <w:p w14:paraId="73BDCC67" w14:textId="77777777" w:rsidR="00203C27" w:rsidRPr="000C6266" w:rsidRDefault="00203C27" w:rsidP="004D5246">
            <w:pPr>
              <w:spacing w:after="0" w:line="240" w:lineRule="auto"/>
              <w:ind w:firstLine="0"/>
              <w:jc w:val="center"/>
              <w:rPr>
                <w:b/>
              </w:rPr>
            </w:pPr>
            <w:r w:rsidRPr="000C6266">
              <w:rPr>
                <w:b/>
              </w:rPr>
              <w:t>PMMA</w:t>
            </w:r>
          </w:p>
        </w:tc>
        <w:tc>
          <w:tcPr>
            <w:tcW w:w="567" w:type="dxa"/>
          </w:tcPr>
          <w:p w14:paraId="535770DF" w14:textId="77777777" w:rsidR="00203C27" w:rsidRPr="000C6266" w:rsidRDefault="00203C27" w:rsidP="004D5246">
            <w:pPr>
              <w:spacing w:after="0" w:line="240" w:lineRule="auto"/>
              <w:ind w:firstLine="0"/>
              <w:jc w:val="center"/>
              <w:rPr>
                <w:b/>
              </w:rPr>
            </w:pPr>
            <w:r w:rsidRPr="000C6266">
              <w:rPr>
                <w:b/>
              </w:rPr>
              <w:t>PA</w:t>
            </w:r>
          </w:p>
        </w:tc>
        <w:tc>
          <w:tcPr>
            <w:tcW w:w="737" w:type="dxa"/>
          </w:tcPr>
          <w:p w14:paraId="5C91F2C0" w14:textId="77777777" w:rsidR="00203C27" w:rsidRPr="000C6266" w:rsidRDefault="00203C27" w:rsidP="004D5246">
            <w:pPr>
              <w:spacing w:after="0" w:line="240" w:lineRule="auto"/>
              <w:ind w:firstLine="0"/>
              <w:jc w:val="center"/>
              <w:rPr>
                <w:b/>
              </w:rPr>
            </w:pPr>
            <w:r w:rsidRPr="000C6266">
              <w:rPr>
                <w:b/>
              </w:rPr>
              <w:t>PET</w:t>
            </w:r>
          </w:p>
        </w:tc>
        <w:tc>
          <w:tcPr>
            <w:tcW w:w="680" w:type="dxa"/>
          </w:tcPr>
          <w:p w14:paraId="661AA47C" w14:textId="77777777" w:rsidR="00203C27" w:rsidRPr="000C6266" w:rsidRDefault="00203C27" w:rsidP="004D5246">
            <w:pPr>
              <w:spacing w:after="0" w:line="240" w:lineRule="auto"/>
              <w:ind w:firstLine="0"/>
              <w:jc w:val="center"/>
              <w:rPr>
                <w:b/>
              </w:rPr>
            </w:pPr>
            <w:r w:rsidRPr="000C6266">
              <w:rPr>
                <w:b/>
              </w:rPr>
              <w:t>PC</w:t>
            </w:r>
          </w:p>
        </w:tc>
      </w:tr>
      <w:tr w:rsidR="00203C27" w14:paraId="0C1A66F8" w14:textId="77777777" w:rsidTr="00203C27">
        <w:tc>
          <w:tcPr>
            <w:tcW w:w="1150" w:type="dxa"/>
          </w:tcPr>
          <w:p w14:paraId="57A68E2E" w14:textId="77777777" w:rsidR="00203C27" w:rsidRDefault="00203C27" w:rsidP="004D5246">
            <w:pPr>
              <w:spacing w:after="0" w:line="240" w:lineRule="auto"/>
              <w:ind w:firstLine="0"/>
            </w:pPr>
            <w:r>
              <w:t>Amido</w:t>
            </w:r>
          </w:p>
        </w:tc>
        <w:tc>
          <w:tcPr>
            <w:tcW w:w="710" w:type="dxa"/>
          </w:tcPr>
          <w:p w14:paraId="2BA95C58" w14:textId="77777777" w:rsidR="00203C27" w:rsidRDefault="00203C27" w:rsidP="004D5246">
            <w:pPr>
              <w:spacing w:after="0" w:line="240" w:lineRule="auto"/>
              <w:ind w:firstLine="0"/>
              <w:jc w:val="center"/>
            </w:pPr>
            <w:r>
              <w:t>-</w:t>
            </w:r>
          </w:p>
        </w:tc>
        <w:tc>
          <w:tcPr>
            <w:tcW w:w="950" w:type="dxa"/>
          </w:tcPr>
          <w:p w14:paraId="1B486972" w14:textId="77777777" w:rsidR="00203C27" w:rsidRDefault="00203C27" w:rsidP="004D5246">
            <w:pPr>
              <w:spacing w:after="0" w:line="240" w:lineRule="auto"/>
              <w:ind w:firstLine="0"/>
              <w:jc w:val="center"/>
            </w:pPr>
            <w:r>
              <w:t>+</w:t>
            </w:r>
          </w:p>
        </w:tc>
        <w:tc>
          <w:tcPr>
            <w:tcW w:w="946" w:type="dxa"/>
          </w:tcPr>
          <w:p w14:paraId="44020D36" w14:textId="77777777" w:rsidR="00203C27" w:rsidRDefault="00203C27" w:rsidP="004D5246">
            <w:pPr>
              <w:spacing w:after="0" w:line="240" w:lineRule="auto"/>
              <w:ind w:firstLine="0"/>
              <w:jc w:val="center"/>
            </w:pPr>
            <w:r>
              <w:t>+</w:t>
            </w:r>
          </w:p>
        </w:tc>
        <w:tc>
          <w:tcPr>
            <w:tcW w:w="680" w:type="dxa"/>
          </w:tcPr>
          <w:p w14:paraId="1DC19F72" w14:textId="77777777" w:rsidR="00203C27" w:rsidRDefault="00203C27" w:rsidP="004D5246">
            <w:pPr>
              <w:spacing w:after="0" w:line="240" w:lineRule="auto"/>
              <w:ind w:firstLine="0"/>
              <w:jc w:val="center"/>
            </w:pPr>
            <w:r>
              <w:t>+</w:t>
            </w:r>
          </w:p>
        </w:tc>
        <w:tc>
          <w:tcPr>
            <w:tcW w:w="964" w:type="dxa"/>
          </w:tcPr>
          <w:p w14:paraId="62FC2D51" w14:textId="73C1689A" w:rsidR="00203C27" w:rsidRDefault="00B63EB7" w:rsidP="004D5246">
            <w:pPr>
              <w:spacing w:after="0" w:line="240" w:lineRule="auto"/>
              <w:ind w:firstLine="0"/>
              <w:jc w:val="center"/>
            </w:pPr>
            <w:r>
              <w:t>?</w:t>
            </w:r>
          </w:p>
        </w:tc>
        <w:tc>
          <w:tcPr>
            <w:tcW w:w="680" w:type="dxa"/>
          </w:tcPr>
          <w:p w14:paraId="280E8F30" w14:textId="283060BE" w:rsidR="00203C27" w:rsidRDefault="00203C27" w:rsidP="004D5246">
            <w:pPr>
              <w:spacing w:after="0" w:line="240" w:lineRule="auto"/>
              <w:ind w:firstLine="0"/>
              <w:jc w:val="center"/>
            </w:pPr>
            <w:r>
              <w:t>-</w:t>
            </w:r>
          </w:p>
        </w:tc>
        <w:tc>
          <w:tcPr>
            <w:tcW w:w="989" w:type="dxa"/>
          </w:tcPr>
          <w:p w14:paraId="5197F5CF" w14:textId="77777777" w:rsidR="00203C27" w:rsidRDefault="00203C27" w:rsidP="004D5246">
            <w:pPr>
              <w:spacing w:after="0" w:line="240" w:lineRule="auto"/>
              <w:ind w:firstLine="0"/>
              <w:jc w:val="center"/>
            </w:pPr>
            <w:r>
              <w:t>-</w:t>
            </w:r>
          </w:p>
        </w:tc>
        <w:tc>
          <w:tcPr>
            <w:tcW w:w="567" w:type="dxa"/>
          </w:tcPr>
          <w:p w14:paraId="4DBDEA14" w14:textId="77777777" w:rsidR="00203C27" w:rsidRDefault="00203C27" w:rsidP="004D5246">
            <w:pPr>
              <w:spacing w:after="0" w:line="240" w:lineRule="auto"/>
              <w:ind w:firstLine="0"/>
              <w:jc w:val="center"/>
            </w:pPr>
            <w:r>
              <w:t>-</w:t>
            </w:r>
          </w:p>
        </w:tc>
        <w:tc>
          <w:tcPr>
            <w:tcW w:w="737" w:type="dxa"/>
          </w:tcPr>
          <w:p w14:paraId="09C9DFFB" w14:textId="77777777" w:rsidR="00203C27" w:rsidRDefault="00203C27" w:rsidP="004D5246">
            <w:pPr>
              <w:spacing w:after="0" w:line="240" w:lineRule="auto"/>
              <w:ind w:firstLine="0"/>
              <w:jc w:val="center"/>
            </w:pPr>
            <w:r>
              <w:t>-</w:t>
            </w:r>
          </w:p>
        </w:tc>
        <w:tc>
          <w:tcPr>
            <w:tcW w:w="680" w:type="dxa"/>
          </w:tcPr>
          <w:p w14:paraId="20A24414" w14:textId="77777777" w:rsidR="00203C27" w:rsidRDefault="00203C27" w:rsidP="004D5246">
            <w:pPr>
              <w:spacing w:after="0" w:line="240" w:lineRule="auto"/>
              <w:ind w:firstLine="0"/>
              <w:jc w:val="center"/>
            </w:pPr>
            <w:r>
              <w:t>-</w:t>
            </w:r>
          </w:p>
        </w:tc>
      </w:tr>
      <w:tr w:rsidR="00203C27" w14:paraId="144447B1" w14:textId="77777777" w:rsidTr="00203C27">
        <w:tc>
          <w:tcPr>
            <w:tcW w:w="1150" w:type="dxa"/>
          </w:tcPr>
          <w:p w14:paraId="6BECF84E" w14:textId="77777777" w:rsidR="00203C27" w:rsidRDefault="00203C27" w:rsidP="004D5246">
            <w:pPr>
              <w:spacing w:after="0" w:line="240" w:lineRule="auto"/>
              <w:ind w:firstLine="0"/>
            </w:pPr>
            <w:r>
              <w:t>PLA</w:t>
            </w:r>
          </w:p>
        </w:tc>
        <w:tc>
          <w:tcPr>
            <w:tcW w:w="710" w:type="dxa"/>
          </w:tcPr>
          <w:p w14:paraId="7CFEBBB9" w14:textId="77777777" w:rsidR="00203C27" w:rsidRDefault="00203C27" w:rsidP="004D5246">
            <w:pPr>
              <w:spacing w:after="0" w:line="240" w:lineRule="auto"/>
              <w:ind w:firstLine="0"/>
              <w:jc w:val="center"/>
            </w:pPr>
            <w:r>
              <w:t>-</w:t>
            </w:r>
          </w:p>
        </w:tc>
        <w:tc>
          <w:tcPr>
            <w:tcW w:w="950" w:type="dxa"/>
          </w:tcPr>
          <w:p w14:paraId="53749DEB" w14:textId="77777777" w:rsidR="00203C27" w:rsidRDefault="00203C27" w:rsidP="004D5246">
            <w:pPr>
              <w:spacing w:after="0" w:line="240" w:lineRule="auto"/>
              <w:ind w:firstLine="0"/>
              <w:jc w:val="center"/>
            </w:pPr>
            <w:r>
              <w:t>+</w:t>
            </w:r>
          </w:p>
        </w:tc>
        <w:tc>
          <w:tcPr>
            <w:tcW w:w="946" w:type="dxa"/>
          </w:tcPr>
          <w:p w14:paraId="3BDB27FF" w14:textId="77777777" w:rsidR="00203C27" w:rsidRDefault="00203C27" w:rsidP="004D5246">
            <w:pPr>
              <w:spacing w:after="0" w:line="240" w:lineRule="auto"/>
              <w:ind w:firstLine="0"/>
              <w:jc w:val="center"/>
            </w:pPr>
            <w:r>
              <w:t>-</w:t>
            </w:r>
          </w:p>
        </w:tc>
        <w:tc>
          <w:tcPr>
            <w:tcW w:w="680" w:type="dxa"/>
          </w:tcPr>
          <w:p w14:paraId="619A437E" w14:textId="77777777" w:rsidR="00203C27" w:rsidRDefault="00203C27" w:rsidP="004D5246">
            <w:pPr>
              <w:spacing w:after="0" w:line="240" w:lineRule="auto"/>
              <w:ind w:firstLine="0"/>
              <w:jc w:val="center"/>
            </w:pPr>
            <w:r>
              <w:t>+</w:t>
            </w:r>
          </w:p>
        </w:tc>
        <w:tc>
          <w:tcPr>
            <w:tcW w:w="964" w:type="dxa"/>
          </w:tcPr>
          <w:p w14:paraId="266081C8" w14:textId="245D9559" w:rsidR="00203C27" w:rsidRDefault="00886ADE" w:rsidP="004D5246">
            <w:pPr>
              <w:spacing w:after="0" w:line="240" w:lineRule="auto"/>
              <w:ind w:firstLine="0"/>
              <w:jc w:val="center"/>
            </w:pPr>
            <w:r>
              <w:t>-</w:t>
            </w:r>
          </w:p>
        </w:tc>
        <w:tc>
          <w:tcPr>
            <w:tcW w:w="680" w:type="dxa"/>
          </w:tcPr>
          <w:p w14:paraId="761C1B27" w14:textId="7F637A87" w:rsidR="00203C27" w:rsidRDefault="00203C27" w:rsidP="004D5246">
            <w:pPr>
              <w:spacing w:after="0" w:line="240" w:lineRule="auto"/>
              <w:ind w:firstLine="0"/>
              <w:jc w:val="center"/>
            </w:pPr>
            <w:r>
              <w:t>+</w:t>
            </w:r>
          </w:p>
        </w:tc>
        <w:tc>
          <w:tcPr>
            <w:tcW w:w="989" w:type="dxa"/>
          </w:tcPr>
          <w:p w14:paraId="2F4A93F7" w14:textId="77777777" w:rsidR="00203C27" w:rsidRDefault="00203C27" w:rsidP="004D5246">
            <w:pPr>
              <w:spacing w:after="0" w:line="240" w:lineRule="auto"/>
              <w:ind w:firstLine="0"/>
              <w:jc w:val="center"/>
            </w:pPr>
            <w:r>
              <w:t>-</w:t>
            </w:r>
          </w:p>
        </w:tc>
        <w:tc>
          <w:tcPr>
            <w:tcW w:w="567" w:type="dxa"/>
          </w:tcPr>
          <w:p w14:paraId="5B1B3AAD" w14:textId="77777777" w:rsidR="00203C27" w:rsidRDefault="00203C27" w:rsidP="004D5246">
            <w:pPr>
              <w:spacing w:after="0" w:line="240" w:lineRule="auto"/>
              <w:ind w:firstLine="0"/>
              <w:jc w:val="center"/>
            </w:pPr>
            <w:r>
              <w:t>+</w:t>
            </w:r>
          </w:p>
        </w:tc>
        <w:tc>
          <w:tcPr>
            <w:tcW w:w="737" w:type="dxa"/>
          </w:tcPr>
          <w:p w14:paraId="3EA6F7C8" w14:textId="77777777" w:rsidR="00203C27" w:rsidRDefault="00203C27" w:rsidP="004D5246">
            <w:pPr>
              <w:spacing w:after="0" w:line="240" w:lineRule="auto"/>
              <w:ind w:firstLine="0"/>
              <w:jc w:val="center"/>
            </w:pPr>
            <w:r>
              <w:t>+</w:t>
            </w:r>
          </w:p>
        </w:tc>
        <w:tc>
          <w:tcPr>
            <w:tcW w:w="680" w:type="dxa"/>
          </w:tcPr>
          <w:p w14:paraId="267C93F1" w14:textId="77777777" w:rsidR="00203C27" w:rsidRDefault="00203C27" w:rsidP="004D5246">
            <w:pPr>
              <w:spacing w:after="0" w:line="240" w:lineRule="auto"/>
              <w:ind w:firstLine="0"/>
              <w:jc w:val="center"/>
            </w:pPr>
            <w:r>
              <w:t>-</w:t>
            </w:r>
          </w:p>
        </w:tc>
      </w:tr>
      <w:tr w:rsidR="00203C27" w14:paraId="49C3848B" w14:textId="77777777" w:rsidTr="00203C27">
        <w:trPr>
          <w:trHeight w:val="302"/>
        </w:trPr>
        <w:tc>
          <w:tcPr>
            <w:tcW w:w="1150" w:type="dxa"/>
          </w:tcPr>
          <w:p w14:paraId="1A7EFB30" w14:textId="77777777" w:rsidR="00203C27" w:rsidRDefault="00203C27" w:rsidP="004D5246">
            <w:pPr>
              <w:spacing w:after="0" w:line="240" w:lineRule="auto"/>
              <w:ind w:firstLine="0"/>
            </w:pPr>
            <w:r>
              <w:t>PHB</w:t>
            </w:r>
          </w:p>
        </w:tc>
        <w:tc>
          <w:tcPr>
            <w:tcW w:w="710" w:type="dxa"/>
          </w:tcPr>
          <w:p w14:paraId="14772886" w14:textId="77777777" w:rsidR="00203C27" w:rsidRDefault="00203C27" w:rsidP="004D5246">
            <w:pPr>
              <w:spacing w:after="0" w:line="240" w:lineRule="auto"/>
              <w:ind w:firstLine="0"/>
              <w:jc w:val="center"/>
            </w:pPr>
            <w:r>
              <w:t>-</w:t>
            </w:r>
          </w:p>
        </w:tc>
        <w:tc>
          <w:tcPr>
            <w:tcW w:w="950" w:type="dxa"/>
          </w:tcPr>
          <w:p w14:paraId="3A5A461E" w14:textId="77777777" w:rsidR="00203C27" w:rsidRDefault="00203C27" w:rsidP="004D5246">
            <w:pPr>
              <w:spacing w:after="0" w:line="240" w:lineRule="auto"/>
              <w:ind w:firstLine="0"/>
              <w:jc w:val="center"/>
            </w:pPr>
            <w:r>
              <w:t>+</w:t>
            </w:r>
          </w:p>
        </w:tc>
        <w:tc>
          <w:tcPr>
            <w:tcW w:w="946" w:type="dxa"/>
          </w:tcPr>
          <w:p w14:paraId="3440B189" w14:textId="77777777" w:rsidR="00203C27" w:rsidRDefault="00203C27" w:rsidP="004D5246">
            <w:pPr>
              <w:spacing w:after="0" w:line="240" w:lineRule="auto"/>
              <w:ind w:firstLine="0"/>
              <w:jc w:val="center"/>
            </w:pPr>
            <w:r>
              <w:t>-</w:t>
            </w:r>
          </w:p>
        </w:tc>
        <w:tc>
          <w:tcPr>
            <w:tcW w:w="680" w:type="dxa"/>
          </w:tcPr>
          <w:p w14:paraId="30E796EF" w14:textId="77777777" w:rsidR="00203C27" w:rsidRDefault="00203C27" w:rsidP="004D5246">
            <w:pPr>
              <w:spacing w:after="0" w:line="240" w:lineRule="auto"/>
              <w:ind w:firstLine="0"/>
              <w:jc w:val="center"/>
            </w:pPr>
            <w:r>
              <w:t>++</w:t>
            </w:r>
          </w:p>
        </w:tc>
        <w:tc>
          <w:tcPr>
            <w:tcW w:w="964" w:type="dxa"/>
          </w:tcPr>
          <w:p w14:paraId="74DC6CCE" w14:textId="07D3971E" w:rsidR="00203C27" w:rsidRDefault="00203C27" w:rsidP="004D5246">
            <w:pPr>
              <w:spacing w:after="0" w:line="240" w:lineRule="auto"/>
              <w:ind w:firstLine="0"/>
              <w:jc w:val="center"/>
            </w:pPr>
            <w:r>
              <w:t>++</w:t>
            </w:r>
          </w:p>
        </w:tc>
        <w:tc>
          <w:tcPr>
            <w:tcW w:w="680" w:type="dxa"/>
          </w:tcPr>
          <w:p w14:paraId="3F961136" w14:textId="5F5FAF7E" w:rsidR="00203C27" w:rsidRDefault="00203C27" w:rsidP="004D5246">
            <w:pPr>
              <w:spacing w:after="0" w:line="240" w:lineRule="auto"/>
              <w:ind w:firstLine="0"/>
              <w:jc w:val="center"/>
            </w:pPr>
            <w:r>
              <w:t>+</w:t>
            </w:r>
          </w:p>
        </w:tc>
        <w:tc>
          <w:tcPr>
            <w:tcW w:w="989" w:type="dxa"/>
          </w:tcPr>
          <w:p w14:paraId="7B1F1BE8" w14:textId="77777777" w:rsidR="00203C27" w:rsidRDefault="00203C27" w:rsidP="004D5246">
            <w:pPr>
              <w:spacing w:after="0" w:line="240" w:lineRule="auto"/>
              <w:ind w:firstLine="0"/>
              <w:jc w:val="center"/>
            </w:pPr>
            <w:r>
              <w:t>-</w:t>
            </w:r>
          </w:p>
        </w:tc>
        <w:tc>
          <w:tcPr>
            <w:tcW w:w="567" w:type="dxa"/>
          </w:tcPr>
          <w:p w14:paraId="737E8492" w14:textId="77777777" w:rsidR="00203C27" w:rsidRDefault="00203C27" w:rsidP="004D5246">
            <w:pPr>
              <w:spacing w:after="0" w:line="240" w:lineRule="auto"/>
              <w:ind w:firstLine="0"/>
              <w:jc w:val="center"/>
            </w:pPr>
            <w:r>
              <w:t>-</w:t>
            </w:r>
          </w:p>
        </w:tc>
        <w:tc>
          <w:tcPr>
            <w:tcW w:w="737" w:type="dxa"/>
          </w:tcPr>
          <w:p w14:paraId="57B0C774" w14:textId="77777777" w:rsidR="00203C27" w:rsidRDefault="00203C27" w:rsidP="004D5246">
            <w:pPr>
              <w:spacing w:after="0" w:line="240" w:lineRule="auto"/>
              <w:ind w:firstLine="0"/>
              <w:jc w:val="center"/>
            </w:pPr>
            <w:r>
              <w:t>-</w:t>
            </w:r>
          </w:p>
        </w:tc>
        <w:tc>
          <w:tcPr>
            <w:tcW w:w="680" w:type="dxa"/>
          </w:tcPr>
          <w:p w14:paraId="33E09511" w14:textId="77777777" w:rsidR="00203C27" w:rsidRDefault="00203C27" w:rsidP="004D5246">
            <w:pPr>
              <w:spacing w:after="0" w:line="240" w:lineRule="auto"/>
              <w:ind w:firstLine="0"/>
              <w:jc w:val="center"/>
            </w:pPr>
            <w:r>
              <w:t>-</w:t>
            </w:r>
          </w:p>
        </w:tc>
      </w:tr>
      <w:tr w:rsidR="00203C27" w14:paraId="3BF1015E" w14:textId="77777777" w:rsidTr="00203C27">
        <w:tc>
          <w:tcPr>
            <w:tcW w:w="1150" w:type="dxa"/>
          </w:tcPr>
          <w:p w14:paraId="6CC09A64" w14:textId="77777777" w:rsidR="00203C27" w:rsidRDefault="00203C27" w:rsidP="004D5246">
            <w:pPr>
              <w:spacing w:after="0" w:line="240" w:lineRule="auto"/>
              <w:ind w:firstLine="0"/>
            </w:pPr>
            <w:proofErr w:type="spellStart"/>
            <w:r>
              <w:t>PHBHx</w:t>
            </w:r>
            <w:proofErr w:type="spellEnd"/>
          </w:p>
        </w:tc>
        <w:tc>
          <w:tcPr>
            <w:tcW w:w="710" w:type="dxa"/>
          </w:tcPr>
          <w:p w14:paraId="33EFDCA0" w14:textId="77777777" w:rsidR="00203C27" w:rsidRDefault="00203C27" w:rsidP="004D5246">
            <w:pPr>
              <w:spacing w:after="0" w:line="240" w:lineRule="auto"/>
              <w:ind w:firstLine="0"/>
              <w:jc w:val="center"/>
            </w:pPr>
            <w:r>
              <w:t>+</w:t>
            </w:r>
          </w:p>
        </w:tc>
        <w:tc>
          <w:tcPr>
            <w:tcW w:w="950" w:type="dxa"/>
          </w:tcPr>
          <w:p w14:paraId="13EFA7FD" w14:textId="77777777" w:rsidR="00203C27" w:rsidRDefault="00203C27" w:rsidP="004D5246">
            <w:pPr>
              <w:spacing w:after="0" w:line="240" w:lineRule="auto"/>
              <w:ind w:firstLine="0"/>
              <w:jc w:val="center"/>
            </w:pPr>
            <w:r>
              <w:t>++</w:t>
            </w:r>
          </w:p>
        </w:tc>
        <w:tc>
          <w:tcPr>
            <w:tcW w:w="946" w:type="dxa"/>
          </w:tcPr>
          <w:p w14:paraId="6C0C61C9" w14:textId="77777777" w:rsidR="00203C27" w:rsidRDefault="00203C27" w:rsidP="004D5246">
            <w:pPr>
              <w:spacing w:after="0" w:line="240" w:lineRule="auto"/>
              <w:ind w:firstLine="0"/>
              <w:jc w:val="center"/>
            </w:pPr>
            <w:r>
              <w:t>++</w:t>
            </w:r>
          </w:p>
        </w:tc>
        <w:tc>
          <w:tcPr>
            <w:tcW w:w="680" w:type="dxa"/>
          </w:tcPr>
          <w:p w14:paraId="321043CC" w14:textId="77777777" w:rsidR="00203C27" w:rsidRDefault="00203C27" w:rsidP="004D5246">
            <w:pPr>
              <w:spacing w:after="0" w:line="240" w:lineRule="auto"/>
              <w:ind w:firstLine="0"/>
              <w:jc w:val="center"/>
            </w:pPr>
            <w:r>
              <w:t>++</w:t>
            </w:r>
          </w:p>
        </w:tc>
        <w:tc>
          <w:tcPr>
            <w:tcW w:w="964" w:type="dxa"/>
          </w:tcPr>
          <w:p w14:paraId="0DD3E129" w14:textId="37F30D14" w:rsidR="00203C27" w:rsidRDefault="00B63EB7" w:rsidP="004D5246">
            <w:pPr>
              <w:spacing w:after="0" w:line="240" w:lineRule="auto"/>
              <w:ind w:firstLine="0"/>
              <w:jc w:val="center"/>
            </w:pPr>
            <w:r>
              <w:t>?</w:t>
            </w:r>
          </w:p>
        </w:tc>
        <w:tc>
          <w:tcPr>
            <w:tcW w:w="680" w:type="dxa"/>
          </w:tcPr>
          <w:p w14:paraId="3505B29D" w14:textId="47471A97" w:rsidR="00203C27" w:rsidRDefault="00203C27" w:rsidP="004D5246">
            <w:pPr>
              <w:spacing w:after="0" w:line="240" w:lineRule="auto"/>
              <w:ind w:firstLine="0"/>
              <w:jc w:val="center"/>
            </w:pPr>
            <w:r>
              <w:t>+</w:t>
            </w:r>
          </w:p>
        </w:tc>
        <w:tc>
          <w:tcPr>
            <w:tcW w:w="989" w:type="dxa"/>
          </w:tcPr>
          <w:p w14:paraId="36A21225" w14:textId="77777777" w:rsidR="00203C27" w:rsidRDefault="00203C27" w:rsidP="004D5246">
            <w:pPr>
              <w:spacing w:after="0" w:line="240" w:lineRule="auto"/>
              <w:ind w:firstLine="0"/>
              <w:jc w:val="center"/>
            </w:pPr>
            <w:r>
              <w:t>-</w:t>
            </w:r>
          </w:p>
        </w:tc>
        <w:tc>
          <w:tcPr>
            <w:tcW w:w="567" w:type="dxa"/>
          </w:tcPr>
          <w:p w14:paraId="029ED882" w14:textId="77777777" w:rsidR="00203C27" w:rsidRDefault="00203C27" w:rsidP="004D5246">
            <w:pPr>
              <w:spacing w:after="0" w:line="240" w:lineRule="auto"/>
              <w:ind w:firstLine="0"/>
              <w:jc w:val="center"/>
            </w:pPr>
            <w:r>
              <w:t>-</w:t>
            </w:r>
          </w:p>
        </w:tc>
        <w:tc>
          <w:tcPr>
            <w:tcW w:w="737" w:type="dxa"/>
          </w:tcPr>
          <w:p w14:paraId="22E49625" w14:textId="77777777" w:rsidR="00203C27" w:rsidRDefault="00203C27" w:rsidP="004D5246">
            <w:pPr>
              <w:spacing w:after="0" w:line="240" w:lineRule="auto"/>
              <w:ind w:firstLine="0"/>
              <w:jc w:val="center"/>
            </w:pPr>
            <w:r>
              <w:t>+</w:t>
            </w:r>
          </w:p>
        </w:tc>
        <w:tc>
          <w:tcPr>
            <w:tcW w:w="680" w:type="dxa"/>
          </w:tcPr>
          <w:p w14:paraId="3660D5A6" w14:textId="77777777" w:rsidR="00203C27" w:rsidRDefault="00203C27" w:rsidP="004D5246">
            <w:pPr>
              <w:spacing w:after="0" w:line="240" w:lineRule="auto"/>
              <w:ind w:firstLine="0"/>
              <w:jc w:val="center"/>
            </w:pPr>
            <w:r>
              <w:t>-</w:t>
            </w:r>
          </w:p>
        </w:tc>
      </w:tr>
    </w:tbl>
    <w:p w14:paraId="27CE589A" w14:textId="77777777" w:rsidR="00980405" w:rsidRPr="001339BA" w:rsidRDefault="00980405" w:rsidP="00980405">
      <w:pPr>
        <w:pStyle w:val="Quote"/>
      </w:pPr>
      <w:r w:rsidRPr="001339BA">
        <w:t>Legenda: +</w:t>
      </w:r>
      <w:proofErr w:type="gramStart"/>
      <w:r w:rsidRPr="001339BA">
        <w:t>+</w:t>
      </w:r>
      <w:proofErr w:type="gramEnd"/>
      <w:r w:rsidRPr="001339BA">
        <w:t xml:space="preserve"> Substituição completa; + Substituição parcial; - Não substitui </w:t>
      </w:r>
    </w:p>
    <w:p w14:paraId="3229E38A" w14:textId="1BF572F8" w:rsidR="00980405" w:rsidRPr="001339BA" w:rsidRDefault="00980405" w:rsidP="00980405">
      <w:pPr>
        <w:pStyle w:val="Quote"/>
      </w:pPr>
      <w:r>
        <w:t>Fonte</w:t>
      </w:r>
      <w:r w:rsidRPr="001339BA">
        <w:t>: Reproduzido de</w:t>
      </w:r>
      <w:r w:rsidR="00235A5F">
        <w:t xml:space="preserve"> </w:t>
      </w:r>
      <w:r w:rsidRPr="001339BA">
        <w:t xml:space="preserve"> </w:t>
      </w:r>
      <w:sdt>
        <w:sdtPr>
          <w:id w:val="307675983"/>
          <w:citation/>
        </w:sdtPr>
        <w:sdtEndPr/>
        <w:sdtContent>
          <w:r w:rsidRPr="001339BA">
            <w:fldChar w:fldCharType="begin"/>
          </w:r>
          <w:r w:rsidRPr="001339BA">
            <w:instrText xml:space="preserve">CITATION BRI11 \p 128 \l 1046 </w:instrText>
          </w:r>
          <w:r w:rsidRPr="001339BA">
            <w:fldChar w:fldCharType="separate"/>
          </w:r>
          <w:r w:rsidRPr="00980405">
            <w:rPr>
              <w:noProof/>
            </w:rPr>
            <w:t>(BRITO, et al., 2011, p. 128)</w:t>
          </w:r>
          <w:r w:rsidRPr="001339BA">
            <w:fldChar w:fldCharType="end"/>
          </w:r>
        </w:sdtContent>
      </w:sdt>
      <w:r w:rsidR="00235A5F">
        <w:t xml:space="preserve"> e </w:t>
      </w:r>
      <w:sdt>
        <w:sdtPr>
          <w:id w:val="-1419481843"/>
          <w:citation/>
        </w:sdtPr>
        <w:sdtEndPr/>
        <w:sdtContent>
          <w:r w:rsidR="00235A5F">
            <w:fldChar w:fldCharType="begin"/>
          </w:r>
          <w:r w:rsidR="00235A5F">
            <w:instrText xml:space="preserve"> CITATION WOL05 \l 1046 </w:instrText>
          </w:r>
          <w:r w:rsidR="00235A5F">
            <w:fldChar w:fldCharType="separate"/>
          </w:r>
          <w:r w:rsidR="00235A5F" w:rsidRPr="00235A5F">
            <w:rPr>
              <w:noProof/>
            </w:rPr>
            <w:t>(WOLF, Oliver, 2005)</w:t>
          </w:r>
          <w:r w:rsidR="00235A5F">
            <w:fldChar w:fldCharType="end"/>
          </w:r>
        </w:sdtContent>
      </w:sdt>
    </w:p>
    <w:p w14:paraId="055BE878" w14:textId="77777777" w:rsidR="007842C6" w:rsidRDefault="007842C6" w:rsidP="001F3DC9">
      <w:pPr>
        <w:pStyle w:val="NoSpacing"/>
      </w:pPr>
    </w:p>
    <w:p w14:paraId="55020C89" w14:textId="12B3140A" w:rsidR="00FC2A10" w:rsidRDefault="00980405" w:rsidP="001F3DC9">
      <w:pPr>
        <w:pStyle w:val="NoSpacing"/>
      </w:pPr>
      <w:r>
        <w:t xml:space="preserve">Dentre os biopolímeros analisados por </w:t>
      </w:r>
      <w:r w:rsidRPr="004A7BC4">
        <w:rPr>
          <w:noProof/>
        </w:rPr>
        <w:t xml:space="preserve">Brito </w:t>
      </w:r>
      <w:r w:rsidRPr="00E6704D">
        <w:rPr>
          <w:i/>
          <w:noProof/>
        </w:rPr>
        <w:t>et al</w:t>
      </w:r>
      <w:r w:rsidRPr="004A7BC4">
        <w:rPr>
          <w:noProof/>
        </w:rPr>
        <w:t>.</w:t>
      </w:r>
      <w:r>
        <w:rPr>
          <w:noProof/>
        </w:rPr>
        <w:t xml:space="preserve"> </w:t>
      </w:r>
      <w:sdt>
        <w:sdtPr>
          <w:id w:val="-1811316199"/>
          <w:citation/>
        </w:sdtPr>
        <w:sdtEndPr/>
        <w:sdtContent>
          <w:r>
            <w:fldChar w:fldCharType="begin"/>
          </w:r>
          <w:r>
            <w:instrText xml:space="preserve">CITATION BRI11 \p 127 \n  \l 1046 </w:instrText>
          </w:r>
          <w:r>
            <w:fldChar w:fldCharType="separate"/>
          </w:r>
          <w:r w:rsidRPr="00980405">
            <w:rPr>
              <w:noProof/>
            </w:rPr>
            <w:t>(2011, p. 127)</w:t>
          </w:r>
          <w:r>
            <w:fldChar w:fldCharType="end"/>
          </w:r>
        </w:sdtContent>
      </w:sdt>
      <w:r>
        <w:t xml:space="preserve"> o PHB e o </w:t>
      </w:r>
      <w:proofErr w:type="spellStart"/>
      <w:r>
        <w:t>PHBHx</w:t>
      </w:r>
      <w:proofErr w:type="spellEnd"/>
      <w:r>
        <w:t xml:space="preserve"> são os que apresentam maior potencial de substituição para uso industrial aos polímeros de origens fósseis. O PHB possui potencial de substituição parcial para o PEAD e PS e substituição completa para PP. O </w:t>
      </w:r>
      <w:proofErr w:type="spellStart"/>
      <w:r>
        <w:t>PHBHx</w:t>
      </w:r>
      <w:proofErr w:type="spellEnd"/>
      <w:r>
        <w:t xml:space="preserve"> possui potencial para substituição parcial para PVC, PS e PET e substituição completa para PEAD, PEBD e PP.</w:t>
      </w:r>
    </w:p>
    <w:p w14:paraId="43F1340A" w14:textId="1D0958E1" w:rsidR="00CA7B1B" w:rsidRDefault="002422EC" w:rsidP="009F53DB">
      <w:pPr>
        <w:pStyle w:val="NoSpacing"/>
        <w:rPr>
          <w:noProof/>
        </w:rPr>
      </w:pPr>
      <w:r>
        <w:lastRenderedPageBreak/>
        <w:t>O</w:t>
      </w:r>
      <w:r w:rsidR="000E1349">
        <w:t xml:space="preserve"> </w:t>
      </w:r>
      <w:r w:rsidR="00162C05">
        <w:fldChar w:fldCharType="begin"/>
      </w:r>
      <w:r w:rsidR="00162C05">
        <w:instrText xml:space="preserve"> REF _Ref45182616 \h </w:instrText>
      </w:r>
      <w:r w:rsidR="00162C05">
        <w:fldChar w:fldCharType="separate"/>
      </w:r>
      <w:r w:rsidR="00162C05">
        <w:t xml:space="preserve">Quadro </w:t>
      </w:r>
      <w:r w:rsidR="00162C05">
        <w:rPr>
          <w:noProof/>
        </w:rPr>
        <w:t>3</w:t>
      </w:r>
      <w:r w:rsidR="00162C05">
        <w:t>.</w:t>
      </w:r>
      <w:r w:rsidR="00162C05">
        <w:rPr>
          <w:noProof/>
        </w:rPr>
        <w:t>3</w:t>
      </w:r>
      <w:r w:rsidR="00162C05">
        <w:fldChar w:fldCharType="end"/>
      </w:r>
      <w:r w:rsidR="00162C05">
        <w:t xml:space="preserve">, representa os produtores comerciais </w:t>
      </w:r>
      <w:r>
        <w:t xml:space="preserve">de polímeros da família PHA identificados por </w:t>
      </w:r>
      <w:r>
        <w:rPr>
          <w:noProof/>
        </w:rPr>
        <w:t xml:space="preserve">Brito </w:t>
      </w:r>
      <w:sdt>
        <w:sdtPr>
          <w:rPr>
            <w:noProof/>
          </w:rPr>
          <w:id w:val="155116656"/>
          <w:citation/>
        </w:sdtPr>
        <w:sdtEndPr/>
        <w:sdtContent>
          <w:r>
            <w:rPr>
              <w:noProof/>
            </w:rPr>
            <w:fldChar w:fldCharType="begin"/>
          </w:r>
          <w:r>
            <w:rPr>
              <w:noProof/>
            </w:rPr>
            <w:instrText xml:space="preserve">CITATION BRI11 \n  \l 1046 </w:instrText>
          </w:r>
          <w:r>
            <w:rPr>
              <w:noProof/>
            </w:rPr>
            <w:fldChar w:fldCharType="separate"/>
          </w:r>
          <w:r w:rsidRPr="002422EC">
            <w:rPr>
              <w:noProof/>
            </w:rPr>
            <w:t>(2011)</w:t>
          </w:r>
          <w:r>
            <w:rPr>
              <w:noProof/>
            </w:rPr>
            <w:fldChar w:fldCharType="end"/>
          </w:r>
        </w:sdtContent>
      </w:sdt>
      <w:r>
        <w:rPr>
          <w:noProof/>
        </w:rPr>
        <w:t xml:space="preserve"> em 2011. </w:t>
      </w:r>
    </w:p>
    <w:p w14:paraId="61A0E022" w14:textId="5DE1C673" w:rsidR="00347FF8" w:rsidRDefault="00347FF8" w:rsidP="00347FF8">
      <w:pPr>
        <w:pStyle w:val="Subtitle"/>
      </w:pPr>
      <w:bookmarkStart w:id="238" w:name="_Ref45361496"/>
      <w:bookmarkStart w:id="239" w:name="_Ref45182616"/>
      <w:bookmarkStart w:id="240" w:name="_Toc45860753"/>
      <w:r>
        <w:t xml:space="preserve">Quadro </w:t>
      </w:r>
      <w:r w:rsidR="001E79F1">
        <w:fldChar w:fldCharType="begin"/>
      </w:r>
      <w:r w:rsidR="001E79F1">
        <w:instrText xml:space="preserve"> STYLEREF 1 \s </w:instrText>
      </w:r>
      <w:r w:rsidR="001E79F1">
        <w:fldChar w:fldCharType="separate"/>
      </w:r>
      <w:r w:rsidR="00417BE2">
        <w:rPr>
          <w:noProof/>
        </w:rPr>
        <w:t>3</w:t>
      </w:r>
      <w:r w:rsidR="001E79F1">
        <w:rPr>
          <w:noProof/>
        </w:rPr>
        <w:fldChar w:fldCharType="end"/>
      </w:r>
      <w:r w:rsidR="00417BE2">
        <w:t>.</w:t>
      </w:r>
      <w:r w:rsidR="001E79F1">
        <w:fldChar w:fldCharType="begin"/>
      </w:r>
      <w:r w:rsidR="001E79F1">
        <w:instrText xml:space="preserve"> SEQ Quadro \* ARABIC \s 1 </w:instrText>
      </w:r>
      <w:r w:rsidR="001E79F1">
        <w:fldChar w:fldCharType="separate"/>
      </w:r>
      <w:r w:rsidR="00417BE2">
        <w:rPr>
          <w:noProof/>
        </w:rPr>
        <w:t>3</w:t>
      </w:r>
      <w:r w:rsidR="001E79F1">
        <w:rPr>
          <w:noProof/>
        </w:rPr>
        <w:fldChar w:fldCharType="end"/>
      </w:r>
      <w:bookmarkEnd w:id="238"/>
      <w:r>
        <w:tab/>
        <w:t>Produtores Comerciais de PHA</w:t>
      </w:r>
      <w:bookmarkEnd w:id="239"/>
      <w:bookmarkEnd w:id="240"/>
    </w:p>
    <w:tbl>
      <w:tblPr>
        <w:tblStyle w:val="TableGrid"/>
        <w:tblW w:w="9015" w:type="dxa"/>
        <w:tblLook w:val="04A0" w:firstRow="1" w:lastRow="0" w:firstColumn="1" w:lastColumn="0" w:noHBand="0" w:noVBand="1"/>
      </w:tblPr>
      <w:tblGrid>
        <w:gridCol w:w="3005"/>
        <w:gridCol w:w="3005"/>
        <w:gridCol w:w="3005"/>
      </w:tblGrid>
      <w:tr w:rsidR="00E86946" w:rsidRPr="006D6C9B" w14:paraId="57C957EB" w14:textId="77777777" w:rsidTr="00560EBF">
        <w:trPr>
          <w:trHeight w:val="315"/>
        </w:trPr>
        <w:tc>
          <w:tcPr>
            <w:tcW w:w="3005" w:type="dxa"/>
          </w:tcPr>
          <w:p w14:paraId="17487E75" w14:textId="6685E18D" w:rsidR="00E86946" w:rsidRPr="000B15D4" w:rsidRDefault="00E86946" w:rsidP="008607E7">
            <w:pPr>
              <w:pStyle w:val="NoSpacing"/>
              <w:spacing w:after="0" w:line="240" w:lineRule="auto"/>
              <w:ind w:firstLine="0"/>
              <w:jc w:val="center"/>
              <w:rPr>
                <w:rFonts w:ascii="Arial" w:hAnsi="Arial" w:cs="Arial"/>
                <w:b/>
                <w:sz w:val="20"/>
                <w:szCs w:val="20"/>
              </w:rPr>
            </w:pPr>
            <w:r w:rsidRPr="000B15D4">
              <w:rPr>
                <w:rFonts w:ascii="Arial" w:hAnsi="Arial" w:cs="Arial"/>
                <w:b/>
                <w:sz w:val="20"/>
                <w:szCs w:val="20"/>
              </w:rPr>
              <w:t>Nome Comercial</w:t>
            </w:r>
          </w:p>
        </w:tc>
        <w:tc>
          <w:tcPr>
            <w:tcW w:w="3005" w:type="dxa"/>
          </w:tcPr>
          <w:p w14:paraId="53281D7A" w14:textId="6B181DEE" w:rsidR="00E86946" w:rsidRPr="000B15D4" w:rsidRDefault="00E86946" w:rsidP="008607E7">
            <w:pPr>
              <w:pStyle w:val="NoSpacing"/>
              <w:spacing w:after="0" w:line="240" w:lineRule="auto"/>
              <w:ind w:firstLine="0"/>
              <w:jc w:val="center"/>
              <w:rPr>
                <w:rFonts w:ascii="Arial" w:hAnsi="Arial" w:cs="Arial"/>
                <w:b/>
                <w:sz w:val="20"/>
                <w:szCs w:val="20"/>
              </w:rPr>
            </w:pPr>
            <w:r w:rsidRPr="000B15D4">
              <w:rPr>
                <w:rFonts w:ascii="Arial" w:hAnsi="Arial" w:cs="Arial"/>
                <w:b/>
                <w:sz w:val="20"/>
                <w:szCs w:val="20"/>
              </w:rPr>
              <w:t>Fornecedor</w:t>
            </w:r>
          </w:p>
        </w:tc>
        <w:tc>
          <w:tcPr>
            <w:tcW w:w="3005" w:type="dxa"/>
          </w:tcPr>
          <w:p w14:paraId="44FFBC65" w14:textId="37CA0524" w:rsidR="00E86946" w:rsidRPr="000B15D4" w:rsidRDefault="00E86946" w:rsidP="008607E7">
            <w:pPr>
              <w:pStyle w:val="NoSpacing"/>
              <w:spacing w:after="0" w:line="240" w:lineRule="auto"/>
              <w:ind w:firstLine="0"/>
              <w:jc w:val="center"/>
              <w:rPr>
                <w:rFonts w:ascii="Arial" w:hAnsi="Arial" w:cs="Arial"/>
                <w:b/>
                <w:sz w:val="20"/>
                <w:szCs w:val="20"/>
              </w:rPr>
            </w:pPr>
            <w:r w:rsidRPr="000B15D4">
              <w:rPr>
                <w:rFonts w:ascii="Arial" w:hAnsi="Arial" w:cs="Arial"/>
                <w:b/>
                <w:sz w:val="20"/>
                <w:szCs w:val="20"/>
              </w:rPr>
              <w:t>Origem</w:t>
            </w:r>
          </w:p>
        </w:tc>
      </w:tr>
      <w:tr w:rsidR="00E86946" w:rsidRPr="006D6C9B" w14:paraId="7E503B14" w14:textId="77777777" w:rsidTr="00560EBF">
        <w:tc>
          <w:tcPr>
            <w:tcW w:w="3005" w:type="dxa"/>
          </w:tcPr>
          <w:p w14:paraId="623EAA09" w14:textId="77D0B62E" w:rsidR="00E86946" w:rsidRPr="000B15D4" w:rsidRDefault="00E86946" w:rsidP="008607E7">
            <w:pPr>
              <w:pStyle w:val="NoSpacing"/>
              <w:spacing w:after="0" w:line="240" w:lineRule="auto"/>
              <w:ind w:firstLine="0"/>
              <w:jc w:val="center"/>
              <w:rPr>
                <w:rFonts w:ascii="Arial" w:hAnsi="Arial" w:cs="Arial"/>
                <w:sz w:val="20"/>
                <w:szCs w:val="20"/>
              </w:rPr>
            </w:pPr>
            <w:proofErr w:type="spellStart"/>
            <w:r w:rsidRPr="000B15D4">
              <w:rPr>
                <w:rFonts w:ascii="Arial" w:hAnsi="Arial" w:cs="Arial"/>
                <w:sz w:val="20"/>
                <w:szCs w:val="20"/>
              </w:rPr>
              <w:t>Biopol</w:t>
            </w:r>
            <w:proofErr w:type="spellEnd"/>
          </w:p>
        </w:tc>
        <w:tc>
          <w:tcPr>
            <w:tcW w:w="3005" w:type="dxa"/>
          </w:tcPr>
          <w:p w14:paraId="190E090B" w14:textId="390F0D9C" w:rsidR="00E86946" w:rsidRPr="000B15D4" w:rsidRDefault="00E86946" w:rsidP="008607E7">
            <w:pPr>
              <w:pStyle w:val="NoSpacing"/>
              <w:spacing w:after="0" w:line="240" w:lineRule="auto"/>
              <w:ind w:firstLine="0"/>
              <w:jc w:val="center"/>
              <w:rPr>
                <w:rFonts w:ascii="Arial" w:hAnsi="Arial" w:cs="Arial"/>
                <w:sz w:val="20"/>
                <w:szCs w:val="20"/>
              </w:rPr>
            </w:pPr>
            <w:proofErr w:type="spellStart"/>
            <w:r w:rsidRPr="000B15D4">
              <w:rPr>
                <w:rFonts w:ascii="Arial" w:hAnsi="Arial" w:cs="Arial"/>
                <w:sz w:val="20"/>
                <w:szCs w:val="20"/>
              </w:rPr>
              <w:t>Monsato</w:t>
            </w:r>
            <w:proofErr w:type="spellEnd"/>
            <w:r w:rsidRPr="000B15D4">
              <w:rPr>
                <w:rFonts w:ascii="Arial" w:hAnsi="Arial" w:cs="Arial"/>
                <w:sz w:val="20"/>
                <w:szCs w:val="20"/>
              </w:rPr>
              <w:t xml:space="preserve"> – </w:t>
            </w:r>
            <w:proofErr w:type="spellStart"/>
            <w:r w:rsidRPr="000B15D4">
              <w:rPr>
                <w:rFonts w:ascii="Arial" w:hAnsi="Arial" w:cs="Arial"/>
                <w:sz w:val="20"/>
                <w:szCs w:val="20"/>
              </w:rPr>
              <w:t>Metabolix</w:t>
            </w:r>
            <w:proofErr w:type="spellEnd"/>
          </w:p>
        </w:tc>
        <w:tc>
          <w:tcPr>
            <w:tcW w:w="3005" w:type="dxa"/>
          </w:tcPr>
          <w:p w14:paraId="4A7DA271" w14:textId="4820C81E" w:rsidR="00E86946" w:rsidRPr="000B15D4" w:rsidRDefault="00E86946" w:rsidP="008607E7">
            <w:pPr>
              <w:pStyle w:val="NoSpacing"/>
              <w:spacing w:after="0" w:line="240" w:lineRule="auto"/>
              <w:ind w:firstLine="0"/>
              <w:jc w:val="center"/>
              <w:rPr>
                <w:rFonts w:ascii="Arial" w:hAnsi="Arial" w:cs="Arial"/>
                <w:sz w:val="20"/>
                <w:szCs w:val="20"/>
              </w:rPr>
            </w:pPr>
            <w:r w:rsidRPr="000B15D4">
              <w:rPr>
                <w:rFonts w:ascii="Arial" w:hAnsi="Arial" w:cs="Arial"/>
                <w:sz w:val="20"/>
                <w:szCs w:val="20"/>
              </w:rPr>
              <w:t>EUA</w:t>
            </w:r>
          </w:p>
        </w:tc>
      </w:tr>
      <w:tr w:rsidR="00E86946" w:rsidRPr="006D6C9B" w14:paraId="6530A175" w14:textId="77777777" w:rsidTr="00560EBF">
        <w:tc>
          <w:tcPr>
            <w:tcW w:w="3005" w:type="dxa"/>
          </w:tcPr>
          <w:p w14:paraId="66F776B5" w14:textId="2CA9F952" w:rsidR="00E86946" w:rsidRPr="000B15D4" w:rsidRDefault="00E86946" w:rsidP="008607E7">
            <w:pPr>
              <w:pStyle w:val="NoSpacing"/>
              <w:spacing w:after="0" w:line="240" w:lineRule="auto"/>
              <w:ind w:firstLine="0"/>
              <w:jc w:val="center"/>
              <w:rPr>
                <w:rFonts w:ascii="Arial" w:hAnsi="Arial" w:cs="Arial"/>
                <w:sz w:val="20"/>
                <w:szCs w:val="20"/>
              </w:rPr>
            </w:pPr>
            <w:proofErr w:type="spellStart"/>
            <w:r w:rsidRPr="000B15D4">
              <w:rPr>
                <w:rFonts w:ascii="Arial" w:hAnsi="Arial" w:cs="Arial"/>
                <w:sz w:val="20"/>
                <w:szCs w:val="20"/>
              </w:rPr>
              <w:t>Mirel</w:t>
            </w:r>
            <w:proofErr w:type="spellEnd"/>
          </w:p>
        </w:tc>
        <w:tc>
          <w:tcPr>
            <w:tcW w:w="3005" w:type="dxa"/>
          </w:tcPr>
          <w:p w14:paraId="3E91F51D" w14:textId="732D6752" w:rsidR="00E86946" w:rsidRPr="000B15D4" w:rsidRDefault="00E86946" w:rsidP="008607E7">
            <w:pPr>
              <w:pStyle w:val="NoSpacing"/>
              <w:spacing w:after="0" w:line="240" w:lineRule="auto"/>
              <w:ind w:firstLine="0"/>
              <w:jc w:val="center"/>
              <w:rPr>
                <w:rFonts w:ascii="Arial" w:hAnsi="Arial" w:cs="Arial"/>
                <w:sz w:val="20"/>
                <w:szCs w:val="20"/>
              </w:rPr>
            </w:pPr>
            <w:proofErr w:type="spellStart"/>
            <w:r w:rsidRPr="000B15D4">
              <w:rPr>
                <w:rFonts w:ascii="Arial" w:hAnsi="Arial" w:cs="Arial"/>
                <w:sz w:val="20"/>
                <w:szCs w:val="20"/>
              </w:rPr>
              <w:t>Metabolix</w:t>
            </w:r>
            <w:proofErr w:type="spellEnd"/>
            <w:r w:rsidRPr="000B15D4">
              <w:rPr>
                <w:rFonts w:ascii="Arial" w:hAnsi="Arial" w:cs="Arial"/>
                <w:sz w:val="20"/>
                <w:szCs w:val="20"/>
              </w:rPr>
              <w:t xml:space="preserve"> / ADM</w:t>
            </w:r>
          </w:p>
        </w:tc>
        <w:tc>
          <w:tcPr>
            <w:tcW w:w="3005" w:type="dxa"/>
          </w:tcPr>
          <w:p w14:paraId="007540F1" w14:textId="02A2B719" w:rsidR="00E86946" w:rsidRPr="000B15D4" w:rsidRDefault="00E86946" w:rsidP="008607E7">
            <w:pPr>
              <w:pStyle w:val="NoSpacing"/>
              <w:spacing w:after="0" w:line="240" w:lineRule="auto"/>
              <w:ind w:firstLine="0"/>
              <w:jc w:val="center"/>
              <w:rPr>
                <w:rFonts w:ascii="Arial" w:hAnsi="Arial" w:cs="Arial"/>
                <w:sz w:val="20"/>
                <w:szCs w:val="20"/>
              </w:rPr>
            </w:pPr>
            <w:r w:rsidRPr="000B15D4">
              <w:rPr>
                <w:rFonts w:ascii="Arial" w:hAnsi="Arial" w:cs="Arial"/>
                <w:sz w:val="20"/>
                <w:szCs w:val="20"/>
              </w:rPr>
              <w:t>EUA</w:t>
            </w:r>
          </w:p>
        </w:tc>
      </w:tr>
      <w:tr w:rsidR="00E86946" w:rsidRPr="006D6C9B" w14:paraId="6B97728C" w14:textId="77777777" w:rsidTr="00560EBF">
        <w:tc>
          <w:tcPr>
            <w:tcW w:w="3005" w:type="dxa"/>
          </w:tcPr>
          <w:p w14:paraId="15AEFCAE" w14:textId="3756E338" w:rsidR="00E86946" w:rsidRPr="000B15D4" w:rsidRDefault="00E86946" w:rsidP="008607E7">
            <w:pPr>
              <w:pStyle w:val="NoSpacing"/>
              <w:spacing w:after="0" w:line="240" w:lineRule="auto"/>
              <w:ind w:firstLine="0"/>
              <w:jc w:val="center"/>
              <w:rPr>
                <w:rFonts w:ascii="Arial" w:hAnsi="Arial" w:cs="Arial"/>
                <w:sz w:val="20"/>
                <w:szCs w:val="20"/>
              </w:rPr>
            </w:pPr>
            <w:proofErr w:type="spellStart"/>
            <w:r w:rsidRPr="000B15D4">
              <w:rPr>
                <w:rFonts w:ascii="Arial" w:hAnsi="Arial" w:cs="Arial"/>
                <w:sz w:val="20"/>
                <w:szCs w:val="20"/>
              </w:rPr>
              <w:t>Biocycle</w:t>
            </w:r>
            <w:proofErr w:type="spellEnd"/>
          </w:p>
        </w:tc>
        <w:tc>
          <w:tcPr>
            <w:tcW w:w="3005" w:type="dxa"/>
          </w:tcPr>
          <w:p w14:paraId="7520620B" w14:textId="7FFAB0AD" w:rsidR="00E86946" w:rsidRPr="000B15D4" w:rsidRDefault="00E86946" w:rsidP="008607E7">
            <w:pPr>
              <w:pStyle w:val="NoSpacing"/>
              <w:spacing w:after="0" w:line="240" w:lineRule="auto"/>
              <w:ind w:firstLine="0"/>
              <w:jc w:val="center"/>
              <w:rPr>
                <w:rFonts w:ascii="Arial" w:hAnsi="Arial" w:cs="Arial"/>
                <w:sz w:val="20"/>
                <w:szCs w:val="20"/>
              </w:rPr>
            </w:pPr>
            <w:r w:rsidRPr="000B15D4">
              <w:rPr>
                <w:rFonts w:ascii="Arial" w:hAnsi="Arial" w:cs="Arial"/>
                <w:sz w:val="20"/>
                <w:szCs w:val="20"/>
              </w:rPr>
              <w:t>PHB Industrial S/A</w:t>
            </w:r>
          </w:p>
        </w:tc>
        <w:tc>
          <w:tcPr>
            <w:tcW w:w="3005" w:type="dxa"/>
          </w:tcPr>
          <w:p w14:paraId="765E4118" w14:textId="0D33A73F" w:rsidR="00E86946" w:rsidRPr="000B15D4" w:rsidRDefault="00E86946" w:rsidP="008607E7">
            <w:pPr>
              <w:pStyle w:val="NoSpacing"/>
              <w:spacing w:after="0" w:line="240" w:lineRule="auto"/>
              <w:ind w:firstLine="0"/>
              <w:jc w:val="center"/>
              <w:rPr>
                <w:rFonts w:ascii="Arial" w:hAnsi="Arial" w:cs="Arial"/>
                <w:sz w:val="20"/>
                <w:szCs w:val="20"/>
              </w:rPr>
            </w:pPr>
            <w:r w:rsidRPr="000B15D4">
              <w:rPr>
                <w:rFonts w:ascii="Arial" w:hAnsi="Arial" w:cs="Arial"/>
                <w:sz w:val="20"/>
                <w:szCs w:val="20"/>
              </w:rPr>
              <w:t>Brasil</w:t>
            </w:r>
          </w:p>
        </w:tc>
      </w:tr>
      <w:tr w:rsidR="00E86946" w:rsidRPr="006D6C9B" w14:paraId="38CAED22" w14:textId="77777777" w:rsidTr="00560EBF">
        <w:tc>
          <w:tcPr>
            <w:tcW w:w="3005" w:type="dxa"/>
          </w:tcPr>
          <w:p w14:paraId="2C1260CB" w14:textId="11A3D3B6" w:rsidR="00E86946" w:rsidRPr="000B15D4" w:rsidRDefault="00E86946" w:rsidP="008607E7">
            <w:pPr>
              <w:pStyle w:val="NoSpacing"/>
              <w:spacing w:after="0" w:line="240" w:lineRule="auto"/>
              <w:ind w:firstLine="0"/>
              <w:jc w:val="center"/>
              <w:rPr>
                <w:rFonts w:ascii="Arial" w:hAnsi="Arial" w:cs="Arial"/>
                <w:sz w:val="20"/>
                <w:szCs w:val="20"/>
              </w:rPr>
            </w:pPr>
            <w:proofErr w:type="spellStart"/>
            <w:r w:rsidRPr="000B15D4">
              <w:rPr>
                <w:rFonts w:ascii="Arial" w:hAnsi="Arial" w:cs="Arial"/>
                <w:sz w:val="20"/>
                <w:szCs w:val="20"/>
              </w:rPr>
              <w:t>Enmat</w:t>
            </w:r>
            <w:proofErr w:type="spellEnd"/>
          </w:p>
        </w:tc>
        <w:tc>
          <w:tcPr>
            <w:tcW w:w="3005" w:type="dxa"/>
          </w:tcPr>
          <w:p w14:paraId="58181001" w14:textId="1E9833E2" w:rsidR="00E86946" w:rsidRPr="000B15D4" w:rsidRDefault="00E86946" w:rsidP="008607E7">
            <w:pPr>
              <w:pStyle w:val="NoSpacing"/>
              <w:spacing w:after="0" w:line="240" w:lineRule="auto"/>
              <w:ind w:firstLine="0"/>
              <w:jc w:val="center"/>
              <w:rPr>
                <w:rFonts w:ascii="Arial" w:hAnsi="Arial" w:cs="Arial"/>
                <w:sz w:val="20"/>
                <w:szCs w:val="20"/>
              </w:rPr>
            </w:pPr>
            <w:proofErr w:type="spellStart"/>
            <w:r w:rsidRPr="000B15D4">
              <w:rPr>
                <w:rFonts w:ascii="Arial" w:hAnsi="Arial" w:cs="Arial"/>
                <w:sz w:val="20"/>
                <w:szCs w:val="20"/>
              </w:rPr>
              <w:t>Tianan</w:t>
            </w:r>
            <w:proofErr w:type="spellEnd"/>
          </w:p>
        </w:tc>
        <w:tc>
          <w:tcPr>
            <w:tcW w:w="3005" w:type="dxa"/>
          </w:tcPr>
          <w:p w14:paraId="2E2AE269" w14:textId="22E1038E" w:rsidR="00E86946" w:rsidRPr="000B15D4" w:rsidRDefault="00E86946" w:rsidP="008607E7">
            <w:pPr>
              <w:pStyle w:val="NoSpacing"/>
              <w:spacing w:after="0" w:line="240" w:lineRule="auto"/>
              <w:ind w:firstLine="0"/>
              <w:jc w:val="center"/>
              <w:rPr>
                <w:rFonts w:ascii="Arial" w:hAnsi="Arial" w:cs="Arial"/>
                <w:sz w:val="20"/>
                <w:szCs w:val="20"/>
              </w:rPr>
            </w:pPr>
            <w:r w:rsidRPr="000B15D4">
              <w:rPr>
                <w:rFonts w:ascii="Arial" w:hAnsi="Arial" w:cs="Arial"/>
                <w:sz w:val="20"/>
                <w:szCs w:val="20"/>
              </w:rPr>
              <w:t>China</w:t>
            </w:r>
          </w:p>
        </w:tc>
      </w:tr>
      <w:tr w:rsidR="00E86946" w:rsidRPr="006D6C9B" w14:paraId="079471FD" w14:textId="77777777" w:rsidTr="00560EBF">
        <w:tc>
          <w:tcPr>
            <w:tcW w:w="3005" w:type="dxa"/>
          </w:tcPr>
          <w:p w14:paraId="5BF80DE3" w14:textId="2D521C2E" w:rsidR="00E86946" w:rsidRPr="000B15D4" w:rsidRDefault="00E86946" w:rsidP="008607E7">
            <w:pPr>
              <w:pStyle w:val="NoSpacing"/>
              <w:spacing w:after="0" w:line="240" w:lineRule="auto"/>
              <w:ind w:firstLine="0"/>
              <w:jc w:val="center"/>
              <w:rPr>
                <w:rFonts w:ascii="Arial" w:hAnsi="Arial" w:cs="Arial"/>
                <w:sz w:val="20"/>
                <w:szCs w:val="20"/>
              </w:rPr>
            </w:pPr>
            <w:proofErr w:type="spellStart"/>
            <w:r w:rsidRPr="000B15D4">
              <w:rPr>
                <w:rFonts w:ascii="Arial" w:hAnsi="Arial" w:cs="Arial"/>
                <w:sz w:val="20"/>
                <w:szCs w:val="20"/>
              </w:rPr>
              <w:t>Biomer</w:t>
            </w:r>
            <w:proofErr w:type="spellEnd"/>
            <w:r w:rsidRPr="000B15D4">
              <w:rPr>
                <w:rFonts w:ascii="Arial" w:hAnsi="Arial" w:cs="Arial"/>
                <w:sz w:val="20"/>
                <w:szCs w:val="20"/>
              </w:rPr>
              <w:t xml:space="preserve"> L</w:t>
            </w:r>
          </w:p>
        </w:tc>
        <w:tc>
          <w:tcPr>
            <w:tcW w:w="3005" w:type="dxa"/>
          </w:tcPr>
          <w:p w14:paraId="5639A3D1" w14:textId="58442EB3" w:rsidR="00E86946" w:rsidRPr="000B15D4" w:rsidRDefault="00E86946" w:rsidP="008607E7">
            <w:pPr>
              <w:pStyle w:val="NoSpacing"/>
              <w:spacing w:after="0" w:line="240" w:lineRule="auto"/>
              <w:ind w:firstLine="0"/>
              <w:jc w:val="center"/>
              <w:rPr>
                <w:rFonts w:ascii="Arial" w:hAnsi="Arial" w:cs="Arial"/>
                <w:sz w:val="20"/>
                <w:szCs w:val="20"/>
              </w:rPr>
            </w:pPr>
            <w:proofErr w:type="spellStart"/>
            <w:r w:rsidRPr="000B15D4">
              <w:rPr>
                <w:rFonts w:ascii="Arial" w:hAnsi="Arial" w:cs="Arial"/>
                <w:sz w:val="20"/>
                <w:szCs w:val="20"/>
              </w:rPr>
              <w:t>Biomer</w:t>
            </w:r>
            <w:proofErr w:type="spellEnd"/>
          </w:p>
        </w:tc>
        <w:tc>
          <w:tcPr>
            <w:tcW w:w="3005" w:type="dxa"/>
          </w:tcPr>
          <w:p w14:paraId="7C4E6768" w14:textId="73AC62AC" w:rsidR="00E86946" w:rsidRPr="000B15D4" w:rsidRDefault="00E86946" w:rsidP="008607E7">
            <w:pPr>
              <w:pStyle w:val="NoSpacing"/>
              <w:spacing w:after="0" w:line="240" w:lineRule="auto"/>
              <w:ind w:firstLine="0"/>
              <w:jc w:val="center"/>
              <w:rPr>
                <w:rFonts w:ascii="Arial" w:hAnsi="Arial" w:cs="Arial"/>
                <w:sz w:val="20"/>
                <w:szCs w:val="20"/>
              </w:rPr>
            </w:pPr>
            <w:r w:rsidRPr="000B15D4">
              <w:rPr>
                <w:rFonts w:ascii="Arial" w:hAnsi="Arial" w:cs="Arial"/>
                <w:sz w:val="20"/>
                <w:szCs w:val="20"/>
              </w:rPr>
              <w:t>Alemanha</w:t>
            </w:r>
          </w:p>
        </w:tc>
      </w:tr>
      <w:tr w:rsidR="00E86946" w:rsidRPr="006D6C9B" w14:paraId="30A4A4CB" w14:textId="77777777" w:rsidTr="00560EBF">
        <w:tc>
          <w:tcPr>
            <w:tcW w:w="3005" w:type="dxa"/>
          </w:tcPr>
          <w:p w14:paraId="64E5B5FF" w14:textId="37526149" w:rsidR="00E86946" w:rsidRPr="000B15D4" w:rsidRDefault="00E86946" w:rsidP="008607E7">
            <w:pPr>
              <w:pStyle w:val="NoSpacing"/>
              <w:spacing w:after="0" w:line="240" w:lineRule="auto"/>
              <w:ind w:firstLine="0"/>
              <w:jc w:val="center"/>
              <w:rPr>
                <w:rFonts w:ascii="Arial" w:hAnsi="Arial" w:cs="Arial"/>
                <w:sz w:val="20"/>
                <w:szCs w:val="20"/>
              </w:rPr>
            </w:pPr>
            <w:proofErr w:type="spellStart"/>
            <w:r w:rsidRPr="000B15D4">
              <w:rPr>
                <w:rFonts w:ascii="Arial" w:hAnsi="Arial" w:cs="Arial"/>
                <w:sz w:val="20"/>
                <w:szCs w:val="20"/>
              </w:rPr>
              <w:t>Nodax</w:t>
            </w:r>
            <w:proofErr w:type="spellEnd"/>
          </w:p>
        </w:tc>
        <w:tc>
          <w:tcPr>
            <w:tcW w:w="3005" w:type="dxa"/>
          </w:tcPr>
          <w:p w14:paraId="5B83F597" w14:textId="527B065D" w:rsidR="00E86946" w:rsidRPr="000B15D4" w:rsidRDefault="00E86946" w:rsidP="008607E7">
            <w:pPr>
              <w:pStyle w:val="NoSpacing"/>
              <w:spacing w:after="0" w:line="240" w:lineRule="auto"/>
              <w:ind w:firstLine="0"/>
              <w:jc w:val="center"/>
              <w:rPr>
                <w:rFonts w:ascii="Arial" w:hAnsi="Arial" w:cs="Arial"/>
                <w:sz w:val="20"/>
                <w:szCs w:val="20"/>
              </w:rPr>
            </w:pPr>
            <w:r w:rsidRPr="000B15D4">
              <w:rPr>
                <w:rFonts w:ascii="Arial" w:hAnsi="Arial" w:cs="Arial"/>
                <w:sz w:val="20"/>
                <w:szCs w:val="20"/>
              </w:rPr>
              <w:t>Procter &amp; Gamble</w:t>
            </w:r>
          </w:p>
        </w:tc>
        <w:tc>
          <w:tcPr>
            <w:tcW w:w="3005" w:type="dxa"/>
          </w:tcPr>
          <w:p w14:paraId="707188A8" w14:textId="1C6A960F" w:rsidR="00E86946" w:rsidRPr="000B15D4" w:rsidRDefault="00E86946" w:rsidP="008607E7">
            <w:pPr>
              <w:pStyle w:val="NoSpacing"/>
              <w:spacing w:after="0" w:line="240" w:lineRule="auto"/>
              <w:ind w:firstLine="0"/>
              <w:jc w:val="center"/>
              <w:rPr>
                <w:rFonts w:ascii="Arial" w:hAnsi="Arial" w:cs="Arial"/>
                <w:sz w:val="20"/>
                <w:szCs w:val="20"/>
              </w:rPr>
            </w:pPr>
            <w:r w:rsidRPr="000B15D4">
              <w:rPr>
                <w:rFonts w:ascii="Arial" w:hAnsi="Arial" w:cs="Arial"/>
                <w:sz w:val="20"/>
                <w:szCs w:val="20"/>
              </w:rPr>
              <w:t>EUA</w:t>
            </w:r>
          </w:p>
        </w:tc>
      </w:tr>
    </w:tbl>
    <w:p w14:paraId="790C12D2" w14:textId="7DD3566F" w:rsidR="00472854" w:rsidRDefault="000B15D4" w:rsidP="00FB5E1D">
      <w:pPr>
        <w:pStyle w:val="Quote"/>
      </w:pPr>
      <w:r>
        <w:t xml:space="preserve">Fonte: Reproduzido de </w:t>
      </w:r>
      <w:sdt>
        <w:sdtPr>
          <w:id w:val="-998420123"/>
          <w:citation/>
        </w:sdtPr>
        <w:sdtEndPr/>
        <w:sdtContent>
          <w:r>
            <w:fldChar w:fldCharType="begin"/>
          </w:r>
          <w:r>
            <w:instrText xml:space="preserve"> CITATION BRI11 \l 1046 </w:instrText>
          </w:r>
          <w:r>
            <w:fldChar w:fldCharType="separate"/>
          </w:r>
          <w:r w:rsidRPr="000B15D4">
            <w:rPr>
              <w:noProof/>
            </w:rPr>
            <w:t>(BRITO, et al., 2011)</w:t>
          </w:r>
          <w:r>
            <w:fldChar w:fldCharType="end"/>
          </w:r>
        </w:sdtContent>
      </w:sdt>
    </w:p>
    <w:p w14:paraId="65B9F605" w14:textId="77777777" w:rsidR="00560EBF" w:rsidRDefault="00560EBF" w:rsidP="00FC2A10">
      <w:pPr>
        <w:ind w:firstLine="0"/>
      </w:pPr>
    </w:p>
    <w:p w14:paraId="6CD4FF40" w14:textId="50CF8764" w:rsidR="009F53DB" w:rsidRDefault="002422EC" w:rsidP="006C6BA5">
      <w:r w:rsidRPr="002C3798">
        <w:t xml:space="preserve">Através de levantamento na base de dados de plásticos, Material Data Center, foram identificados </w:t>
      </w:r>
      <w:r w:rsidR="00403159">
        <w:t>5</w:t>
      </w:r>
      <w:r w:rsidRPr="002C3798">
        <w:t xml:space="preserve"> (</w:t>
      </w:r>
      <w:r w:rsidR="00403159">
        <w:t>cinco</w:t>
      </w:r>
      <w:r w:rsidRPr="002C3798">
        <w:t xml:space="preserve">) produtores comerciais de biopolímeros </w:t>
      </w:r>
      <w:proofErr w:type="spellStart"/>
      <w:r w:rsidRPr="002C3798">
        <w:t>PHA</w:t>
      </w:r>
      <w:r w:rsidR="002C3798">
        <w:t>’s</w:t>
      </w:r>
      <w:proofErr w:type="spellEnd"/>
      <w:r w:rsidRPr="002C3798">
        <w:t xml:space="preserve"> e 3 produtores de biopolímeros </w:t>
      </w:r>
      <w:proofErr w:type="spellStart"/>
      <w:r w:rsidRPr="002C3798">
        <w:t>PHB</w:t>
      </w:r>
      <w:r w:rsidR="002C3798">
        <w:t>’</w:t>
      </w:r>
      <w:r w:rsidRPr="002C3798">
        <w:t>s</w:t>
      </w:r>
      <w:proofErr w:type="spellEnd"/>
      <w:r w:rsidR="0037312E" w:rsidRPr="002C3798">
        <w:t>, descritos</w:t>
      </w:r>
      <w:r w:rsidR="00BE1008" w:rsidRPr="002C3798">
        <w:t xml:space="preserve"> de acordo com o nome comercial, produtor e classificação</w:t>
      </w:r>
      <w:r w:rsidR="0037312E" w:rsidRPr="002C3798">
        <w:t xml:space="preserve"> no </w:t>
      </w:r>
      <w:r w:rsidR="0037312E" w:rsidRPr="002C3798">
        <w:fldChar w:fldCharType="begin"/>
      </w:r>
      <w:r w:rsidR="0037312E" w:rsidRPr="002C3798">
        <w:instrText xml:space="preserve"> REF _Ref45183382 \h </w:instrText>
      </w:r>
      <w:r w:rsidR="0037312E" w:rsidRPr="002C3798">
        <w:fldChar w:fldCharType="separate"/>
      </w:r>
      <w:r w:rsidR="0037312E" w:rsidRPr="002C3798">
        <w:t>Quadro 3.4</w:t>
      </w:r>
      <w:r w:rsidR="0037312E" w:rsidRPr="002C3798">
        <w:fldChar w:fldCharType="end"/>
      </w:r>
      <w:r w:rsidR="002C3798" w:rsidRPr="002C3798">
        <w:t>.</w:t>
      </w:r>
      <w:r w:rsidR="00403159">
        <w:t xml:space="preserve"> </w:t>
      </w:r>
    </w:p>
    <w:p w14:paraId="352F2BEB" w14:textId="0DE466CD" w:rsidR="00081F85" w:rsidRPr="002C3798" w:rsidRDefault="00081F85" w:rsidP="00081F85">
      <w:pPr>
        <w:pStyle w:val="Subtitle"/>
      </w:pPr>
      <w:bookmarkStart w:id="241" w:name="_Ref45183382"/>
      <w:bookmarkStart w:id="242" w:name="_Toc45860754"/>
      <w:r w:rsidRPr="002C3798">
        <w:t xml:space="preserve">Quadro </w:t>
      </w:r>
      <w:r w:rsidR="001E79F1">
        <w:fldChar w:fldCharType="begin"/>
      </w:r>
      <w:r w:rsidR="001E79F1">
        <w:instrText xml:space="preserve"> STYLEREF 1 \s </w:instrText>
      </w:r>
      <w:r w:rsidR="001E79F1">
        <w:fldChar w:fldCharType="separate"/>
      </w:r>
      <w:r w:rsidR="00417BE2">
        <w:rPr>
          <w:noProof/>
        </w:rPr>
        <w:t>3</w:t>
      </w:r>
      <w:r w:rsidR="001E79F1">
        <w:rPr>
          <w:noProof/>
        </w:rPr>
        <w:fldChar w:fldCharType="end"/>
      </w:r>
      <w:r w:rsidR="00417BE2">
        <w:t>.</w:t>
      </w:r>
      <w:r w:rsidR="001E79F1">
        <w:fldChar w:fldCharType="begin"/>
      </w:r>
      <w:r w:rsidR="001E79F1">
        <w:instrText xml:space="preserve"> SEQ Quadro \* ARABIC \s 1 </w:instrText>
      </w:r>
      <w:r w:rsidR="001E79F1">
        <w:fldChar w:fldCharType="separate"/>
      </w:r>
      <w:r w:rsidR="00417BE2">
        <w:rPr>
          <w:noProof/>
        </w:rPr>
        <w:t>4</w:t>
      </w:r>
      <w:r w:rsidR="001E79F1">
        <w:rPr>
          <w:noProof/>
        </w:rPr>
        <w:fldChar w:fldCharType="end"/>
      </w:r>
      <w:r>
        <w:tab/>
      </w:r>
      <w:r w:rsidRPr="002C3798">
        <w:t>Produtores Comerciais PHA e PHB na base Material Data Center</w:t>
      </w:r>
      <w:bookmarkEnd w:id="241"/>
      <w:bookmarkEnd w:id="242"/>
    </w:p>
    <w:tbl>
      <w:tblPr>
        <w:tblStyle w:val="TableGrid"/>
        <w:tblW w:w="5000" w:type="pct"/>
        <w:tblLook w:val="04A0" w:firstRow="1" w:lastRow="0" w:firstColumn="1" w:lastColumn="0" w:noHBand="0" w:noVBand="1"/>
      </w:tblPr>
      <w:tblGrid>
        <w:gridCol w:w="2840"/>
        <w:gridCol w:w="2839"/>
        <w:gridCol w:w="3376"/>
      </w:tblGrid>
      <w:tr w:rsidR="005F5F59" w:rsidRPr="005F5F59" w14:paraId="0133A603" w14:textId="77777777" w:rsidTr="000E1349">
        <w:tc>
          <w:tcPr>
            <w:tcW w:w="2840" w:type="dxa"/>
            <w:hideMark/>
          </w:tcPr>
          <w:p w14:paraId="040457EB" w14:textId="38DF8847" w:rsidR="005F5F59" w:rsidRPr="005F5F59" w:rsidRDefault="00BE1008" w:rsidP="000E1349">
            <w:pPr>
              <w:spacing w:after="0" w:line="240" w:lineRule="auto"/>
              <w:ind w:firstLine="0"/>
              <w:jc w:val="center"/>
              <w:rPr>
                <w:rFonts w:ascii="Arial" w:eastAsia="Times New Roman" w:hAnsi="Arial" w:cs="Arial"/>
                <w:b/>
                <w:bCs/>
                <w:color w:val="000000" w:themeColor="text1"/>
                <w:sz w:val="20"/>
                <w:szCs w:val="20"/>
              </w:rPr>
            </w:pPr>
            <w:r w:rsidRPr="002C3798">
              <w:rPr>
                <w:rFonts w:ascii="Arial" w:eastAsia="Times New Roman" w:hAnsi="Arial" w:cs="Arial"/>
                <w:b/>
                <w:bCs/>
                <w:color w:val="000000" w:themeColor="text1"/>
                <w:sz w:val="20"/>
                <w:szCs w:val="20"/>
              </w:rPr>
              <w:t>Nome Comercial</w:t>
            </w:r>
          </w:p>
        </w:tc>
        <w:tc>
          <w:tcPr>
            <w:tcW w:w="2839" w:type="dxa"/>
            <w:hideMark/>
          </w:tcPr>
          <w:p w14:paraId="35AD9309" w14:textId="70CABE26" w:rsidR="005F5F59" w:rsidRPr="005F5F59" w:rsidRDefault="00BE1008" w:rsidP="000E1349">
            <w:pPr>
              <w:spacing w:after="0" w:line="240" w:lineRule="auto"/>
              <w:ind w:firstLine="0"/>
              <w:jc w:val="center"/>
              <w:rPr>
                <w:rFonts w:ascii="Arial" w:eastAsia="Times New Roman" w:hAnsi="Arial" w:cs="Arial"/>
                <w:b/>
                <w:bCs/>
                <w:color w:val="000000" w:themeColor="text1"/>
                <w:sz w:val="20"/>
                <w:szCs w:val="20"/>
              </w:rPr>
            </w:pPr>
            <w:r w:rsidRPr="002C3798">
              <w:rPr>
                <w:rFonts w:ascii="Arial" w:eastAsia="Times New Roman" w:hAnsi="Arial" w:cs="Arial"/>
                <w:b/>
                <w:bCs/>
                <w:color w:val="000000" w:themeColor="text1"/>
                <w:sz w:val="20"/>
                <w:szCs w:val="20"/>
              </w:rPr>
              <w:t>Produtor</w:t>
            </w:r>
          </w:p>
        </w:tc>
        <w:tc>
          <w:tcPr>
            <w:tcW w:w="3376" w:type="dxa"/>
            <w:hideMark/>
          </w:tcPr>
          <w:p w14:paraId="5EEE90BE" w14:textId="5A03E7AA" w:rsidR="005F5F59" w:rsidRPr="005F5F59" w:rsidRDefault="00BE1008" w:rsidP="000E1349">
            <w:pPr>
              <w:spacing w:after="0" w:line="240" w:lineRule="auto"/>
              <w:ind w:firstLine="0"/>
              <w:jc w:val="center"/>
              <w:rPr>
                <w:rFonts w:ascii="Arial" w:eastAsia="Times New Roman" w:hAnsi="Arial" w:cs="Arial"/>
                <w:b/>
                <w:bCs/>
                <w:color w:val="000000" w:themeColor="text1"/>
                <w:sz w:val="20"/>
                <w:szCs w:val="20"/>
              </w:rPr>
            </w:pPr>
            <w:r w:rsidRPr="002C3798">
              <w:rPr>
                <w:rFonts w:ascii="Arial" w:eastAsia="Times New Roman" w:hAnsi="Arial" w:cs="Arial"/>
                <w:b/>
                <w:bCs/>
                <w:color w:val="000000" w:themeColor="text1"/>
                <w:sz w:val="20"/>
                <w:szCs w:val="20"/>
              </w:rPr>
              <w:t>Classificação</w:t>
            </w:r>
          </w:p>
        </w:tc>
      </w:tr>
      <w:tr w:rsidR="005F5F59" w:rsidRPr="005F5F59" w14:paraId="5568A35E" w14:textId="77777777" w:rsidTr="000E1349">
        <w:tc>
          <w:tcPr>
            <w:tcW w:w="0" w:type="auto"/>
            <w:noWrap/>
            <w:hideMark/>
          </w:tcPr>
          <w:p w14:paraId="7DD64AF1" w14:textId="77777777" w:rsidR="005F5F59" w:rsidRPr="005F5F59" w:rsidRDefault="005F5F59" w:rsidP="000E1349">
            <w:pPr>
              <w:spacing w:after="0" w:line="240" w:lineRule="auto"/>
              <w:ind w:firstLine="0"/>
              <w:jc w:val="center"/>
              <w:rPr>
                <w:rFonts w:ascii="Arial" w:eastAsia="Times New Roman" w:hAnsi="Arial" w:cs="Arial"/>
                <w:color w:val="000000" w:themeColor="text1"/>
                <w:sz w:val="20"/>
                <w:szCs w:val="20"/>
              </w:rPr>
            </w:pPr>
            <w:proofErr w:type="spellStart"/>
            <w:r w:rsidRPr="005F5F59">
              <w:rPr>
                <w:rFonts w:ascii="Arial" w:eastAsia="Times New Roman" w:hAnsi="Arial" w:cs="Arial"/>
                <w:color w:val="000000" w:themeColor="text1"/>
                <w:sz w:val="20"/>
                <w:szCs w:val="20"/>
              </w:rPr>
              <w:t>Biocycle</w:t>
            </w:r>
            <w:proofErr w:type="spellEnd"/>
          </w:p>
        </w:tc>
        <w:tc>
          <w:tcPr>
            <w:tcW w:w="0" w:type="auto"/>
            <w:noWrap/>
            <w:hideMark/>
          </w:tcPr>
          <w:p w14:paraId="2105F56A" w14:textId="77777777" w:rsidR="005F5F59" w:rsidRPr="005F5F59" w:rsidRDefault="005F5F59" w:rsidP="000E1349">
            <w:pPr>
              <w:spacing w:after="0" w:line="240" w:lineRule="auto"/>
              <w:ind w:firstLine="0"/>
              <w:jc w:val="center"/>
              <w:rPr>
                <w:rFonts w:ascii="Arial" w:eastAsia="Times New Roman" w:hAnsi="Arial" w:cs="Arial"/>
                <w:color w:val="000000" w:themeColor="text1"/>
                <w:sz w:val="20"/>
                <w:szCs w:val="20"/>
              </w:rPr>
            </w:pPr>
            <w:r w:rsidRPr="005F5F59">
              <w:rPr>
                <w:rFonts w:ascii="Arial" w:eastAsia="Times New Roman" w:hAnsi="Arial" w:cs="Arial"/>
                <w:color w:val="000000" w:themeColor="text1"/>
                <w:sz w:val="20"/>
                <w:szCs w:val="20"/>
              </w:rPr>
              <w:t>PHB Industrial</w:t>
            </w:r>
          </w:p>
        </w:tc>
        <w:tc>
          <w:tcPr>
            <w:tcW w:w="0" w:type="auto"/>
            <w:noWrap/>
            <w:hideMark/>
          </w:tcPr>
          <w:p w14:paraId="7CA4B2B4" w14:textId="77777777" w:rsidR="005F5F59" w:rsidRPr="005F5F59" w:rsidRDefault="005F5F59" w:rsidP="000E1349">
            <w:pPr>
              <w:spacing w:after="0" w:line="240" w:lineRule="auto"/>
              <w:ind w:firstLine="0"/>
              <w:jc w:val="center"/>
              <w:rPr>
                <w:rFonts w:ascii="Arial" w:eastAsia="Times New Roman" w:hAnsi="Arial" w:cs="Arial"/>
                <w:color w:val="000000" w:themeColor="text1"/>
                <w:sz w:val="20"/>
                <w:szCs w:val="20"/>
              </w:rPr>
            </w:pPr>
            <w:r w:rsidRPr="005F5F59">
              <w:rPr>
                <w:rFonts w:ascii="Arial" w:eastAsia="Times New Roman" w:hAnsi="Arial" w:cs="Arial"/>
                <w:color w:val="000000" w:themeColor="text1"/>
                <w:sz w:val="20"/>
                <w:szCs w:val="20"/>
              </w:rPr>
              <w:t>PHB</w:t>
            </w:r>
          </w:p>
        </w:tc>
      </w:tr>
      <w:tr w:rsidR="005F5F59" w:rsidRPr="005F5F59" w14:paraId="5FB17FAF" w14:textId="77777777" w:rsidTr="000E1349">
        <w:tc>
          <w:tcPr>
            <w:tcW w:w="0" w:type="auto"/>
            <w:noWrap/>
            <w:hideMark/>
          </w:tcPr>
          <w:p w14:paraId="2A503048" w14:textId="77777777" w:rsidR="005F5F59" w:rsidRPr="005F5F59" w:rsidRDefault="005F5F59" w:rsidP="000E1349">
            <w:pPr>
              <w:spacing w:after="0" w:line="240" w:lineRule="auto"/>
              <w:ind w:firstLine="0"/>
              <w:jc w:val="center"/>
              <w:rPr>
                <w:rFonts w:ascii="Arial" w:eastAsia="Times New Roman" w:hAnsi="Arial" w:cs="Arial"/>
                <w:color w:val="000000" w:themeColor="text1"/>
                <w:sz w:val="20"/>
                <w:szCs w:val="20"/>
              </w:rPr>
            </w:pPr>
            <w:proofErr w:type="spellStart"/>
            <w:r w:rsidRPr="005F5F59">
              <w:rPr>
                <w:rFonts w:ascii="Arial" w:eastAsia="Times New Roman" w:hAnsi="Arial" w:cs="Arial"/>
                <w:color w:val="000000" w:themeColor="text1"/>
                <w:sz w:val="20"/>
                <w:szCs w:val="20"/>
              </w:rPr>
              <w:t>Biomer</w:t>
            </w:r>
            <w:proofErr w:type="spellEnd"/>
          </w:p>
        </w:tc>
        <w:tc>
          <w:tcPr>
            <w:tcW w:w="0" w:type="auto"/>
            <w:noWrap/>
            <w:hideMark/>
          </w:tcPr>
          <w:p w14:paraId="6158F98B" w14:textId="77777777" w:rsidR="005F5F59" w:rsidRPr="005F5F59" w:rsidRDefault="005F5F59" w:rsidP="000E1349">
            <w:pPr>
              <w:spacing w:after="0" w:line="240" w:lineRule="auto"/>
              <w:ind w:firstLine="0"/>
              <w:jc w:val="center"/>
              <w:rPr>
                <w:rFonts w:ascii="Arial" w:eastAsia="Times New Roman" w:hAnsi="Arial" w:cs="Arial"/>
                <w:color w:val="000000" w:themeColor="text1"/>
                <w:sz w:val="20"/>
                <w:szCs w:val="20"/>
              </w:rPr>
            </w:pPr>
            <w:proofErr w:type="spellStart"/>
            <w:r w:rsidRPr="005F5F59">
              <w:rPr>
                <w:rFonts w:ascii="Arial" w:eastAsia="Times New Roman" w:hAnsi="Arial" w:cs="Arial"/>
                <w:color w:val="000000" w:themeColor="text1"/>
                <w:sz w:val="20"/>
                <w:szCs w:val="20"/>
              </w:rPr>
              <w:t>Biomer</w:t>
            </w:r>
            <w:proofErr w:type="spellEnd"/>
          </w:p>
        </w:tc>
        <w:tc>
          <w:tcPr>
            <w:tcW w:w="0" w:type="auto"/>
            <w:noWrap/>
            <w:hideMark/>
          </w:tcPr>
          <w:p w14:paraId="2D6A3CF6" w14:textId="77777777" w:rsidR="005F5F59" w:rsidRPr="005F5F59" w:rsidRDefault="005F5F59" w:rsidP="000E1349">
            <w:pPr>
              <w:spacing w:after="0" w:line="240" w:lineRule="auto"/>
              <w:ind w:firstLine="0"/>
              <w:jc w:val="center"/>
              <w:rPr>
                <w:rFonts w:ascii="Arial" w:eastAsia="Times New Roman" w:hAnsi="Arial" w:cs="Arial"/>
                <w:color w:val="000000" w:themeColor="text1"/>
                <w:sz w:val="20"/>
                <w:szCs w:val="20"/>
              </w:rPr>
            </w:pPr>
            <w:r w:rsidRPr="005F5F59">
              <w:rPr>
                <w:rFonts w:ascii="Arial" w:eastAsia="Times New Roman" w:hAnsi="Arial" w:cs="Arial"/>
                <w:color w:val="000000" w:themeColor="text1"/>
                <w:sz w:val="20"/>
                <w:szCs w:val="20"/>
              </w:rPr>
              <w:t>PHB</w:t>
            </w:r>
          </w:p>
        </w:tc>
      </w:tr>
      <w:tr w:rsidR="005F5F59" w:rsidRPr="005F5F59" w14:paraId="6DA3359F" w14:textId="77777777" w:rsidTr="000E1349">
        <w:tc>
          <w:tcPr>
            <w:tcW w:w="0" w:type="auto"/>
            <w:noWrap/>
            <w:hideMark/>
          </w:tcPr>
          <w:p w14:paraId="377C4001" w14:textId="77777777" w:rsidR="005F5F59" w:rsidRPr="005F5F59" w:rsidRDefault="005F5F59" w:rsidP="000E1349">
            <w:pPr>
              <w:spacing w:after="0" w:line="240" w:lineRule="auto"/>
              <w:ind w:firstLine="0"/>
              <w:jc w:val="center"/>
              <w:rPr>
                <w:rFonts w:ascii="Arial" w:eastAsia="Times New Roman" w:hAnsi="Arial" w:cs="Arial"/>
                <w:color w:val="000000" w:themeColor="text1"/>
                <w:sz w:val="20"/>
                <w:szCs w:val="20"/>
              </w:rPr>
            </w:pPr>
            <w:proofErr w:type="spellStart"/>
            <w:r w:rsidRPr="005F5F59">
              <w:rPr>
                <w:rFonts w:ascii="Arial" w:eastAsia="Times New Roman" w:hAnsi="Arial" w:cs="Arial"/>
                <w:color w:val="000000" w:themeColor="text1"/>
                <w:sz w:val="20"/>
                <w:szCs w:val="20"/>
              </w:rPr>
              <w:t>Enmat</w:t>
            </w:r>
            <w:proofErr w:type="spellEnd"/>
          </w:p>
        </w:tc>
        <w:tc>
          <w:tcPr>
            <w:tcW w:w="0" w:type="auto"/>
            <w:noWrap/>
            <w:hideMark/>
          </w:tcPr>
          <w:p w14:paraId="34B041A1" w14:textId="77777777" w:rsidR="005F5F59" w:rsidRPr="005F5F59" w:rsidRDefault="005F5F59" w:rsidP="000E1349">
            <w:pPr>
              <w:spacing w:after="0" w:line="240" w:lineRule="auto"/>
              <w:ind w:firstLine="0"/>
              <w:jc w:val="center"/>
              <w:rPr>
                <w:rFonts w:ascii="Arial" w:eastAsia="Times New Roman" w:hAnsi="Arial" w:cs="Arial"/>
                <w:color w:val="000000" w:themeColor="text1"/>
                <w:sz w:val="20"/>
                <w:szCs w:val="20"/>
              </w:rPr>
            </w:pPr>
            <w:proofErr w:type="spellStart"/>
            <w:r w:rsidRPr="005F5F59">
              <w:rPr>
                <w:rFonts w:ascii="Arial" w:eastAsia="Times New Roman" w:hAnsi="Arial" w:cs="Arial"/>
                <w:color w:val="000000" w:themeColor="text1"/>
                <w:sz w:val="20"/>
                <w:szCs w:val="20"/>
              </w:rPr>
              <w:t>Tianan</w:t>
            </w:r>
            <w:proofErr w:type="spellEnd"/>
          </w:p>
        </w:tc>
        <w:tc>
          <w:tcPr>
            <w:tcW w:w="0" w:type="auto"/>
            <w:noWrap/>
            <w:hideMark/>
          </w:tcPr>
          <w:p w14:paraId="68D27A1A" w14:textId="5A972897" w:rsidR="005F5F59" w:rsidRPr="005F5F59" w:rsidRDefault="005F5F59" w:rsidP="000E1349">
            <w:pPr>
              <w:spacing w:after="0" w:line="240" w:lineRule="auto"/>
              <w:ind w:firstLine="0"/>
              <w:jc w:val="center"/>
              <w:rPr>
                <w:rFonts w:ascii="Arial" w:eastAsia="Times New Roman" w:hAnsi="Arial" w:cs="Arial"/>
                <w:color w:val="000000" w:themeColor="text1"/>
                <w:sz w:val="20"/>
                <w:szCs w:val="20"/>
              </w:rPr>
            </w:pPr>
            <w:r w:rsidRPr="005F5F59">
              <w:rPr>
                <w:rFonts w:ascii="Arial" w:eastAsia="Times New Roman" w:hAnsi="Arial" w:cs="Arial"/>
                <w:color w:val="000000" w:themeColor="text1"/>
                <w:sz w:val="20"/>
                <w:szCs w:val="20"/>
              </w:rPr>
              <w:t>PHB</w:t>
            </w:r>
            <w:r w:rsidR="002422EC" w:rsidRPr="002C3798">
              <w:rPr>
                <w:rFonts w:ascii="Arial" w:eastAsia="Times New Roman" w:hAnsi="Arial" w:cs="Arial"/>
                <w:color w:val="000000" w:themeColor="text1"/>
                <w:sz w:val="20"/>
                <w:szCs w:val="20"/>
              </w:rPr>
              <w:t>V*</w:t>
            </w:r>
          </w:p>
        </w:tc>
      </w:tr>
      <w:tr w:rsidR="000E1349" w:rsidRPr="002C3798" w14:paraId="56A6B113" w14:textId="77777777" w:rsidTr="000E1349">
        <w:trPr>
          <w:trHeight w:val="232"/>
        </w:trPr>
        <w:tc>
          <w:tcPr>
            <w:tcW w:w="0" w:type="auto"/>
            <w:noWrap/>
          </w:tcPr>
          <w:p w14:paraId="4673069B" w14:textId="3C47A0A6"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proofErr w:type="spellStart"/>
            <w:r w:rsidRPr="000E1349">
              <w:rPr>
                <w:rFonts w:ascii="Arial" w:eastAsia="Times New Roman" w:hAnsi="Arial" w:cs="Arial"/>
                <w:color w:val="000000" w:themeColor="text1"/>
                <w:sz w:val="20"/>
                <w:szCs w:val="20"/>
              </w:rPr>
              <w:t>Ambio</w:t>
            </w:r>
            <w:proofErr w:type="spellEnd"/>
          </w:p>
        </w:tc>
        <w:tc>
          <w:tcPr>
            <w:tcW w:w="0" w:type="auto"/>
            <w:noWrap/>
          </w:tcPr>
          <w:p w14:paraId="45D14CDD" w14:textId="22EADDA1"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proofErr w:type="spellStart"/>
            <w:r w:rsidRPr="000E1349">
              <w:rPr>
                <w:rFonts w:ascii="Arial" w:eastAsia="Times New Roman" w:hAnsi="Arial" w:cs="Arial"/>
                <w:color w:val="000000" w:themeColor="text1"/>
                <w:sz w:val="20"/>
                <w:szCs w:val="20"/>
              </w:rPr>
              <w:t>Ecomann</w:t>
            </w:r>
            <w:proofErr w:type="spellEnd"/>
          </w:p>
        </w:tc>
        <w:tc>
          <w:tcPr>
            <w:tcW w:w="0" w:type="auto"/>
            <w:noWrap/>
          </w:tcPr>
          <w:p w14:paraId="097E8AFD" w14:textId="27453910"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r w:rsidRPr="000E1349">
              <w:rPr>
                <w:rFonts w:ascii="Arial" w:eastAsia="Times New Roman" w:hAnsi="Arial" w:cs="Arial"/>
                <w:color w:val="000000" w:themeColor="text1"/>
                <w:sz w:val="20"/>
                <w:szCs w:val="20"/>
              </w:rPr>
              <w:t>PHA</w:t>
            </w:r>
          </w:p>
        </w:tc>
      </w:tr>
      <w:tr w:rsidR="000E1349" w:rsidRPr="002C3798" w14:paraId="6504F4C6" w14:textId="77777777" w:rsidTr="004D5246">
        <w:trPr>
          <w:trHeight w:val="232"/>
        </w:trPr>
        <w:tc>
          <w:tcPr>
            <w:tcW w:w="0" w:type="auto"/>
            <w:noWrap/>
            <w:vAlign w:val="center"/>
          </w:tcPr>
          <w:p w14:paraId="7663D0B8" w14:textId="27D52D4C"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proofErr w:type="spellStart"/>
            <w:r w:rsidRPr="000E1349">
              <w:rPr>
                <w:rFonts w:ascii="Arial" w:eastAsia="Times New Roman" w:hAnsi="Arial" w:cs="Arial"/>
                <w:color w:val="000000" w:themeColor="text1"/>
                <w:sz w:val="20"/>
                <w:szCs w:val="20"/>
              </w:rPr>
              <w:t>Beograde</w:t>
            </w:r>
            <w:proofErr w:type="spellEnd"/>
          </w:p>
        </w:tc>
        <w:tc>
          <w:tcPr>
            <w:tcW w:w="0" w:type="auto"/>
            <w:noWrap/>
            <w:vAlign w:val="center"/>
          </w:tcPr>
          <w:p w14:paraId="6E4B2B96" w14:textId="3837933A"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proofErr w:type="spellStart"/>
            <w:r w:rsidRPr="000E1349">
              <w:rPr>
                <w:rFonts w:ascii="Arial" w:eastAsia="Times New Roman" w:hAnsi="Arial" w:cs="Arial"/>
                <w:color w:val="000000" w:themeColor="text1"/>
                <w:sz w:val="20"/>
                <w:szCs w:val="20"/>
              </w:rPr>
              <w:t>Beologic</w:t>
            </w:r>
            <w:proofErr w:type="spellEnd"/>
          </w:p>
        </w:tc>
        <w:tc>
          <w:tcPr>
            <w:tcW w:w="0" w:type="auto"/>
            <w:noWrap/>
            <w:vAlign w:val="center"/>
          </w:tcPr>
          <w:p w14:paraId="54D4065D" w14:textId="4717F103"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r w:rsidRPr="000E1349">
              <w:rPr>
                <w:rFonts w:ascii="Arial" w:eastAsia="Times New Roman" w:hAnsi="Arial" w:cs="Arial"/>
                <w:color w:val="000000" w:themeColor="text1"/>
                <w:sz w:val="20"/>
                <w:szCs w:val="20"/>
              </w:rPr>
              <w:t>PHA</w:t>
            </w:r>
          </w:p>
        </w:tc>
      </w:tr>
      <w:tr w:rsidR="000E1349" w:rsidRPr="002C3798" w14:paraId="776F3273" w14:textId="77777777" w:rsidTr="00CC2800">
        <w:trPr>
          <w:trHeight w:val="260"/>
        </w:trPr>
        <w:tc>
          <w:tcPr>
            <w:tcW w:w="0" w:type="auto"/>
            <w:noWrap/>
            <w:vAlign w:val="center"/>
          </w:tcPr>
          <w:p w14:paraId="6123E04D" w14:textId="7C85CADD"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proofErr w:type="spellStart"/>
            <w:r w:rsidRPr="000E1349">
              <w:rPr>
                <w:rFonts w:ascii="Arial" w:eastAsia="Times New Roman" w:hAnsi="Arial" w:cs="Arial"/>
                <w:color w:val="000000" w:themeColor="text1"/>
                <w:sz w:val="20"/>
                <w:szCs w:val="20"/>
              </w:rPr>
              <w:t>Mirel</w:t>
            </w:r>
            <w:proofErr w:type="spellEnd"/>
          </w:p>
        </w:tc>
        <w:tc>
          <w:tcPr>
            <w:tcW w:w="0" w:type="auto"/>
            <w:noWrap/>
            <w:vAlign w:val="center"/>
          </w:tcPr>
          <w:p w14:paraId="3860C5B0" w14:textId="33C48B21"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r w:rsidRPr="000E1349">
              <w:rPr>
                <w:rFonts w:ascii="Arial" w:eastAsia="Times New Roman" w:hAnsi="Arial" w:cs="Arial"/>
                <w:color w:val="000000" w:themeColor="text1"/>
                <w:sz w:val="20"/>
                <w:szCs w:val="20"/>
              </w:rPr>
              <w:t>Telles</w:t>
            </w:r>
          </w:p>
        </w:tc>
        <w:tc>
          <w:tcPr>
            <w:tcW w:w="0" w:type="auto"/>
            <w:noWrap/>
            <w:vAlign w:val="center"/>
          </w:tcPr>
          <w:p w14:paraId="738CB100" w14:textId="161A3ACC"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r w:rsidRPr="000E1349">
              <w:rPr>
                <w:rFonts w:ascii="Arial" w:eastAsia="Times New Roman" w:hAnsi="Arial" w:cs="Arial"/>
                <w:color w:val="000000" w:themeColor="text1"/>
                <w:sz w:val="20"/>
                <w:szCs w:val="20"/>
              </w:rPr>
              <w:t>PHA</w:t>
            </w:r>
          </w:p>
        </w:tc>
      </w:tr>
      <w:tr w:rsidR="000E1349" w:rsidRPr="002C3798" w14:paraId="61C5D77D" w14:textId="77777777" w:rsidTr="004D5246">
        <w:trPr>
          <w:trHeight w:val="232"/>
        </w:trPr>
        <w:tc>
          <w:tcPr>
            <w:tcW w:w="0" w:type="auto"/>
            <w:noWrap/>
            <w:vAlign w:val="center"/>
          </w:tcPr>
          <w:p w14:paraId="4157D596" w14:textId="074E545E"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proofErr w:type="spellStart"/>
            <w:r w:rsidRPr="000E1349">
              <w:rPr>
                <w:rFonts w:ascii="Arial" w:eastAsia="Times New Roman" w:hAnsi="Arial" w:cs="Arial"/>
                <w:color w:val="000000" w:themeColor="text1"/>
                <w:sz w:val="20"/>
                <w:szCs w:val="20"/>
              </w:rPr>
              <w:t>Mvera</w:t>
            </w:r>
            <w:proofErr w:type="spellEnd"/>
          </w:p>
        </w:tc>
        <w:tc>
          <w:tcPr>
            <w:tcW w:w="0" w:type="auto"/>
            <w:noWrap/>
            <w:vAlign w:val="center"/>
          </w:tcPr>
          <w:p w14:paraId="61A9B987" w14:textId="63074CB9"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r w:rsidRPr="000E1349">
              <w:rPr>
                <w:rFonts w:ascii="Arial" w:eastAsia="Times New Roman" w:hAnsi="Arial" w:cs="Arial"/>
                <w:color w:val="000000" w:themeColor="text1"/>
                <w:sz w:val="20"/>
                <w:szCs w:val="20"/>
              </w:rPr>
              <w:t>BIO-FED</w:t>
            </w:r>
          </w:p>
        </w:tc>
        <w:tc>
          <w:tcPr>
            <w:tcW w:w="0" w:type="auto"/>
            <w:noWrap/>
            <w:vAlign w:val="center"/>
          </w:tcPr>
          <w:p w14:paraId="473F484F" w14:textId="2A17465A"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r w:rsidRPr="000E1349">
              <w:rPr>
                <w:rFonts w:ascii="Arial" w:eastAsia="Times New Roman" w:hAnsi="Arial" w:cs="Arial"/>
                <w:color w:val="000000" w:themeColor="text1"/>
                <w:sz w:val="20"/>
                <w:szCs w:val="20"/>
              </w:rPr>
              <w:t>PHA</w:t>
            </w:r>
          </w:p>
        </w:tc>
      </w:tr>
      <w:tr w:rsidR="000E1349" w:rsidRPr="002C3798" w14:paraId="300DD4F0" w14:textId="77777777" w:rsidTr="004D5246">
        <w:trPr>
          <w:trHeight w:val="232"/>
        </w:trPr>
        <w:tc>
          <w:tcPr>
            <w:tcW w:w="0" w:type="auto"/>
            <w:noWrap/>
            <w:vAlign w:val="center"/>
          </w:tcPr>
          <w:p w14:paraId="4B35F38F" w14:textId="66152F40"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proofErr w:type="spellStart"/>
            <w:r w:rsidRPr="000E1349">
              <w:rPr>
                <w:rFonts w:ascii="Arial" w:eastAsia="Times New Roman" w:hAnsi="Arial" w:cs="Arial"/>
                <w:color w:val="000000" w:themeColor="text1"/>
                <w:sz w:val="20"/>
                <w:szCs w:val="20"/>
              </w:rPr>
              <w:t>Sogreen</w:t>
            </w:r>
            <w:proofErr w:type="spellEnd"/>
          </w:p>
        </w:tc>
        <w:tc>
          <w:tcPr>
            <w:tcW w:w="0" w:type="auto"/>
            <w:noWrap/>
            <w:vAlign w:val="center"/>
          </w:tcPr>
          <w:p w14:paraId="6FCD8DE3" w14:textId="55C29B04"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r w:rsidRPr="000E1349">
              <w:rPr>
                <w:rFonts w:ascii="Arial" w:eastAsia="Times New Roman" w:hAnsi="Arial" w:cs="Arial"/>
                <w:color w:val="000000" w:themeColor="text1"/>
                <w:sz w:val="20"/>
                <w:szCs w:val="20"/>
              </w:rPr>
              <w:t xml:space="preserve">Tianjin </w:t>
            </w:r>
            <w:proofErr w:type="spellStart"/>
            <w:r w:rsidRPr="000E1349">
              <w:rPr>
                <w:rFonts w:ascii="Arial" w:eastAsia="Times New Roman" w:hAnsi="Arial" w:cs="Arial"/>
                <w:color w:val="000000" w:themeColor="text1"/>
                <w:sz w:val="20"/>
                <w:szCs w:val="20"/>
              </w:rPr>
              <w:t>GreenBio</w:t>
            </w:r>
            <w:proofErr w:type="spellEnd"/>
          </w:p>
        </w:tc>
        <w:tc>
          <w:tcPr>
            <w:tcW w:w="0" w:type="auto"/>
            <w:noWrap/>
            <w:vAlign w:val="center"/>
          </w:tcPr>
          <w:p w14:paraId="3BC92E9B" w14:textId="25C1D075" w:rsidR="000E1349" w:rsidRPr="002C3798" w:rsidRDefault="000E1349" w:rsidP="000E1349">
            <w:pPr>
              <w:spacing w:after="0" w:line="240" w:lineRule="atLeast"/>
              <w:ind w:firstLine="0"/>
              <w:jc w:val="center"/>
              <w:rPr>
                <w:rFonts w:ascii="Arial" w:eastAsia="Times New Roman" w:hAnsi="Arial" w:cs="Arial"/>
                <w:color w:val="000000" w:themeColor="text1"/>
                <w:sz w:val="20"/>
                <w:szCs w:val="20"/>
              </w:rPr>
            </w:pPr>
            <w:r w:rsidRPr="000E1349">
              <w:rPr>
                <w:rFonts w:ascii="Arial" w:eastAsia="Times New Roman" w:hAnsi="Arial" w:cs="Arial"/>
                <w:color w:val="000000" w:themeColor="text1"/>
                <w:sz w:val="20"/>
                <w:szCs w:val="20"/>
              </w:rPr>
              <w:t>PHA</w:t>
            </w:r>
          </w:p>
        </w:tc>
      </w:tr>
    </w:tbl>
    <w:p w14:paraId="2A31A308" w14:textId="77777777" w:rsidR="002422EC" w:rsidRPr="002C3798" w:rsidRDefault="002422EC" w:rsidP="002422EC">
      <w:pPr>
        <w:pStyle w:val="Quote"/>
      </w:pPr>
      <w:r w:rsidRPr="002C3798">
        <w:t xml:space="preserve">Fonte: Material Data Center </w:t>
      </w:r>
    </w:p>
    <w:p w14:paraId="73FD0C48" w14:textId="25B73E9E" w:rsidR="002422EC" w:rsidRPr="002C3798" w:rsidRDefault="002422EC" w:rsidP="002422EC">
      <w:pPr>
        <w:pStyle w:val="Quote"/>
      </w:pPr>
      <w:r w:rsidRPr="002C3798">
        <w:t xml:space="preserve">* Essa informação foi atualizada </w:t>
      </w:r>
      <w:r w:rsidR="000151F0" w:rsidRPr="002C3798">
        <w:t>a partir</w:t>
      </w:r>
      <w:r w:rsidRPr="002C3798">
        <w:t xml:space="preserve"> </w:t>
      </w:r>
      <w:r w:rsidR="000151F0" w:rsidRPr="002C3798">
        <w:t xml:space="preserve">de </w:t>
      </w:r>
      <w:r w:rsidRPr="002C3798">
        <w:t>especificações técnicas do produto encontrada</w:t>
      </w:r>
      <w:r w:rsidR="000151F0" w:rsidRPr="002C3798">
        <w:t>s</w:t>
      </w:r>
      <w:r w:rsidRPr="002C3798">
        <w:t xml:space="preserve"> na página p</w:t>
      </w:r>
      <w:r w:rsidR="000151F0" w:rsidRPr="002C3798">
        <w:t>ública do produto</w:t>
      </w:r>
    </w:p>
    <w:p w14:paraId="62EAB326" w14:textId="77777777" w:rsidR="000E1349" w:rsidRDefault="000E1349" w:rsidP="00E86946"/>
    <w:p w14:paraId="3839555B" w14:textId="3820C8E2" w:rsidR="005563FE" w:rsidRDefault="00CC5F43" w:rsidP="00FC2A10">
      <w:r>
        <w:t xml:space="preserve">Foi realizada pesquisa na </w:t>
      </w:r>
      <w:r w:rsidR="00223603">
        <w:t xml:space="preserve">base de dados </w:t>
      </w:r>
      <w:proofErr w:type="spellStart"/>
      <w:r w:rsidR="00223603">
        <w:t>Omnexus</w:t>
      </w:r>
      <w:proofErr w:type="spellEnd"/>
      <w:r w:rsidR="00223603">
        <w:t>, buscando por biopolí</w:t>
      </w:r>
      <w:r>
        <w:t>meros PHA e PHB</w:t>
      </w:r>
      <w:r w:rsidR="00223603">
        <w:t xml:space="preserve"> de base biológica e biodegradáveis, remontando </w:t>
      </w:r>
      <w:r w:rsidR="00866ADF">
        <w:t>9 (nove)</w:t>
      </w:r>
      <w:r w:rsidR="00E170E2">
        <w:t xml:space="preserve"> marcas, com variant</w:t>
      </w:r>
      <w:r w:rsidR="00585E59">
        <w:t xml:space="preserve">es, produzidas por </w:t>
      </w:r>
      <w:r w:rsidR="000638AE">
        <w:t>9 (nove)</w:t>
      </w:r>
      <w:r w:rsidR="00585E59">
        <w:t xml:space="preserve"> empresas, descritos no </w:t>
      </w:r>
      <w:r w:rsidR="00585E59">
        <w:fldChar w:fldCharType="begin"/>
      </w:r>
      <w:r w:rsidR="00585E59">
        <w:instrText xml:space="preserve"> REF _Ref45198037 \h </w:instrText>
      </w:r>
      <w:r w:rsidR="00585E59">
        <w:fldChar w:fldCharType="separate"/>
      </w:r>
      <w:r w:rsidR="00585E59">
        <w:t xml:space="preserve">Quadro </w:t>
      </w:r>
      <w:r w:rsidR="00585E59">
        <w:rPr>
          <w:noProof/>
        </w:rPr>
        <w:t>3</w:t>
      </w:r>
      <w:r w:rsidR="00585E59">
        <w:t>.</w:t>
      </w:r>
      <w:r w:rsidR="00585E59">
        <w:rPr>
          <w:noProof/>
        </w:rPr>
        <w:t>5</w:t>
      </w:r>
      <w:r w:rsidR="00585E59">
        <w:fldChar w:fldCharType="end"/>
      </w:r>
      <w:r w:rsidR="006B4DD2">
        <w:t xml:space="preserve">. </w:t>
      </w:r>
    </w:p>
    <w:p w14:paraId="45151C93" w14:textId="77D46177" w:rsidR="005563FE" w:rsidRPr="005563FE" w:rsidRDefault="005563FE" w:rsidP="005563FE">
      <w:pPr>
        <w:pStyle w:val="Subtitle"/>
      </w:pPr>
      <w:bookmarkStart w:id="243" w:name="_Ref45198037"/>
      <w:bookmarkStart w:id="244" w:name="_Toc45860755"/>
      <w:r>
        <w:t xml:space="preserve">Quadro </w:t>
      </w:r>
      <w:r w:rsidR="001E79F1">
        <w:fldChar w:fldCharType="begin"/>
      </w:r>
      <w:r w:rsidR="001E79F1">
        <w:instrText xml:space="preserve"> STYLEREF 1 \s </w:instrText>
      </w:r>
      <w:r w:rsidR="001E79F1">
        <w:fldChar w:fldCharType="separate"/>
      </w:r>
      <w:r w:rsidR="00417BE2">
        <w:rPr>
          <w:noProof/>
        </w:rPr>
        <w:t>3</w:t>
      </w:r>
      <w:r w:rsidR="001E79F1">
        <w:rPr>
          <w:noProof/>
        </w:rPr>
        <w:fldChar w:fldCharType="end"/>
      </w:r>
      <w:r w:rsidR="00417BE2">
        <w:t>.</w:t>
      </w:r>
      <w:r w:rsidR="001E79F1">
        <w:fldChar w:fldCharType="begin"/>
      </w:r>
      <w:r w:rsidR="001E79F1">
        <w:instrText xml:space="preserve"> SEQ Quadro \* ARABIC \s 1 </w:instrText>
      </w:r>
      <w:r w:rsidR="001E79F1">
        <w:fldChar w:fldCharType="separate"/>
      </w:r>
      <w:r w:rsidR="00417BE2">
        <w:rPr>
          <w:noProof/>
        </w:rPr>
        <w:t>5</w:t>
      </w:r>
      <w:r w:rsidR="001E79F1">
        <w:rPr>
          <w:noProof/>
        </w:rPr>
        <w:fldChar w:fldCharType="end"/>
      </w:r>
      <w:bookmarkEnd w:id="243"/>
      <w:r>
        <w:t xml:space="preserve"> Produtores Comerciais de PHA e PHB na base </w:t>
      </w:r>
      <w:proofErr w:type="spellStart"/>
      <w:r>
        <w:t>Omnexus</w:t>
      </w:r>
      <w:bookmarkEnd w:id="244"/>
      <w:proofErr w:type="spellEnd"/>
    </w:p>
    <w:tbl>
      <w:tblPr>
        <w:tblStyle w:val="TableGrid"/>
        <w:tblW w:w="0" w:type="auto"/>
        <w:tblLook w:val="04A0" w:firstRow="1" w:lastRow="0" w:firstColumn="1" w:lastColumn="0" w:noHBand="0" w:noVBand="1"/>
      </w:tblPr>
      <w:tblGrid>
        <w:gridCol w:w="4527"/>
        <w:gridCol w:w="4528"/>
      </w:tblGrid>
      <w:tr w:rsidR="005563FE" w:rsidRPr="005563FE" w14:paraId="160B7653" w14:textId="77777777" w:rsidTr="005563FE">
        <w:tc>
          <w:tcPr>
            <w:tcW w:w="4527" w:type="dxa"/>
          </w:tcPr>
          <w:p w14:paraId="54CAEBF6" w14:textId="77777777" w:rsidR="005563FE" w:rsidRPr="005563FE" w:rsidRDefault="005563FE" w:rsidP="006B4DD2">
            <w:pPr>
              <w:pStyle w:val="PlainText"/>
              <w:jc w:val="center"/>
              <w:rPr>
                <w:rFonts w:ascii="Arial" w:hAnsi="Arial" w:cs="Arial"/>
                <w:b/>
                <w:sz w:val="20"/>
                <w:szCs w:val="20"/>
              </w:rPr>
            </w:pPr>
            <w:proofErr w:type="spellStart"/>
            <w:r w:rsidRPr="005563FE">
              <w:rPr>
                <w:rFonts w:ascii="Arial" w:hAnsi="Arial" w:cs="Arial"/>
                <w:b/>
                <w:sz w:val="20"/>
                <w:szCs w:val="20"/>
              </w:rPr>
              <w:t>Marca</w:t>
            </w:r>
            <w:proofErr w:type="spellEnd"/>
          </w:p>
        </w:tc>
        <w:tc>
          <w:tcPr>
            <w:tcW w:w="4528" w:type="dxa"/>
          </w:tcPr>
          <w:p w14:paraId="07CB1C5B" w14:textId="77777777" w:rsidR="005563FE" w:rsidRPr="005563FE" w:rsidRDefault="005563FE" w:rsidP="006B4DD2">
            <w:pPr>
              <w:pStyle w:val="PlainText"/>
              <w:jc w:val="center"/>
              <w:rPr>
                <w:rFonts w:ascii="Arial" w:hAnsi="Arial" w:cs="Arial"/>
                <w:b/>
                <w:sz w:val="20"/>
                <w:szCs w:val="20"/>
              </w:rPr>
            </w:pPr>
            <w:proofErr w:type="spellStart"/>
            <w:r w:rsidRPr="005563FE">
              <w:rPr>
                <w:rFonts w:ascii="Arial" w:hAnsi="Arial" w:cs="Arial"/>
                <w:b/>
                <w:sz w:val="20"/>
                <w:szCs w:val="20"/>
              </w:rPr>
              <w:t>Produtor</w:t>
            </w:r>
            <w:proofErr w:type="spellEnd"/>
          </w:p>
        </w:tc>
      </w:tr>
      <w:tr w:rsidR="005563FE" w:rsidRPr="005563FE" w14:paraId="2BB5BF3A" w14:textId="77777777" w:rsidTr="005563FE">
        <w:tc>
          <w:tcPr>
            <w:tcW w:w="4527" w:type="dxa"/>
          </w:tcPr>
          <w:p w14:paraId="50C70885" w14:textId="3154D6E2" w:rsidR="005563FE" w:rsidRPr="005563FE" w:rsidRDefault="005563FE" w:rsidP="006B4DD2">
            <w:pPr>
              <w:pStyle w:val="PlainText"/>
              <w:jc w:val="center"/>
              <w:rPr>
                <w:rFonts w:ascii="Arial" w:hAnsi="Arial" w:cs="Arial"/>
                <w:sz w:val="20"/>
                <w:szCs w:val="20"/>
              </w:rPr>
            </w:pPr>
            <w:proofErr w:type="spellStart"/>
            <w:r w:rsidRPr="005563FE">
              <w:rPr>
                <w:rFonts w:ascii="Arial" w:hAnsi="Arial" w:cs="Arial"/>
                <w:sz w:val="20"/>
                <w:szCs w:val="20"/>
              </w:rPr>
              <w:t>Biocycle</w:t>
            </w:r>
            <w:proofErr w:type="spellEnd"/>
          </w:p>
        </w:tc>
        <w:tc>
          <w:tcPr>
            <w:tcW w:w="4528" w:type="dxa"/>
          </w:tcPr>
          <w:p w14:paraId="7E9EC342" w14:textId="77777777" w:rsidR="005563FE" w:rsidRPr="005563FE" w:rsidRDefault="005563FE" w:rsidP="006B4DD2">
            <w:pPr>
              <w:pStyle w:val="PlainText"/>
              <w:jc w:val="center"/>
              <w:rPr>
                <w:rFonts w:ascii="Arial" w:hAnsi="Arial" w:cs="Arial"/>
                <w:sz w:val="20"/>
                <w:szCs w:val="20"/>
              </w:rPr>
            </w:pPr>
            <w:r w:rsidRPr="005563FE">
              <w:rPr>
                <w:rFonts w:ascii="Arial" w:hAnsi="Arial" w:cs="Arial"/>
                <w:sz w:val="20"/>
                <w:szCs w:val="20"/>
              </w:rPr>
              <w:t>PHB Industrial</w:t>
            </w:r>
          </w:p>
        </w:tc>
      </w:tr>
      <w:tr w:rsidR="005563FE" w:rsidRPr="005563FE" w14:paraId="3A3F2857" w14:textId="77777777" w:rsidTr="005563FE">
        <w:tc>
          <w:tcPr>
            <w:tcW w:w="4527" w:type="dxa"/>
          </w:tcPr>
          <w:p w14:paraId="7675DE79" w14:textId="5EADDE8A" w:rsidR="005563FE" w:rsidRPr="005563FE" w:rsidRDefault="005563FE" w:rsidP="006B4DD2">
            <w:pPr>
              <w:pStyle w:val="PlainText"/>
              <w:jc w:val="center"/>
              <w:rPr>
                <w:rFonts w:ascii="Arial" w:hAnsi="Arial" w:cs="Arial"/>
                <w:sz w:val="20"/>
                <w:szCs w:val="20"/>
              </w:rPr>
            </w:pPr>
            <w:proofErr w:type="spellStart"/>
            <w:r w:rsidRPr="005563FE">
              <w:rPr>
                <w:rFonts w:ascii="Arial" w:hAnsi="Arial" w:cs="Arial"/>
                <w:sz w:val="20"/>
                <w:szCs w:val="20"/>
              </w:rPr>
              <w:t>Biomer</w:t>
            </w:r>
            <w:proofErr w:type="spellEnd"/>
          </w:p>
        </w:tc>
        <w:tc>
          <w:tcPr>
            <w:tcW w:w="4528" w:type="dxa"/>
          </w:tcPr>
          <w:p w14:paraId="22E4AFF6" w14:textId="77777777" w:rsidR="005563FE" w:rsidRPr="005563FE" w:rsidRDefault="005563FE" w:rsidP="006B4DD2">
            <w:pPr>
              <w:pStyle w:val="PlainText"/>
              <w:jc w:val="center"/>
              <w:rPr>
                <w:rFonts w:ascii="Arial" w:hAnsi="Arial" w:cs="Arial"/>
                <w:sz w:val="20"/>
                <w:szCs w:val="20"/>
              </w:rPr>
            </w:pPr>
            <w:proofErr w:type="spellStart"/>
            <w:r w:rsidRPr="005563FE">
              <w:rPr>
                <w:rFonts w:ascii="Arial" w:hAnsi="Arial" w:cs="Arial"/>
                <w:sz w:val="20"/>
                <w:szCs w:val="20"/>
              </w:rPr>
              <w:t>Biomer</w:t>
            </w:r>
            <w:proofErr w:type="spellEnd"/>
          </w:p>
        </w:tc>
      </w:tr>
      <w:tr w:rsidR="005563FE" w:rsidRPr="005563FE" w14:paraId="4132119B" w14:textId="77777777" w:rsidTr="005563FE">
        <w:tc>
          <w:tcPr>
            <w:tcW w:w="4527" w:type="dxa"/>
          </w:tcPr>
          <w:p w14:paraId="49FEF42E" w14:textId="77777777" w:rsidR="005563FE" w:rsidRPr="005563FE" w:rsidRDefault="005563FE" w:rsidP="006B4DD2">
            <w:pPr>
              <w:pStyle w:val="PlainText"/>
              <w:jc w:val="center"/>
              <w:rPr>
                <w:rFonts w:ascii="Arial" w:hAnsi="Arial" w:cs="Arial"/>
                <w:sz w:val="20"/>
                <w:szCs w:val="20"/>
              </w:rPr>
            </w:pPr>
            <w:proofErr w:type="spellStart"/>
            <w:r w:rsidRPr="005563FE">
              <w:rPr>
                <w:rFonts w:ascii="Arial" w:hAnsi="Arial" w:cs="Arial"/>
                <w:sz w:val="20"/>
                <w:szCs w:val="20"/>
              </w:rPr>
              <w:t>Minerv</w:t>
            </w:r>
            <w:proofErr w:type="spellEnd"/>
          </w:p>
        </w:tc>
        <w:tc>
          <w:tcPr>
            <w:tcW w:w="4528" w:type="dxa"/>
          </w:tcPr>
          <w:p w14:paraId="54EA725C" w14:textId="77777777" w:rsidR="005563FE" w:rsidRPr="005563FE" w:rsidRDefault="005563FE" w:rsidP="006B4DD2">
            <w:pPr>
              <w:pStyle w:val="PlainText"/>
              <w:jc w:val="center"/>
              <w:rPr>
                <w:rFonts w:ascii="Arial" w:hAnsi="Arial" w:cs="Arial"/>
                <w:sz w:val="20"/>
                <w:szCs w:val="20"/>
              </w:rPr>
            </w:pPr>
            <w:r w:rsidRPr="005563FE">
              <w:rPr>
                <w:rFonts w:ascii="Arial" w:hAnsi="Arial" w:cs="Arial"/>
                <w:sz w:val="20"/>
                <w:szCs w:val="20"/>
              </w:rPr>
              <w:t>Bio-on</w:t>
            </w:r>
          </w:p>
        </w:tc>
      </w:tr>
      <w:tr w:rsidR="005563FE" w:rsidRPr="005563FE" w14:paraId="080701AC" w14:textId="77777777" w:rsidTr="005563FE">
        <w:tc>
          <w:tcPr>
            <w:tcW w:w="4527" w:type="dxa"/>
          </w:tcPr>
          <w:p w14:paraId="38DA4D83" w14:textId="1EC478A4" w:rsidR="005563FE" w:rsidRPr="005563FE" w:rsidRDefault="005563FE" w:rsidP="006B4DD2">
            <w:pPr>
              <w:pStyle w:val="PlainText"/>
              <w:jc w:val="center"/>
              <w:rPr>
                <w:rFonts w:ascii="Arial" w:hAnsi="Arial" w:cs="Arial"/>
                <w:sz w:val="20"/>
                <w:szCs w:val="20"/>
              </w:rPr>
            </w:pPr>
            <w:proofErr w:type="spellStart"/>
            <w:r w:rsidRPr="005563FE">
              <w:rPr>
                <w:rFonts w:ascii="Arial" w:hAnsi="Arial" w:cs="Arial"/>
                <w:sz w:val="20"/>
                <w:szCs w:val="20"/>
              </w:rPr>
              <w:t>Mirel</w:t>
            </w:r>
            <w:proofErr w:type="spellEnd"/>
          </w:p>
        </w:tc>
        <w:tc>
          <w:tcPr>
            <w:tcW w:w="4528" w:type="dxa"/>
          </w:tcPr>
          <w:p w14:paraId="29DC6B24" w14:textId="77777777" w:rsidR="005563FE" w:rsidRPr="005563FE" w:rsidRDefault="005563FE" w:rsidP="006B4DD2">
            <w:pPr>
              <w:pStyle w:val="PlainText"/>
              <w:jc w:val="center"/>
              <w:rPr>
                <w:rFonts w:ascii="Arial" w:hAnsi="Arial" w:cs="Arial"/>
                <w:sz w:val="20"/>
                <w:szCs w:val="20"/>
              </w:rPr>
            </w:pPr>
            <w:r w:rsidRPr="005563FE">
              <w:rPr>
                <w:rFonts w:ascii="Arial" w:hAnsi="Arial" w:cs="Arial"/>
                <w:sz w:val="20"/>
                <w:szCs w:val="20"/>
              </w:rPr>
              <w:t>Yield10 Bioscience</w:t>
            </w:r>
          </w:p>
        </w:tc>
      </w:tr>
      <w:tr w:rsidR="005563FE" w:rsidRPr="005563FE" w14:paraId="5EFF4CBF" w14:textId="77777777" w:rsidTr="005563FE">
        <w:tc>
          <w:tcPr>
            <w:tcW w:w="4527" w:type="dxa"/>
          </w:tcPr>
          <w:p w14:paraId="0FD7E2CD" w14:textId="7254EB90" w:rsidR="005563FE" w:rsidRPr="005563FE" w:rsidRDefault="005563FE" w:rsidP="006B4DD2">
            <w:pPr>
              <w:pStyle w:val="PlainText"/>
              <w:jc w:val="center"/>
              <w:rPr>
                <w:rFonts w:ascii="Arial" w:hAnsi="Arial" w:cs="Arial"/>
                <w:sz w:val="20"/>
                <w:szCs w:val="20"/>
              </w:rPr>
            </w:pPr>
            <w:proofErr w:type="spellStart"/>
            <w:r w:rsidRPr="005563FE">
              <w:rPr>
                <w:rFonts w:ascii="Arial" w:hAnsi="Arial" w:cs="Arial"/>
                <w:sz w:val="20"/>
                <w:szCs w:val="20"/>
              </w:rPr>
              <w:t>Mvera</w:t>
            </w:r>
            <w:proofErr w:type="spellEnd"/>
          </w:p>
        </w:tc>
        <w:tc>
          <w:tcPr>
            <w:tcW w:w="4528" w:type="dxa"/>
          </w:tcPr>
          <w:p w14:paraId="6824989A" w14:textId="77777777" w:rsidR="005563FE" w:rsidRPr="005563FE" w:rsidRDefault="005563FE" w:rsidP="006B4DD2">
            <w:pPr>
              <w:pStyle w:val="PlainText"/>
              <w:jc w:val="center"/>
              <w:rPr>
                <w:rFonts w:ascii="Arial" w:hAnsi="Arial" w:cs="Arial"/>
                <w:sz w:val="20"/>
                <w:szCs w:val="20"/>
              </w:rPr>
            </w:pPr>
            <w:r w:rsidRPr="005563FE">
              <w:rPr>
                <w:rFonts w:ascii="Arial" w:hAnsi="Arial" w:cs="Arial"/>
                <w:sz w:val="20"/>
                <w:szCs w:val="20"/>
              </w:rPr>
              <w:t>BIO-FED</w:t>
            </w:r>
          </w:p>
        </w:tc>
      </w:tr>
      <w:tr w:rsidR="005563FE" w:rsidRPr="005563FE" w14:paraId="4A5BE9F7" w14:textId="77777777" w:rsidTr="005563FE">
        <w:tc>
          <w:tcPr>
            <w:tcW w:w="4527" w:type="dxa"/>
          </w:tcPr>
          <w:p w14:paraId="03301E72" w14:textId="20EC58D1" w:rsidR="005563FE" w:rsidRPr="005563FE" w:rsidRDefault="00913CAD" w:rsidP="006B4DD2">
            <w:pPr>
              <w:pStyle w:val="PlainText"/>
              <w:jc w:val="center"/>
              <w:rPr>
                <w:rFonts w:ascii="Arial" w:hAnsi="Arial" w:cs="Arial"/>
                <w:sz w:val="20"/>
                <w:szCs w:val="20"/>
              </w:rPr>
            </w:pPr>
            <w:r>
              <w:rPr>
                <w:rFonts w:ascii="Arial" w:hAnsi="Arial" w:cs="Arial"/>
                <w:sz w:val="20"/>
                <w:szCs w:val="20"/>
              </w:rPr>
              <w:t>PHE</w:t>
            </w:r>
          </w:p>
        </w:tc>
        <w:tc>
          <w:tcPr>
            <w:tcW w:w="4528" w:type="dxa"/>
          </w:tcPr>
          <w:p w14:paraId="680CB3D5" w14:textId="77777777" w:rsidR="005563FE" w:rsidRPr="005563FE" w:rsidRDefault="005563FE" w:rsidP="006B4DD2">
            <w:pPr>
              <w:pStyle w:val="PlainText"/>
              <w:jc w:val="center"/>
              <w:rPr>
                <w:rFonts w:ascii="Arial" w:hAnsi="Arial" w:cs="Arial"/>
                <w:sz w:val="20"/>
                <w:szCs w:val="20"/>
              </w:rPr>
            </w:pPr>
            <w:proofErr w:type="spellStart"/>
            <w:r w:rsidRPr="005563FE">
              <w:rPr>
                <w:rFonts w:ascii="Arial" w:hAnsi="Arial" w:cs="Arial"/>
                <w:sz w:val="20"/>
                <w:szCs w:val="20"/>
              </w:rPr>
              <w:t>Natureplast</w:t>
            </w:r>
            <w:proofErr w:type="spellEnd"/>
          </w:p>
        </w:tc>
      </w:tr>
      <w:tr w:rsidR="005563FE" w:rsidRPr="005563FE" w14:paraId="4F7555A0" w14:textId="77777777" w:rsidTr="005563FE">
        <w:tc>
          <w:tcPr>
            <w:tcW w:w="4527" w:type="dxa"/>
          </w:tcPr>
          <w:p w14:paraId="432B95AD" w14:textId="3EDDF829" w:rsidR="005563FE" w:rsidRPr="005563FE" w:rsidRDefault="005563FE" w:rsidP="006B4DD2">
            <w:pPr>
              <w:pStyle w:val="PlainText"/>
              <w:jc w:val="center"/>
              <w:rPr>
                <w:rFonts w:ascii="Arial" w:hAnsi="Arial" w:cs="Arial"/>
                <w:sz w:val="20"/>
                <w:szCs w:val="20"/>
              </w:rPr>
            </w:pPr>
            <w:proofErr w:type="spellStart"/>
            <w:r w:rsidRPr="005563FE">
              <w:rPr>
                <w:rFonts w:ascii="Arial" w:hAnsi="Arial" w:cs="Arial"/>
                <w:sz w:val="20"/>
                <w:szCs w:val="20"/>
              </w:rPr>
              <w:t>Nodax</w:t>
            </w:r>
            <w:proofErr w:type="spellEnd"/>
          </w:p>
        </w:tc>
        <w:tc>
          <w:tcPr>
            <w:tcW w:w="4528" w:type="dxa"/>
          </w:tcPr>
          <w:p w14:paraId="7A19EBBB" w14:textId="77777777" w:rsidR="005563FE" w:rsidRPr="005563FE" w:rsidRDefault="005563FE" w:rsidP="006B4DD2">
            <w:pPr>
              <w:pStyle w:val="PlainText"/>
              <w:jc w:val="center"/>
              <w:rPr>
                <w:rFonts w:ascii="Arial" w:hAnsi="Arial" w:cs="Arial"/>
                <w:sz w:val="20"/>
                <w:szCs w:val="20"/>
              </w:rPr>
            </w:pPr>
            <w:proofErr w:type="spellStart"/>
            <w:r w:rsidRPr="005563FE">
              <w:rPr>
                <w:rFonts w:ascii="Arial" w:hAnsi="Arial" w:cs="Arial"/>
                <w:sz w:val="20"/>
                <w:szCs w:val="20"/>
              </w:rPr>
              <w:t>Danimer</w:t>
            </w:r>
            <w:proofErr w:type="spellEnd"/>
            <w:r w:rsidRPr="005563FE">
              <w:rPr>
                <w:rFonts w:ascii="Arial" w:hAnsi="Arial" w:cs="Arial"/>
                <w:sz w:val="20"/>
                <w:szCs w:val="20"/>
              </w:rPr>
              <w:t xml:space="preserve"> Scientific</w:t>
            </w:r>
          </w:p>
        </w:tc>
      </w:tr>
      <w:tr w:rsidR="005563FE" w:rsidRPr="005563FE" w14:paraId="6F9FB34F" w14:textId="77777777" w:rsidTr="005563FE">
        <w:tc>
          <w:tcPr>
            <w:tcW w:w="4527" w:type="dxa"/>
          </w:tcPr>
          <w:p w14:paraId="6362BC28" w14:textId="648618AE" w:rsidR="005563FE" w:rsidRPr="005563FE" w:rsidRDefault="005563FE" w:rsidP="006B4DD2">
            <w:pPr>
              <w:pStyle w:val="PlainText"/>
              <w:jc w:val="center"/>
              <w:rPr>
                <w:rFonts w:ascii="Arial" w:hAnsi="Arial" w:cs="Arial"/>
                <w:sz w:val="20"/>
                <w:szCs w:val="20"/>
              </w:rPr>
            </w:pPr>
            <w:r w:rsidRPr="005563FE">
              <w:rPr>
                <w:rFonts w:ascii="Arial" w:hAnsi="Arial" w:cs="Arial"/>
                <w:sz w:val="20"/>
                <w:szCs w:val="20"/>
              </w:rPr>
              <w:t>PHBH</w:t>
            </w:r>
          </w:p>
        </w:tc>
        <w:tc>
          <w:tcPr>
            <w:tcW w:w="4528" w:type="dxa"/>
          </w:tcPr>
          <w:p w14:paraId="5DD92CFC" w14:textId="77777777" w:rsidR="005563FE" w:rsidRPr="005563FE" w:rsidRDefault="005563FE" w:rsidP="006B4DD2">
            <w:pPr>
              <w:pStyle w:val="PlainText"/>
              <w:jc w:val="center"/>
              <w:rPr>
                <w:rFonts w:ascii="Arial" w:hAnsi="Arial" w:cs="Arial"/>
                <w:sz w:val="20"/>
                <w:szCs w:val="20"/>
              </w:rPr>
            </w:pPr>
            <w:r w:rsidRPr="005563FE">
              <w:rPr>
                <w:rFonts w:ascii="Arial" w:hAnsi="Arial" w:cs="Arial"/>
                <w:sz w:val="20"/>
                <w:szCs w:val="20"/>
              </w:rPr>
              <w:t>Kaneka</w:t>
            </w:r>
          </w:p>
        </w:tc>
      </w:tr>
      <w:tr w:rsidR="005563FE" w:rsidRPr="005563FE" w14:paraId="15B25E83" w14:textId="77777777" w:rsidTr="005563FE">
        <w:tc>
          <w:tcPr>
            <w:tcW w:w="4527" w:type="dxa"/>
          </w:tcPr>
          <w:p w14:paraId="420D06EC" w14:textId="77777777" w:rsidR="005563FE" w:rsidRPr="005563FE" w:rsidRDefault="005563FE" w:rsidP="006B4DD2">
            <w:pPr>
              <w:pStyle w:val="PlainText"/>
              <w:jc w:val="center"/>
              <w:rPr>
                <w:rFonts w:ascii="Arial" w:hAnsi="Arial" w:cs="Arial"/>
                <w:sz w:val="20"/>
                <w:szCs w:val="20"/>
              </w:rPr>
            </w:pPr>
            <w:proofErr w:type="spellStart"/>
            <w:r w:rsidRPr="005563FE">
              <w:rPr>
                <w:rFonts w:ascii="Arial" w:hAnsi="Arial" w:cs="Arial"/>
                <w:sz w:val="20"/>
                <w:szCs w:val="20"/>
              </w:rPr>
              <w:t>VersaMer</w:t>
            </w:r>
            <w:proofErr w:type="spellEnd"/>
          </w:p>
        </w:tc>
        <w:tc>
          <w:tcPr>
            <w:tcW w:w="4528" w:type="dxa"/>
          </w:tcPr>
          <w:p w14:paraId="08CF59BD" w14:textId="77777777" w:rsidR="005563FE" w:rsidRPr="005563FE" w:rsidRDefault="005563FE" w:rsidP="006B4DD2">
            <w:pPr>
              <w:pStyle w:val="PlainText"/>
              <w:jc w:val="center"/>
              <w:rPr>
                <w:rFonts w:ascii="Arial" w:hAnsi="Arial" w:cs="Arial"/>
                <w:sz w:val="20"/>
                <w:szCs w:val="20"/>
              </w:rPr>
            </w:pPr>
            <w:proofErr w:type="spellStart"/>
            <w:r w:rsidRPr="005563FE">
              <w:rPr>
                <w:rFonts w:ascii="Arial" w:hAnsi="Arial" w:cs="Arial"/>
                <w:sz w:val="20"/>
                <w:szCs w:val="20"/>
              </w:rPr>
              <w:t>PolyFerm</w:t>
            </w:r>
            <w:proofErr w:type="spellEnd"/>
            <w:r w:rsidRPr="005563FE">
              <w:rPr>
                <w:rFonts w:ascii="Arial" w:hAnsi="Arial" w:cs="Arial"/>
                <w:sz w:val="20"/>
                <w:szCs w:val="20"/>
              </w:rPr>
              <w:t xml:space="preserve"> Canada Inc.</w:t>
            </w:r>
          </w:p>
        </w:tc>
      </w:tr>
    </w:tbl>
    <w:p w14:paraId="2F785DA2" w14:textId="7142B28B" w:rsidR="005563FE" w:rsidRPr="005563FE" w:rsidRDefault="005563FE" w:rsidP="005563FE">
      <w:pPr>
        <w:pStyle w:val="Quote"/>
      </w:pPr>
      <w:r>
        <w:t xml:space="preserve">Fonte: Base de Dados </w:t>
      </w:r>
      <w:proofErr w:type="spellStart"/>
      <w:r>
        <w:t>Omnexus</w:t>
      </w:r>
      <w:proofErr w:type="spellEnd"/>
    </w:p>
    <w:p w14:paraId="4775DE26" w14:textId="77777777" w:rsidR="005563FE" w:rsidRDefault="005563FE" w:rsidP="00E86946"/>
    <w:p w14:paraId="60712DB7" w14:textId="4996E4CC" w:rsidR="00403159" w:rsidRDefault="006D5024" w:rsidP="00E86946">
      <w:r>
        <w:t xml:space="preserve">O </w:t>
      </w:r>
      <w:r>
        <w:fldChar w:fldCharType="begin"/>
      </w:r>
      <w:r>
        <w:instrText xml:space="preserve"> REF _Ref45200910 \h </w:instrText>
      </w:r>
      <w:r>
        <w:fldChar w:fldCharType="separate"/>
      </w:r>
      <w:r>
        <w:t xml:space="preserve">Quadro </w:t>
      </w:r>
      <w:r>
        <w:rPr>
          <w:noProof/>
        </w:rPr>
        <w:t>3</w:t>
      </w:r>
      <w:r>
        <w:t>.</w:t>
      </w:r>
      <w:r>
        <w:rPr>
          <w:noProof/>
        </w:rPr>
        <w:t>6</w:t>
      </w:r>
      <w:r>
        <w:fldChar w:fldCharType="end"/>
      </w:r>
      <w:r>
        <w:t xml:space="preserve"> é resultante da com</w:t>
      </w:r>
      <w:r w:rsidR="00B517C6">
        <w:t>b</w:t>
      </w:r>
      <w:r>
        <w:t>inação das pesquisas da bases</w:t>
      </w:r>
      <w:r w:rsidR="00B80CD0">
        <w:t xml:space="preserve"> Material Data Center e </w:t>
      </w:r>
      <w:proofErr w:type="spellStart"/>
      <w:r w:rsidR="00B80CD0">
        <w:t>Omnexus</w:t>
      </w:r>
      <w:proofErr w:type="spellEnd"/>
      <w:r w:rsidR="00B80CD0">
        <w:t xml:space="preserve"> e </w:t>
      </w:r>
      <w:r w:rsidR="00B80CD0">
        <w:fldChar w:fldCharType="begin"/>
      </w:r>
      <w:r w:rsidR="00B80CD0">
        <w:instrText xml:space="preserve"> REF _Ref45361496 \h </w:instrText>
      </w:r>
      <w:r w:rsidR="00B80CD0">
        <w:fldChar w:fldCharType="separate"/>
      </w:r>
      <w:r w:rsidR="00B80CD0">
        <w:t xml:space="preserve">Quadro </w:t>
      </w:r>
      <w:r w:rsidR="00B80CD0">
        <w:rPr>
          <w:noProof/>
        </w:rPr>
        <w:t>3</w:t>
      </w:r>
      <w:r w:rsidR="00B80CD0">
        <w:t>.</w:t>
      </w:r>
      <w:r w:rsidR="00B80CD0">
        <w:rPr>
          <w:noProof/>
        </w:rPr>
        <w:t>3</w:t>
      </w:r>
      <w:r w:rsidR="00B80CD0">
        <w:fldChar w:fldCharType="end"/>
      </w:r>
      <w:r w:rsidR="00B80CD0">
        <w:t>,</w:t>
      </w:r>
      <w:r w:rsidR="00630477">
        <w:t xml:space="preserve"> </w:t>
      </w:r>
      <w:r w:rsidR="006779AF">
        <w:t>excluindo</w:t>
      </w:r>
      <w:r w:rsidR="00133276">
        <w:t xml:space="preserve"> os biopolímeros </w:t>
      </w:r>
      <w:r w:rsidR="00695319">
        <w:t>consideradas</w:t>
      </w:r>
      <w:r w:rsidR="00783ECB">
        <w:t xml:space="preserve"> blendas, </w:t>
      </w:r>
      <w:r w:rsidR="00695319">
        <w:t xml:space="preserve"> </w:t>
      </w:r>
      <w:r w:rsidR="00FE719F">
        <w:t xml:space="preserve">incluindo a </w:t>
      </w:r>
      <w:r w:rsidR="004F305C">
        <w:t>indica</w:t>
      </w:r>
      <w:r w:rsidR="007C6AD5">
        <w:t>ção</w:t>
      </w:r>
      <w:r w:rsidR="004F305C">
        <w:t xml:space="preserve"> </w:t>
      </w:r>
      <w:r w:rsidR="00FE719F">
        <w:t>de</w:t>
      </w:r>
      <w:r w:rsidR="004F305C">
        <w:t xml:space="preserve"> referência de có</w:t>
      </w:r>
      <w:r w:rsidR="00E22957">
        <w:t>digo HS</w:t>
      </w:r>
      <w:r w:rsidR="00526CF1">
        <w:t xml:space="preserve">. O </w:t>
      </w:r>
      <w:r w:rsidR="00526CF1">
        <w:fldChar w:fldCharType="begin"/>
      </w:r>
      <w:r w:rsidR="00526CF1">
        <w:instrText xml:space="preserve"> REF _Ref45289467 \h </w:instrText>
      </w:r>
      <w:r w:rsidR="00526CF1">
        <w:fldChar w:fldCharType="separate"/>
      </w:r>
      <w:r w:rsidR="00526CF1">
        <w:t xml:space="preserve">Quadro </w:t>
      </w:r>
      <w:r w:rsidR="00526CF1">
        <w:rPr>
          <w:noProof/>
        </w:rPr>
        <w:t>3</w:t>
      </w:r>
      <w:r w:rsidR="00526CF1">
        <w:t>.</w:t>
      </w:r>
      <w:r w:rsidR="00526CF1">
        <w:rPr>
          <w:noProof/>
        </w:rPr>
        <w:t>7</w:t>
      </w:r>
      <w:r w:rsidR="00526CF1">
        <w:fldChar w:fldCharType="end"/>
      </w:r>
      <w:r w:rsidR="00526CF1">
        <w:t xml:space="preserve"> traz a referência de código HS para os polímeros PP, PE</w:t>
      </w:r>
      <w:r w:rsidR="005C6C51">
        <w:t>BD e PEAD em suas forma primárias</w:t>
      </w:r>
      <w:r w:rsidR="002510EF">
        <w:t>.</w:t>
      </w:r>
    </w:p>
    <w:p w14:paraId="755DA7D6" w14:textId="7C67C0FE" w:rsidR="00EA5FF0" w:rsidRPr="00EA5FF0" w:rsidRDefault="00EA5FF0" w:rsidP="00E80EB3">
      <w:pPr>
        <w:pStyle w:val="Subtitle"/>
      </w:pPr>
      <w:bookmarkStart w:id="245" w:name="_Ref45200910"/>
      <w:bookmarkStart w:id="246" w:name="_Toc45860756"/>
      <w:r>
        <w:t xml:space="preserve">Quadro </w:t>
      </w:r>
      <w:r w:rsidR="001E79F1">
        <w:fldChar w:fldCharType="begin"/>
      </w:r>
      <w:r w:rsidR="001E79F1">
        <w:instrText xml:space="preserve"> STYLEREF 1 \s </w:instrText>
      </w:r>
      <w:r w:rsidR="001E79F1">
        <w:fldChar w:fldCharType="separate"/>
      </w:r>
      <w:r w:rsidR="00417BE2">
        <w:rPr>
          <w:noProof/>
        </w:rPr>
        <w:t>3</w:t>
      </w:r>
      <w:r w:rsidR="001E79F1">
        <w:rPr>
          <w:noProof/>
        </w:rPr>
        <w:fldChar w:fldCharType="end"/>
      </w:r>
      <w:r w:rsidR="00417BE2">
        <w:t>.</w:t>
      </w:r>
      <w:r w:rsidR="001E79F1">
        <w:fldChar w:fldCharType="begin"/>
      </w:r>
      <w:r w:rsidR="001E79F1">
        <w:instrText xml:space="preserve"> SEQ Quadro \* ARABIC \s 1 </w:instrText>
      </w:r>
      <w:r w:rsidR="001E79F1">
        <w:fldChar w:fldCharType="separate"/>
      </w:r>
      <w:r w:rsidR="00417BE2">
        <w:rPr>
          <w:noProof/>
        </w:rPr>
        <w:t>6</w:t>
      </w:r>
      <w:r w:rsidR="001E79F1">
        <w:rPr>
          <w:noProof/>
        </w:rPr>
        <w:fldChar w:fldCharType="end"/>
      </w:r>
      <w:bookmarkEnd w:id="245"/>
      <w:r w:rsidR="004E431C">
        <w:tab/>
      </w:r>
      <w:r>
        <w:t>Relação de produtos</w:t>
      </w:r>
      <w:r w:rsidR="00315211">
        <w:t xml:space="preserve"> provenientes de</w:t>
      </w:r>
      <w:r>
        <w:t xml:space="preserve"> PHA e PBH</w:t>
      </w:r>
      <w:r w:rsidR="00315211">
        <w:t xml:space="preserve"> com classificação HS</w:t>
      </w:r>
      <w:bookmarkEnd w:id="246"/>
    </w:p>
    <w:tbl>
      <w:tblPr>
        <w:tblStyle w:val="TableGrid"/>
        <w:tblW w:w="9065" w:type="dxa"/>
        <w:tblLook w:val="04A0" w:firstRow="1" w:lastRow="0" w:firstColumn="1" w:lastColumn="0" w:noHBand="0" w:noVBand="1"/>
      </w:tblPr>
      <w:tblGrid>
        <w:gridCol w:w="439"/>
        <w:gridCol w:w="1581"/>
        <w:gridCol w:w="2793"/>
        <w:gridCol w:w="1843"/>
        <w:gridCol w:w="2409"/>
      </w:tblGrid>
      <w:tr w:rsidR="00866ADF" w:rsidRPr="00CC2800" w14:paraId="6E0A7148" w14:textId="2AA11872" w:rsidTr="00BD1F13">
        <w:trPr>
          <w:trHeight w:val="273"/>
        </w:trPr>
        <w:tc>
          <w:tcPr>
            <w:tcW w:w="439" w:type="dxa"/>
          </w:tcPr>
          <w:p w14:paraId="229E848B" w14:textId="2ED4A96F" w:rsidR="00866ADF" w:rsidRPr="00CC2800" w:rsidRDefault="00866ADF" w:rsidP="00CC2800">
            <w:pPr>
              <w:pStyle w:val="PlainText"/>
              <w:jc w:val="center"/>
              <w:rPr>
                <w:rFonts w:ascii="Arial" w:hAnsi="Arial" w:cs="Arial"/>
                <w:b/>
                <w:sz w:val="20"/>
                <w:szCs w:val="20"/>
                <w:lang w:val="pt-BR"/>
              </w:rPr>
            </w:pPr>
          </w:p>
        </w:tc>
        <w:tc>
          <w:tcPr>
            <w:tcW w:w="1581" w:type="dxa"/>
          </w:tcPr>
          <w:p w14:paraId="364F9D9E" w14:textId="77777777" w:rsidR="00866ADF" w:rsidRPr="00CC2800" w:rsidRDefault="00866ADF" w:rsidP="00CC2800">
            <w:pPr>
              <w:pStyle w:val="PlainText"/>
              <w:jc w:val="center"/>
              <w:rPr>
                <w:rFonts w:ascii="Arial" w:hAnsi="Arial" w:cs="Arial"/>
                <w:b/>
                <w:sz w:val="20"/>
                <w:szCs w:val="20"/>
                <w:lang w:val="pt-BR"/>
              </w:rPr>
            </w:pPr>
            <w:r w:rsidRPr="00CC2800">
              <w:rPr>
                <w:rFonts w:ascii="Arial" w:hAnsi="Arial" w:cs="Arial"/>
                <w:b/>
                <w:sz w:val="20"/>
                <w:szCs w:val="20"/>
                <w:lang w:val="pt-BR"/>
              </w:rPr>
              <w:t>Marca</w:t>
            </w:r>
          </w:p>
        </w:tc>
        <w:tc>
          <w:tcPr>
            <w:tcW w:w="2793" w:type="dxa"/>
          </w:tcPr>
          <w:p w14:paraId="275E7710" w14:textId="77777777" w:rsidR="00866ADF" w:rsidRPr="00CC2800" w:rsidRDefault="00866ADF" w:rsidP="00CC2800">
            <w:pPr>
              <w:pStyle w:val="PlainText"/>
              <w:jc w:val="center"/>
              <w:rPr>
                <w:rFonts w:ascii="Arial" w:hAnsi="Arial" w:cs="Arial"/>
                <w:b/>
                <w:sz w:val="20"/>
                <w:szCs w:val="20"/>
                <w:lang w:val="pt-BR"/>
              </w:rPr>
            </w:pPr>
            <w:r w:rsidRPr="00CC2800">
              <w:rPr>
                <w:rFonts w:ascii="Arial" w:hAnsi="Arial" w:cs="Arial"/>
                <w:b/>
                <w:sz w:val="20"/>
                <w:szCs w:val="20"/>
                <w:lang w:val="pt-BR"/>
              </w:rPr>
              <w:t>Produtor</w:t>
            </w:r>
          </w:p>
        </w:tc>
        <w:tc>
          <w:tcPr>
            <w:tcW w:w="1843" w:type="dxa"/>
          </w:tcPr>
          <w:p w14:paraId="5847C1F0" w14:textId="2BC45E48" w:rsidR="00866ADF" w:rsidRPr="00CC2800" w:rsidRDefault="00866ADF" w:rsidP="00515012">
            <w:pPr>
              <w:pStyle w:val="PlainText"/>
              <w:jc w:val="center"/>
              <w:rPr>
                <w:rFonts w:ascii="Arial" w:hAnsi="Arial" w:cs="Arial"/>
                <w:b/>
                <w:sz w:val="20"/>
                <w:szCs w:val="20"/>
                <w:lang w:val="pt-BR"/>
              </w:rPr>
            </w:pPr>
            <w:r>
              <w:rPr>
                <w:rFonts w:ascii="Arial" w:hAnsi="Arial" w:cs="Arial"/>
                <w:b/>
                <w:sz w:val="20"/>
                <w:szCs w:val="20"/>
                <w:lang w:val="pt-BR"/>
              </w:rPr>
              <w:t>Classificação</w:t>
            </w:r>
          </w:p>
        </w:tc>
        <w:tc>
          <w:tcPr>
            <w:tcW w:w="2409" w:type="dxa"/>
          </w:tcPr>
          <w:p w14:paraId="01338B62" w14:textId="3668F7DC" w:rsidR="00866ADF" w:rsidRDefault="00EF5850" w:rsidP="00515012">
            <w:pPr>
              <w:pStyle w:val="PlainText"/>
              <w:jc w:val="center"/>
              <w:rPr>
                <w:rFonts w:ascii="Arial" w:hAnsi="Arial" w:cs="Arial"/>
                <w:b/>
                <w:sz w:val="20"/>
                <w:szCs w:val="20"/>
                <w:lang w:val="pt-BR"/>
              </w:rPr>
            </w:pPr>
            <w:r>
              <w:rPr>
                <w:rFonts w:ascii="Arial" w:hAnsi="Arial" w:cs="Arial"/>
                <w:b/>
                <w:sz w:val="20"/>
                <w:szCs w:val="20"/>
                <w:lang w:val="pt-BR"/>
              </w:rPr>
              <w:t>HS CODE</w:t>
            </w:r>
          </w:p>
        </w:tc>
      </w:tr>
      <w:tr w:rsidR="00866ADF" w:rsidRPr="00CC2800" w14:paraId="3058E2CE" w14:textId="3176EA65" w:rsidTr="00BD1F13">
        <w:tc>
          <w:tcPr>
            <w:tcW w:w="439" w:type="dxa"/>
          </w:tcPr>
          <w:p w14:paraId="21A8DA82" w14:textId="77777777" w:rsidR="00866ADF" w:rsidRPr="00CC2800" w:rsidRDefault="00866ADF" w:rsidP="004D5246">
            <w:pPr>
              <w:pStyle w:val="PlainText"/>
              <w:rPr>
                <w:rFonts w:ascii="Arial" w:hAnsi="Arial" w:cs="Arial"/>
                <w:sz w:val="20"/>
                <w:szCs w:val="20"/>
                <w:lang w:val="pt-BR"/>
              </w:rPr>
            </w:pPr>
            <w:r w:rsidRPr="00CC2800">
              <w:rPr>
                <w:rFonts w:ascii="Arial" w:hAnsi="Arial" w:cs="Arial"/>
                <w:sz w:val="20"/>
                <w:szCs w:val="20"/>
                <w:lang w:val="pt-BR"/>
              </w:rPr>
              <w:t>1</w:t>
            </w:r>
          </w:p>
        </w:tc>
        <w:tc>
          <w:tcPr>
            <w:tcW w:w="1581" w:type="dxa"/>
          </w:tcPr>
          <w:p w14:paraId="65D370BC"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Ambio</w:t>
            </w:r>
            <w:proofErr w:type="spellEnd"/>
          </w:p>
        </w:tc>
        <w:tc>
          <w:tcPr>
            <w:tcW w:w="2793" w:type="dxa"/>
          </w:tcPr>
          <w:p w14:paraId="7B98CF62"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Ecomann</w:t>
            </w:r>
            <w:proofErr w:type="spellEnd"/>
          </w:p>
        </w:tc>
        <w:tc>
          <w:tcPr>
            <w:tcW w:w="1843" w:type="dxa"/>
          </w:tcPr>
          <w:p w14:paraId="02C31E4E" w14:textId="4505BCB8"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PHA</w:t>
            </w:r>
          </w:p>
        </w:tc>
        <w:tc>
          <w:tcPr>
            <w:tcW w:w="2409" w:type="dxa"/>
          </w:tcPr>
          <w:p w14:paraId="3A0AFC96" w14:textId="7F2BDDA7" w:rsidR="00866ADF" w:rsidRDefault="006E541B" w:rsidP="00515012">
            <w:pPr>
              <w:pStyle w:val="PlainText"/>
              <w:jc w:val="center"/>
              <w:rPr>
                <w:rFonts w:ascii="Arial" w:hAnsi="Arial" w:cs="Arial"/>
                <w:sz w:val="20"/>
                <w:szCs w:val="20"/>
                <w:lang w:val="pt-BR"/>
              </w:rPr>
            </w:pPr>
            <w:r w:rsidRPr="006E541B">
              <w:rPr>
                <w:rFonts w:ascii="Arial" w:hAnsi="Arial" w:cs="Arial"/>
                <w:sz w:val="20"/>
                <w:szCs w:val="20"/>
                <w:lang w:val="pt-BR"/>
              </w:rPr>
              <w:t>391390</w:t>
            </w:r>
          </w:p>
        </w:tc>
      </w:tr>
      <w:tr w:rsidR="00866ADF" w:rsidRPr="00CC2800" w14:paraId="7032AB14" w14:textId="5288C7F1" w:rsidTr="00BD1F13">
        <w:tc>
          <w:tcPr>
            <w:tcW w:w="439" w:type="dxa"/>
          </w:tcPr>
          <w:p w14:paraId="5D01CA95" w14:textId="77777777" w:rsidR="00866ADF" w:rsidRPr="00CC2800" w:rsidRDefault="00866ADF" w:rsidP="004D5246">
            <w:pPr>
              <w:pStyle w:val="PlainText"/>
              <w:rPr>
                <w:rFonts w:ascii="Arial" w:hAnsi="Arial" w:cs="Arial"/>
                <w:sz w:val="20"/>
                <w:szCs w:val="20"/>
                <w:lang w:val="pt-BR"/>
              </w:rPr>
            </w:pPr>
            <w:r w:rsidRPr="00CC2800">
              <w:rPr>
                <w:rFonts w:ascii="Arial" w:hAnsi="Arial" w:cs="Arial"/>
                <w:sz w:val="20"/>
                <w:szCs w:val="20"/>
                <w:lang w:val="pt-BR"/>
              </w:rPr>
              <w:t>2</w:t>
            </w:r>
          </w:p>
        </w:tc>
        <w:tc>
          <w:tcPr>
            <w:tcW w:w="1581" w:type="dxa"/>
          </w:tcPr>
          <w:p w14:paraId="28C5967D"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Beograde</w:t>
            </w:r>
            <w:proofErr w:type="spellEnd"/>
          </w:p>
        </w:tc>
        <w:tc>
          <w:tcPr>
            <w:tcW w:w="2793" w:type="dxa"/>
          </w:tcPr>
          <w:p w14:paraId="3F2B0384"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Beologic</w:t>
            </w:r>
            <w:proofErr w:type="spellEnd"/>
          </w:p>
        </w:tc>
        <w:tc>
          <w:tcPr>
            <w:tcW w:w="1843" w:type="dxa"/>
          </w:tcPr>
          <w:p w14:paraId="2E2EE9ED" w14:textId="0825CA25"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PHA</w:t>
            </w:r>
          </w:p>
        </w:tc>
        <w:tc>
          <w:tcPr>
            <w:tcW w:w="2409" w:type="dxa"/>
          </w:tcPr>
          <w:p w14:paraId="646B489B" w14:textId="18C5F74C" w:rsidR="00866ADF" w:rsidRDefault="00306939" w:rsidP="00515012">
            <w:pPr>
              <w:pStyle w:val="PlainText"/>
              <w:jc w:val="center"/>
              <w:rPr>
                <w:rFonts w:ascii="Arial" w:hAnsi="Arial" w:cs="Arial"/>
                <w:sz w:val="20"/>
                <w:szCs w:val="20"/>
                <w:lang w:val="pt-BR"/>
              </w:rPr>
            </w:pPr>
            <w:r>
              <w:rPr>
                <w:rFonts w:ascii="Arial" w:hAnsi="Arial" w:cs="Arial"/>
                <w:sz w:val="20"/>
                <w:szCs w:val="20"/>
                <w:lang w:val="pt-BR"/>
              </w:rPr>
              <w:t>NI</w:t>
            </w:r>
          </w:p>
        </w:tc>
      </w:tr>
      <w:tr w:rsidR="00866ADF" w:rsidRPr="00CC2800" w14:paraId="5A434ECB" w14:textId="02CD5D45" w:rsidTr="00BD1F13">
        <w:tc>
          <w:tcPr>
            <w:tcW w:w="439" w:type="dxa"/>
          </w:tcPr>
          <w:p w14:paraId="62DA0D15" w14:textId="77777777" w:rsidR="00866ADF" w:rsidRPr="00CC2800" w:rsidRDefault="00866ADF" w:rsidP="004D5246">
            <w:pPr>
              <w:pStyle w:val="PlainText"/>
              <w:rPr>
                <w:rFonts w:ascii="Arial" w:hAnsi="Arial" w:cs="Arial"/>
                <w:sz w:val="20"/>
                <w:szCs w:val="20"/>
                <w:lang w:val="pt-BR"/>
              </w:rPr>
            </w:pPr>
            <w:r w:rsidRPr="00CC2800">
              <w:rPr>
                <w:rFonts w:ascii="Arial" w:hAnsi="Arial" w:cs="Arial"/>
                <w:sz w:val="20"/>
                <w:szCs w:val="20"/>
                <w:lang w:val="pt-BR"/>
              </w:rPr>
              <w:t>3</w:t>
            </w:r>
          </w:p>
        </w:tc>
        <w:tc>
          <w:tcPr>
            <w:tcW w:w="1581" w:type="dxa"/>
          </w:tcPr>
          <w:p w14:paraId="6234D158"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Biocycle</w:t>
            </w:r>
            <w:proofErr w:type="spellEnd"/>
          </w:p>
        </w:tc>
        <w:tc>
          <w:tcPr>
            <w:tcW w:w="2793" w:type="dxa"/>
          </w:tcPr>
          <w:p w14:paraId="1F4FFA55" w14:textId="77777777" w:rsidR="00866ADF" w:rsidRPr="00CC2800" w:rsidRDefault="00866ADF" w:rsidP="004D5246">
            <w:pPr>
              <w:pStyle w:val="PlainText"/>
              <w:rPr>
                <w:rFonts w:ascii="Arial" w:hAnsi="Arial" w:cs="Arial"/>
                <w:sz w:val="20"/>
                <w:szCs w:val="20"/>
                <w:lang w:val="pt-BR"/>
              </w:rPr>
            </w:pPr>
            <w:r w:rsidRPr="00CC2800">
              <w:rPr>
                <w:rFonts w:ascii="Arial" w:hAnsi="Arial" w:cs="Arial"/>
                <w:sz w:val="20"/>
                <w:szCs w:val="20"/>
                <w:lang w:val="pt-BR"/>
              </w:rPr>
              <w:t>PHB Industrial</w:t>
            </w:r>
          </w:p>
        </w:tc>
        <w:tc>
          <w:tcPr>
            <w:tcW w:w="1843" w:type="dxa"/>
          </w:tcPr>
          <w:p w14:paraId="61EC8B14" w14:textId="2F747159"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PHB</w:t>
            </w:r>
          </w:p>
        </w:tc>
        <w:tc>
          <w:tcPr>
            <w:tcW w:w="2409" w:type="dxa"/>
          </w:tcPr>
          <w:p w14:paraId="1B7FD651" w14:textId="7DACE45D" w:rsidR="00866ADF" w:rsidRDefault="00306939" w:rsidP="00515012">
            <w:pPr>
              <w:pStyle w:val="PlainText"/>
              <w:jc w:val="center"/>
              <w:rPr>
                <w:rFonts w:ascii="Arial" w:hAnsi="Arial" w:cs="Arial"/>
                <w:sz w:val="20"/>
                <w:szCs w:val="20"/>
                <w:lang w:val="pt-BR"/>
              </w:rPr>
            </w:pPr>
            <w:r>
              <w:rPr>
                <w:rFonts w:ascii="Arial" w:hAnsi="Arial" w:cs="Arial"/>
                <w:sz w:val="20"/>
                <w:szCs w:val="20"/>
                <w:lang w:val="pt-BR"/>
              </w:rPr>
              <w:t>NI</w:t>
            </w:r>
          </w:p>
        </w:tc>
      </w:tr>
      <w:tr w:rsidR="00866ADF" w:rsidRPr="00CC2800" w14:paraId="2E1BBF3F" w14:textId="124DA863" w:rsidTr="00BD1F13">
        <w:tc>
          <w:tcPr>
            <w:tcW w:w="439" w:type="dxa"/>
          </w:tcPr>
          <w:p w14:paraId="63329943" w14:textId="77777777" w:rsidR="00866ADF" w:rsidRPr="00CC2800" w:rsidRDefault="00866ADF" w:rsidP="004D5246">
            <w:pPr>
              <w:pStyle w:val="PlainText"/>
              <w:rPr>
                <w:rFonts w:ascii="Arial" w:hAnsi="Arial" w:cs="Arial"/>
                <w:sz w:val="20"/>
                <w:szCs w:val="20"/>
                <w:lang w:val="pt-BR"/>
              </w:rPr>
            </w:pPr>
            <w:r w:rsidRPr="00CC2800">
              <w:rPr>
                <w:rFonts w:ascii="Arial" w:hAnsi="Arial" w:cs="Arial"/>
                <w:sz w:val="20"/>
                <w:szCs w:val="20"/>
                <w:lang w:val="pt-BR"/>
              </w:rPr>
              <w:t>4</w:t>
            </w:r>
          </w:p>
        </w:tc>
        <w:tc>
          <w:tcPr>
            <w:tcW w:w="1581" w:type="dxa"/>
          </w:tcPr>
          <w:p w14:paraId="272E7F2D"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Biomer</w:t>
            </w:r>
            <w:proofErr w:type="spellEnd"/>
          </w:p>
        </w:tc>
        <w:tc>
          <w:tcPr>
            <w:tcW w:w="2793" w:type="dxa"/>
          </w:tcPr>
          <w:p w14:paraId="3DD1A10A"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Biomer</w:t>
            </w:r>
            <w:proofErr w:type="spellEnd"/>
          </w:p>
        </w:tc>
        <w:tc>
          <w:tcPr>
            <w:tcW w:w="1843" w:type="dxa"/>
          </w:tcPr>
          <w:p w14:paraId="06A85B3B" w14:textId="212D244C"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PHB</w:t>
            </w:r>
          </w:p>
        </w:tc>
        <w:tc>
          <w:tcPr>
            <w:tcW w:w="2409" w:type="dxa"/>
          </w:tcPr>
          <w:p w14:paraId="4841A8F8" w14:textId="36888487" w:rsidR="00866ADF" w:rsidRDefault="008437BB" w:rsidP="00515012">
            <w:pPr>
              <w:pStyle w:val="PlainText"/>
              <w:jc w:val="center"/>
              <w:rPr>
                <w:rFonts w:ascii="Arial" w:hAnsi="Arial" w:cs="Arial"/>
                <w:sz w:val="20"/>
                <w:szCs w:val="20"/>
                <w:lang w:val="pt-BR"/>
              </w:rPr>
            </w:pPr>
            <w:r w:rsidRPr="008437BB">
              <w:rPr>
                <w:rFonts w:ascii="Arial" w:hAnsi="Arial" w:cs="Arial"/>
                <w:sz w:val="20"/>
                <w:szCs w:val="20"/>
                <w:lang w:val="pt-BR"/>
              </w:rPr>
              <w:t>390799</w:t>
            </w:r>
          </w:p>
        </w:tc>
      </w:tr>
      <w:tr w:rsidR="00866ADF" w:rsidRPr="00CC2800" w14:paraId="7368E3AC" w14:textId="19FC051E" w:rsidTr="00BD1F13">
        <w:tc>
          <w:tcPr>
            <w:tcW w:w="439" w:type="dxa"/>
          </w:tcPr>
          <w:p w14:paraId="4054A3DD" w14:textId="16FDBB1B" w:rsidR="00866ADF" w:rsidRPr="00CC2800" w:rsidRDefault="00866ADF" w:rsidP="004D5246">
            <w:pPr>
              <w:pStyle w:val="PlainText"/>
              <w:rPr>
                <w:rFonts w:ascii="Arial" w:hAnsi="Arial" w:cs="Arial"/>
                <w:sz w:val="20"/>
                <w:szCs w:val="20"/>
                <w:lang w:val="pt-BR"/>
              </w:rPr>
            </w:pPr>
            <w:r>
              <w:rPr>
                <w:rFonts w:ascii="Arial" w:hAnsi="Arial" w:cs="Arial"/>
                <w:sz w:val="20"/>
                <w:szCs w:val="20"/>
                <w:lang w:val="pt-BR"/>
              </w:rPr>
              <w:t>5</w:t>
            </w:r>
          </w:p>
        </w:tc>
        <w:tc>
          <w:tcPr>
            <w:tcW w:w="1581" w:type="dxa"/>
          </w:tcPr>
          <w:p w14:paraId="0A1F3426"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Enmat</w:t>
            </w:r>
            <w:proofErr w:type="spellEnd"/>
          </w:p>
        </w:tc>
        <w:tc>
          <w:tcPr>
            <w:tcW w:w="2793" w:type="dxa"/>
          </w:tcPr>
          <w:p w14:paraId="6A2047A1"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Tianan</w:t>
            </w:r>
            <w:proofErr w:type="spellEnd"/>
          </w:p>
        </w:tc>
        <w:tc>
          <w:tcPr>
            <w:tcW w:w="1843" w:type="dxa"/>
          </w:tcPr>
          <w:p w14:paraId="5AF26802" w14:textId="5BD63D97"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PHBV</w:t>
            </w:r>
          </w:p>
        </w:tc>
        <w:tc>
          <w:tcPr>
            <w:tcW w:w="2409" w:type="dxa"/>
          </w:tcPr>
          <w:p w14:paraId="745D0D43" w14:textId="1C5F8D8C" w:rsidR="00866ADF" w:rsidRDefault="00327FE1" w:rsidP="00515012">
            <w:pPr>
              <w:pStyle w:val="PlainText"/>
              <w:jc w:val="center"/>
              <w:rPr>
                <w:rFonts w:ascii="Arial" w:hAnsi="Arial" w:cs="Arial"/>
                <w:sz w:val="20"/>
                <w:szCs w:val="20"/>
                <w:lang w:val="pt-BR"/>
              </w:rPr>
            </w:pPr>
            <w:r w:rsidRPr="00327FE1">
              <w:rPr>
                <w:rFonts w:ascii="Arial" w:hAnsi="Arial" w:cs="Arial"/>
                <w:sz w:val="20"/>
                <w:szCs w:val="20"/>
                <w:lang w:val="pt-BR"/>
              </w:rPr>
              <w:t>3920</w:t>
            </w:r>
            <w:r w:rsidR="00306939">
              <w:rPr>
                <w:rFonts w:ascii="Arial" w:hAnsi="Arial" w:cs="Arial"/>
                <w:sz w:val="20"/>
                <w:szCs w:val="20"/>
                <w:lang w:val="pt-BR"/>
              </w:rPr>
              <w:t>99</w:t>
            </w:r>
          </w:p>
        </w:tc>
      </w:tr>
      <w:tr w:rsidR="00866ADF" w:rsidRPr="00CC2800" w14:paraId="1F7D569D" w14:textId="30D2BA7A" w:rsidTr="00BD1F13">
        <w:tc>
          <w:tcPr>
            <w:tcW w:w="439" w:type="dxa"/>
          </w:tcPr>
          <w:p w14:paraId="19F324D0" w14:textId="509A6607" w:rsidR="00866ADF" w:rsidRPr="00CC2800" w:rsidRDefault="00866ADF" w:rsidP="004D5246">
            <w:pPr>
              <w:pStyle w:val="PlainText"/>
              <w:rPr>
                <w:rFonts w:ascii="Arial" w:hAnsi="Arial" w:cs="Arial"/>
                <w:sz w:val="20"/>
                <w:szCs w:val="20"/>
                <w:lang w:val="pt-BR"/>
              </w:rPr>
            </w:pPr>
            <w:r>
              <w:rPr>
                <w:rFonts w:ascii="Arial" w:hAnsi="Arial" w:cs="Arial"/>
                <w:sz w:val="20"/>
                <w:szCs w:val="20"/>
                <w:lang w:val="pt-BR"/>
              </w:rPr>
              <w:t>6</w:t>
            </w:r>
          </w:p>
        </w:tc>
        <w:tc>
          <w:tcPr>
            <w:tcW w:w="1581" w:type="dxa"/>
          </w:tcPr>
          <w:p w14:paraId="1FD8059F"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Minerv</w:t>
            </w:r>
            <w:proofErr w:type="spellEnd"/>
          </w:p>
        </w:tc>
        <w:tc>
          <w:tcPr>
            <w:tcW w:w="2793" w:type="dxa"/>
          </w:tcPr>
          <w:p w14:paraId="3D5C783B"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Bio-on</w:t>
            </w:r>
            <w:proofErr w:type="spellEnd"/>
          </w:p>
        </w:tc>
        <w:tc>
          <w:tcPr>
            <w:tcW w:w="1843" w:type="dxa"/>
          </w:tcPr>
          <w:p w14:paraId="5A38BBE1" w14:textId="71BAAB5F"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PHA</w:t>
            </w:r>
          </w:p>
        </w:tc>
        <w:tc>
          <w:tcPr>
            <w:tcW w:w="2409" w:type="dxa"/>
          </w:tcPr>
          <w:p w14:paraId="1F48ACF8" w14:textId="742D2120" w:rsidR="00866ADF" w:rsidRDefault="00172142" w:rsidP="00515012">
            <w:pPr>
              <w:pStyle w:val="PlainText"/>
              <w:jc w:val="center"/>
              <w:rPr>
                <w:rFonts w:ascii="Arial" w:hAnsi="Arial" w:cs="Arial"/>
                <w:sz w:val="20"/>
                <w:szCs w:val="20"/>
                <w:lang w:val="pt-BR"/>
              </w:rPr>
            </w:pPr>
            <w:r w:rsidRPr="00172142">
              <w:rPr>
                <w:rFonts w:ascii="Arial" w:hAnsi="Arial" w:cs="Arial"/>
                <w:sz w:val="20"/>
                <w:szCs w:val="20"/>
                <w:lang w:val="pt-BR"/>
              </w:rPr>
              <w:t>392099</w:t>
            </w:r>
          </w:p>
        </w:tc>
      </w:tr>
      <w:tr w:rsidR="00866ADF" w:rsidRPr="00CC2800" w14:paraId="35AE0A87" w14:textId="422066FB" w:rsidTr="00BD1F13">
        <w:tc>
          <w:tcPr>
            <w:tcW w:w="439" w:type="dxa"/>
          </w:tcPr>
          <w:p w14:paraId="26707D15" w14:textId="629A2554" w:rsidR="00866ADF" w:rsidRPr="00CC2800" w:rsidRDefault="00866ADF" w:rsidP="004D5246">
            <w:pPr>
              <w:pStyle w:val="PlainText"/>
              <w:rPr>
                <w:rFonts w:ascii="Arial" w:hAnsi="Arial" w:cs="Arial"/>
                <w:sz w:val="20"/>
                <w:szCs w:val="20"/>
                <w:lang w:val="pt-BR"/>
              </w:rPr>
            </w:pPr>
            <w:r>
              <w:rPr>
                <w:rFonts w:ascii="Arial" w:hAnsi="Arial" w:cs="Arial"/>
                <w:sz w:val="20"/>
                <w:szCs w:val="20"/>
                <w:lang w:val="pt-BR"/>
              </w:rPr>
              <w:t>7</w:t>
            </w:r>
          </w:p>
        </w:tc>
        <w:tc>
          <w:tcPr>
            <w:tcW w:w="1581" w:type="dxa"/>
          </w:tcPr>
          <w:p w14:paraId="447B635F"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Mirel</w:t>
            </w:r>
            <w:proofErr w:type="spellEnd"/>
          </w:p>
        </w:tc>
        <w:tc>
          <w:tcPr>
            <w:tcW w:w="2793" w:type="dxa"/>
          </w:tcPr>
          <w:p w14:paraId="4CA01E0F" w14:textId="77777777" w:rsidR="00866ADF" w:rsidRPr="00CC2800" w:rsidRDefault="00866ADF" w:rsidP="004D5246">
            <w:pPr>
              <w:pStyle w:val="PlainText"/>
              <w:rPr>
                <w:rFonts w:ascii="Arial" w:hAnsi="Arial" w:cs="Arial"/>
                <w:sz w:val="20"/>
                <w:szCs w:val="20"/>
                <w:lang w:val="pt-BR"/>
              </w:rPr>
            </w:pPr>
            <w:r w:rsidRPr="00CC2800">
              <w:rPr>
                <w:rFonts w:ascii="Arial" w:hAnsi="Arial" w:cs="Arial"/>
                <w:sz w:val="20"/>
                <w:szCs w:val="20"/>
                <w:lang w:val="pt-BR"/>
              </w:rPr>
              <w:t xml:space="preserve">Telles / Yield10 </w:t>
            </w:r>
            <w:proofErr w:type="spellStart"/>
            <w:r w:rsidRPr="00CC2800">
              <w:rPr>
                <w:rFonts w:ascii="Arial" w:hAnsi="Arial" w:cs="Arial"/>
                <w:sz w:val="20"/>
                <w:szCs w:val="20"/>
                <w:lang w:val="pt-BR"/>
              </w:rPr>
              <w:t>Bioscience</w:t>
            </w:r>
            <w:proofErr w:type="spellEnd"/>
          </w:p>
        </w:tc>
        <w:tc>
          <w:tcPr>
            <w:tcW w:w="1843" w:type="dxa"/>
          </w:tcPr>
          <w:p w14:paraId="25B9D693" w14:textId="2CC8A51D"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PHA</w:t>
            </w:r>
          </w:p>
        </w:tc>
        <w:tc>
          <w:tcPr>
            <w:tcW w:w="2409" w:type="dxa"/>
          </w:tcPr>
          <w:p w14:paraId="701B908F" w14:textId="6042C79D" w:rsidR="00866ADF" w:rsidRDefault="00172142" w:rsidP="00515012">
            <w:pPr>
              <w:pStyle w:val="PlainText"/>
              <w:jc w:val="center"/>
              <w:rPr>
                <w:rFonts w:ascii="Arial" w:hAnsi="Arial" w:cs="Arial"/>
                <w:sz w:val="20"/>
                <w:szCs w:val="20"/>
                <w:lang w:val="pt-BR"/>
              </w:rPr>
            </w:pPr>
            <w:r w:rsidRPr="00172142">
              <w:rPr>
                <w:rFonts w:ascii="Arial" w:hAnsi="Arial" w:cs="Arial"/>
                <w:sz w:val="20"/>
                <w:szCs w:val="20"/>
                <w:lang w:val="pt-BR"/>
              </w:rPr>
              <w:t>390799</w:t>
            </w:r>
          </w:p>
        </w:tc>
      </w:tr>
      <w:tr w:rsidR="00866ADF" w:rsidRPr="00CC2800" w14:paraId="55999168" w14:textId="6C85B4EF" w:rsidTr="00BD1F13">
        <w:tc>
          <w:tcPr>
            <w:tcW w:w="439" w:type="dxa"/>
          </w:tcPr>
          <w:p w14:paraId="70D6B827" w14:textId="0FEDF39A" w:rsidR="00866ADF" w:rsidRPr="00CC2800" w:rsidRDefault="00866ADF" w:rsidP="004D5246">
            <w:pPr>
              <w:pStyle w:val="PlainText"/>
              <w:rPr>
                <w:rFonts w:ascii="Arial" w:hAnsi="Arial" w:cs="Arial"/>
                <w:sz w:val="20"/>
                <w:szCs w:val="20"/>
                <w:lang w:val="pt-BR"/>
              </w:rPr>
            </w:pPr>
            <w:r>
              <w:rPr>
                <w:rFonts w:ascii="Arial" w:hAnsi="Arial" w:cs="Arial"/>
                <w:sz w:val="20"/>
                <w:szCs w:val="20"/>
                <w:lang w:val="pt-BR"/>
              </w:rPr>
              <w:t>8</w:t>
            </w:r>
          </w:p>
        </w:tc>
        <w:tc>
          <w:tcPr>
            <w:tcW w:w="1581" w:type="dxa"/>
          </w:tcPr>
          <w:p w14:paraId="7863AB92"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Mvera</w:t>
            </w:r>
            <w:proofErr w:type="spellEnd"/>
          </w:p>
        </w:tc>
        <w:tc>
          <w:tcPr>
            <w:tcW w:w="2793" w:type="dxa"/>
          </w:tcPr>
          <w:p w14:paraId="22BA068A" w14:textId="77777777" w:rsidR="00866ADF" w:rsidRPr="00CC2800" w:rsidRDefault="00866ADF" w:rsidP="004D5246">
            <w:pPr>
              <w:pStyle w:val="PlainText"/>
              <w:rPr>
                <w:rFonts w:ascii="Arial" w:hAnsi="Arial" w:cs="Arial"/>
                <w:sz w:val="20"/>
                <w:szCs w:val="20"/>
                <w:lang w:val="pt-BR"/>
              </w:rPr>
            </w:pPr>
            <w:r w:rsidRPr="00CC2800">
              <w:rPr>
                <w:rFonts w:ascii="Arial" w:hAnsi="Arial" w:cs="Arial"/>
                <w:sz w:val="20"/>
                <w:szCs w:val="20"/>
                <w:lang w:val="pt-BR"/>
              </w:rPr>
              <w:t>BIO-FED</w:t>
            </w:r>
          </w:p>
        </w:tc>
        <w:tc>
          <w:tcPr>
            <w:tcW w:w="1843" w:type="dxa"/>
          </w:tcPr>
          <w:p w14:paraId="1A8E5E91" w14:textId="5232838B"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PHA</w:t>
            </w:r>
          </w:p>
        </w:tc>
        <w:tc>
          <w:tcPr>
            <w:tcW w:w="2409" w:type="dxa"/>
          </w:tcPr>
          <w:p w14:paraId="607B1FBF" w14:textId="6512325E" w:rsidR="00866ADF" w:rsidRDefault="00491ABE" w:rsidP="00515012">
            <w:pPr>
              <w:pStyle w:val="PlainText"/>
              <w:jc w:val="center"/>
              <w:rPr>
                <w:rFonts w:ascii="Arial" w:hAnsi="Arial" w:cs="Arial"/>
                <w:sz w:val="20"/>
                <w:szCs w:val="20"/>
                <w:lang w:val="pt-BR"/>
              </w:rPr>
            </w:pPr>
            <w:r w:rsidRPr="00491ABE">
              <w:rPr>
                <w:rFonts w:ascii="Arial" w:hAnsi="Arial" w:cs="Arial"/>
                <w:sz w:val="20"/>
                <w:szCs w:val="20"/>
                <w:lang w:val="pt-BR"/>
              </w:rPr>
              <w:t>390799</w:t>
            </w:r>
          </w:p>
        </w:tc>
      </w:tr>
      <w:tr w:rsidR="00866ADF" w:rsidRPr="00CC2800" w14:paraId="4C1161DC" w14:textId="6E7DC404" w:rsidTr="00B80CD0">
        <w:trPr>
          <w:trHeight w:val="246"/>
        </w:trPr>
        <w:tc>
          <w:tcPr>
            <w:tcW w:w="439" w:type="dxa"/>
          </w:tcPr>
          <w:p w14:paraId="7F6C223D" w14:textId="41A4B99F" w:rsidR="00866ADF" w:rsidRPr="00CC2800" w:rsidRDefault="00866ADF" w:rsidP="004D5246">
            <w:pPr>
              <w:pStyle w:val="PlainText"/>
              <w:rPr>
                <w:rFonts w:ascii="Arial" w:hAnsi="Arial" w:cs="Arial"/>
                <w:sz w:val="20"/>
                <w:szCs w:val="20"/>
                <w:lang w:val="pt-BR"/>
              </w:rPr>
            </w:pPr>
            <w:r>
              <w:rPr>
                <w:rFonts w:ascii="Arial" w:hAnsi="Arial" w:cs="Arial"/>
                <w:sz w:val="20"/>
                <w:szCs w:val="20"/>
                <w:lang w:val="pt-BR"/>
              </w:rPr>
              <w:t>9</w:t>
            </w:r>
          </w:p>
        </w:tc>
        <w:tc>
          <w:tcPr>
            <w:tcW w:w="1581" w:type="dxa"/>
          </w:tcPr>
          <w:p w14:paraId="726A67BB" w14:textId="02699E32" w:rsidR="00866ADF" w:rsidRPr="00CC2800" w:rsidRDefault="00913CAD" w:rsidP="004D5246">
            <w:pPr>
              <w:pStyle w:val="PlainText"/>
              <w:rPr>
                <w:rFonts w:ascii="Arial" w:hAnsi="Arial" w:cs="Arial"/>
                <w:sz w:val="20"/>
                <w:szCs w:val="20"/>
                <w:lang w:val="pt-BR"/>
              </w:rPr>
            </w:pPr>
            <w:r>
              <w:rPr>
                <w:rFonts w:ascii="Arial" w:hAnsi="Arial" w:cs="Arial"/>
                <w:sz w:val="20"/>
                <w:szCs w:val="20"/>
                <w:lang w:val="pt-BR"/>
              </w:rPr>
              <w:t>PHE</w:t>
            </w:r>
          </w:p>
        </w:tc>
        <w:tc>
          <w:tcPr>
            <w:tcW w:w="2793" w:type="dxa"/>
          </w:tcPr>
          <w:p w14:paraId="771A6E96"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Natureplast</w:t>
            </w:r>
            <w:proofErr w:type="spellEnd"/>
          </w:p>
        </w:tc>
        <w:tc>
          <w:tcPr>
            <w:tcW w:w="1843" w:type="dxa"/>
          </w:tcPr>
          <w:p w14:paraId="2DAE4475" w14:textId="35A46C3F"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PHA</w:t>
            </w:r>
          </w:p>
        </w:tc>
        <w:tc>
          <w:tcPr>
            <w:tcW w:w="2409" w:type="dxa"/>
          </w:tcPr>
          <w:p w14:paraId="69D5C14A" w14:textId="5ADB1788" w:rsidR="00866ADF" w:rsidRDefault="00491ABE" w:rsidP="00515012">
            <w:pPr>
              <w:pStyle w:val="PlainText"/>
              <w:jc w:val="center"/>
              <w:rPr>
                <w:rFonts w:ascii="Arial" w:hAnsi="Arial" w:cs="Arial"/>
                <w:sz w:val="20"/>
                <w:szCs w:val="20"/>
                <w:lang w:val="pt-BR"/>
              </w:rPr>
            </w:pPr>
            <w:r w:rsidRPr="00491ABE">
              <w:rPr>
                <w:rFonts w:ascii="Arial" w:hAnsi="Arial" w:cs="Arial"/>
                <w:sz w:val="20"/>
                <w:szCs w:val="20"/>
                <w:lang w:val="pt-BR"/>
              </w:rPr>
              <w:t>3920</w:t>
            </w:r>
            <w:r w:rsidR="00EA4ED8">
              <w:rPr>
                <w:rFonts w:ascii="Arial" w:hAnsi="Arial" w:cs="Arial"/>
                <w:sz w:val="20"/>
                <w:szCs w:val="20"/>
                <w:lang w:val="pt-BR"/>
              </w:rPr>
              <w:t>99</w:t>
            </w:r>
          </w:p>
        </w:tc>
      </w:tr>
      <w:tr w:rsidR="00866ADF" w:rsidRPr="00CC2800" w14:paraId="410EAB29" w14:textId="48652D31" w:rsidTr="00BD1F13">
        <w:tc>
          <w:tcPr>
            <w:tcW w:w="439" w:type="dxa"/>
          </w:tcPr>
          <w:p w14:paraId="51E40804" w14:textId="3CCE80E1" w:rsidR="00866ADF" w:rsidRPr="00CC2800" w:rsidRDefault="00866ADF" w:rsidP="004D5246">
            <w:pPr>
              <w:pStyle w:val="PlainText"/>
              <w:rPr>
                <w:rFonts w:ascii="Arial" w:hAnsi="Arial" w:cs="Arial"/>
                <w:sz w:val="20"/>
                <w:szCs w:val="20"/>
                <w:lang w:val="pt-BR"/>
              </w:rPr>
            </w:pPr>
            <w:r>
              <w:rPr>
                <w:rFonts w:ascii="Arial" w:hAnsi="Arial" w:cs="Arial"/>
                <w:sz w:val="20"/>
                <w:szCs w:val="20"/>
                <w:lang w:val="pt-BR"/>
              </w:rPr>
              <w:t>10</w:t>
            </w:r>
          </w:p>
        </w:tc>
        <w:tc>
          <w:tcPr>
            <w:tcW w:w="1581" w:type="dxa"/>
          </w:tcPr>
          <w:p w14:paraId="34146C27"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Nodax</w:t>
            </w:r>
            <w:proofErr w:type="spellEnd"/>
          </w:p>
        </w:tc>
        <w:tc>
          <w:tcPr>
            <w:tcW w:w="2793" w:type="dxa"/>
          </w:tcPr>
          <w:p w14:paraId="0E85E0D3"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Danimer</w:t>
            </w:r>
            <w:proofErr w:type="spellEnd"/>
            <w:r w:rsidRPr="00CC2800">
              <w:rPr>
                <w:rFonts w:ascii="Arial" w:hAnsi="Arial" w:cs="Arial"/>
                <w:sz w:val="20"/>
                <w:szCs w:val="20"/>
                <w:lang w:val="pt-BR"/>
              </w:rPr>
              <w:t xml:space="preserve"> </w:t>
            </w:r>
            <w:proofErr w:type="spellStart"/>
            <w:r w:rsidRPr="00CC2800">
              <w:rPr>
                <w:rFonts w:ascii="Arial" w:hAnsi="Arial" w:cs="Arial"/>
                <w:sz w:val="20"/>
                <w:szCs w:val="20"/>
                <w:lang w:val="pt-BR"/>
              </w:rPr>
              <w:t>Scientific</w:t>
            </w:r>
            <w:proofErr w:type="spellEnd"/>
          </w:p>
        </w:tc>
        <w:tc>
          <w:tcPr>
            <w:tcW w:w="1843" w:type="dxa"/>
          </w:tcPr>
          <w:p w14:paraId="377DD93F" w14:textId="4304722D"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PHB-</w:t>
            </w:r>
            <w:proofErr w:type="spellStart"/>
            <w:r>
              <w:rPr>
                <w:rFonts w:ascii="Arial" w:hAnsi="Arial" w:cs="Arial"/>
                <w:sz w:val="20"/>
                <w:szCs w:val="20"/>
                <w:lang w:val="pt-BR"/>
              </w:rPr>
              <w:t>H</w:t>
            </w:r>
            <w:r w:rsidR="00B80CD0">
              <w:rPr>
                <w:rFonts w:ascii="Arial" w:hAnsi="Arial" w:cs="Arial"/>
                <w:sz w:val="20"/>
                <w:szCs w:val="20"/>
                <w:lang w:val="pt-BR"/>
              </w:rPr>
              <w:t>x</w:t>
            </w:r>
            <w:proofErr w:type="spellEnd"/>
          </w:p>
        </w:tc>
        <w:tc>
          <w:tcPr>
            <w:tcW w:w="2409" w:type="dxa"/>
          </w:tcPr>
          <w:p w14:paraId="6C838D8F" w14:textId="6CC1C81B" w:rsidR="00866ADF" w:rsidRDefault="00306939" w:rsidP="00515012">
            <w:pPr>
              <w:pStyle w:val="PlainText"/>
              <w:jc w:val="center"/>
              <w:rPr>
                <w:rFonts w:ascii="Arial" w:hAnsi="Arial" w:cs="Arial"/>
                <w:sz w:val="20"/>
                <w:szCs w:val="20"/>
                <w:lang w:val="pt-BR"/>
              </w:rPr>
            </w:pPr>
            <w:r>
              <w:rPr>
                <w:rFonts w:ascii="Arial" w:hAnsi="Arial" w:cs="Arial"/>
                <w:sz w:val="20"/>
                <w:szCs w:val="20"/>
                <w:lang w:val="pt-BR"/>
              </w:rPr>
              <w:t>NI</w:t>
            </w:r>
          </w:p>
        </w:tc>
      </w:tr>
      <w:tr w:rsidR="00866ADF" w:rsidRPr="00CC2800" w14:paraId="2B30C553" w14:textId="0DDAA236" w:rsidTr="00BD1F13">
        <w:tc>
          <w:tcPr>
            <w:tcW w:w="439" w:type="dxa"/>
          </w:tcPr>
          <w:p w14:paraId="6AC919AF" w14:textId="18DCB96E" w:rsidR="00866ADF" w:rsidRPr="00CC2800" w:rsidRDefault="00866ADF" w:rsidP="004D5246">
            <w:pPr>
              <w:pStyle w:val="PlainText"/>
              <w:rPr>
                <w:rFonts w:ascii="Arial" w:hAnsi="Arial" w:cs="Arial"/>
                <w:sz w:val="20"/>
                <w:szCs w:val="20"/>
                <w:lang w:val="pt-BR"/>
              </w:rPr>
            </w:pPr>
            <w:r>
              <w:rPr>
                <w:rFonts w:ascii="Arial" w:hAnsi="Arial" w:cs="Arial"/>
                <w:sz w:val="20"/>
                <w:szCs w:val="20"/>
                <w:lang w:val="pt-BR"/>
              </w:rPr>
              <w:t>11</w:t>
            </w:r>
          </w:p>
        </w:tc>
        <w:tc>
          <w:tcPr>
            <w:tcW w:w="1581" w:type="dxa"/>
          </w:tcPr>
          <w:p w14:paraId="3FEB4DF4" w14:textId="77777777" w:rsidR="00866ADF" w:rsidRPr="00CC2800" w:rsidRDefault="00866ADF" w:rsidP="004D5246">
            <w:pPr>
              <w:pStyle w:val="PlainText"/>
              <w:rPr>
                <w:rFonts w:ascii="Arial" w:hAnsi="Arial" w:cs="Arial"/>
                <w:sz w:val="20"/>
                <w:szCs w:val="20"/>
                <w:lang w:val="pt-BR"/>
              </w:rPr>
            </w:pPr>
            <w:r w:rsidRPr="00CC2800">
              <w:rPr>
                <w:rFonts w:ascii="Arial" w:hAnsi="Arial" w:cs="Arial"/>
                <w:sz w:val="20"/>
                <w:szCs w:val="20"/>
                <w:lang w:val="pt-BR"/>
              </w:rPr>
              <w:t>PHBH</w:t>
            </w:r>
          </w:p>
        </w:tc>
        <w:tc>
          <w:tcPr>
            <w:tcW w:w="2793" w:type="dxa"/>
          </w:tcPr>
          <w:p w14:paraId="411A5B63"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Kaneka</w:t>
            </w:r>
            <w:proofErr w:type="spellEnd"/>
          </w:p>
        </w:tc>
        <w:tc>
          <w:tcPr>
            <w:tcW w:w="1843" w:type="dxa"/>
          </w:tcPr>
          <w:p w14:paraId="24BD632C" w14:textId="57EFB548"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PHA</w:t>
            </w:r>
          </w:p>
        </w:tc>
        <w:tc>
          <w:tcPr>
            <w:tcW w:w="2409" w:type="dxa"/>
          </w:tcPr>
          <w:p w14:paraId="178D9D74" w14:textId="04DABAD9" w:rsidR="00866ADF" w:rsidRDefault="003633C6" w:rsidP="00515012">
            <w:pPr>
              <w:pStyle w:val="PlainText"/>
              <w:jc w:val="center"/>
              <w:rPr>
                <w:rFonts w:ascii="Arial" w:hAnsi="Arial" w:cs="Arial"/>
                <w:sz w:val="20"/>
                <w:szCs w:val="20"/>
                <w:lang w:val="pt-BR"/>
              </w:rPr>
            </w:pPr>
            <w:r w:rsidRPr="003633C6">
              <w:rPr>
                <w:rFonts w:ascii="Arial" w:hAnsi="Arial" w:cs="Arial"/>
                <w:sz w:val="20"/>
                <w:szCs w:val="20"/>
                <w:lang w:val="pt-BR"/>
              </w:rPr>
              <w:t>390720</w:t>
            </w:r>
          </w:p>
        </w:tc>
      </w:tr>
      <w:tr w:rsidR="00866ADF" w:rsidRPr="00CC2800" w14:paraId="47E0AC64" w14:textId="2EDE2895" w:rsidTr="00BD1F13">
        <w:tc>
          <w:tcPr>
            <w:tcW w:w="439" w:type="dxa"/>
          </w:tcPr>
          <w:p w14:paraId="3E609E94" w14:textId="4BB6414C" w:rsidR="00866ADF" w:rsidRPr="00CC2800" w:rsidRDefault="00866ADF" w:rsidP="004D5246">
            <w:pPr>
              <w:pStyle w:val="PlainText"/>
              <w:rPr>
                <w:rFonts w:ascii="Arial" w:hAnsi="Arial" w:cs="Arial"/>
                <w:sz w:val="20"/>
                <w:szCs w:val="20"/>
                <w:lang w:val="pt-BR"/>
              </w:rPr>
            </w:pPr>
            <w:r>
              <w:rPr>
                <w:rFonts w:ascii="Arial" w:hAnsi="Arial" w:cs="Arial"/>
                <w:sz w:val="20"/>
                <w:szCs w:val="20"/>
                <w:lang w:val="pt-BR"/>
              </w:rPr>
              <w:t>12</w:t>
            </w:r>
          </w:p>
        </w:tc>
        <w:tc>
          <w:tcPr>
            <w:tcW w:w="1581" w:type="dxa"/>
          </w:tcPr>
          <w:p w14:paraId="1BB057CE"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Sogreen</w:t>
            </w:r>
            <w:proofErr w:type="spellEnd"/>
          </w:p>
        </w:tc>
        <w:tc>
          <w:tcPr>
            <w:tcW w:w="2793" w:type="dxa"/>
          </w:tcPr>
          <w:p w14:paraId="57252A9D" w14:textId="77777777" w:rsidR="00866ADF" w:rsidRPr="00CC2800" w:rsidRDefault="00866ADF" w:rsidP="004D5246">
            <w:pPr>
              <w:pStyle w:val="PlainText"/>
              <w:rPr>
                <w:rFonts w:ascii="Arial" w:hAnsi="Arial" w:cs="Arial"/>
                <w:sz w:val="20"/>
                <w:szCs w:val="20"/>
                <w:lang w:val="pt-BR"/>
              </w:rPr>
            </w:pPr>
            <w:r w:rsidRPr="00CC2800">
              <w:rPr>
                <w:rFonts w:ascii="Arial" w:hAnsi="Arial" w:cs="Arial"/>
                <w:sz w:val="20"/>
                <w:szCs w:val="20"/>
                <w:lang w:val="pt-BR"/>
              </w:rPr>
              <w:t xml:space="preserve">Tianjin </w:t>
            </w:r>
            <w:proofErr w:type="spellStart"/>
            <w:r w:rsidRPr="00CC2800">
              <w:rPr>
                <w:rFonts w:ascii="Arial" w:hAnsi="Arial" w:cs="Arial"/>
                <w:sz w:val="20"/>
                <w:szCs w:val="20"/>
                <w:lang w:val="pt-BR"/>
              </w:rPr>
              <w:t>GreenBio</w:t>
            </w:r>
            <w:proofErr w:type="spellEnd"/>
          </w:p>
        </w:tc>
        <w:tc>
          <w:tcPr>
            <w:tcW w:w="1843" w:type="dxa"/>
          </w:tcPr>
          <w:p w14:paraId="18390C42" w14:textId="63E48E43"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PHA</w:t>
            </w:r>
          </w:p>
        </w:tc>
        <w:tc>
          <w:tcPr>
            <w:tcW w:w="2409" w:type="dxa"/>
          </w:tcPr>
          <w:p w14:paraId="1BC7B3DF" w14:textId="3412AC13" w:rsidR="00866ADF" w:rsidRDefault="00FD2078" w:rsidP="00515012">
            <w:pPr>
              <w:pStyle w:val="PlainText"/>
              <w:jc w:val="center"/>
              <w:rPr>
                <w:rFonts w:ascii="Arial" w:hAnsi="Arial" w:cs="Arial"/>
                <w:sz w:val="20"/>
                <w:szCs w:val="20"/>
                <w:lang w:val="pt-BR"/>
              </w:rPr>
            </w:pPr>
            <w:r w:rsidRPr="00FD2078">
              <w:rPr>
                <w:rFonts w:ascii="Arial" w:hAnsi="Arial" w:cs="Arial"/>
                <w:sz w:val="20"/>
                <w:szCs w:val="20"/>
                <w:lang w:val="pt-BR"/>
              </w:rPr>
              <w:t>390799</w:t>
            </w:r>
          </w:p>
        </w:tc>
      </w:tr>
      <w:tr w:rsidR="00866ADF" w:rsidRPr="00CC2800" w14:paraId="01B433A1" w14:textId="574C4063" w:rsidTr="00BD1F13">
        <w:tc>
          <w:tcPr>
            <w:tcW w:w="439" w:type="dxa"/>
          </w:tcPr>
          <w:p w14:paraId="5EEA6F7F" w14:textId="0BDC5645" w:rsidR="00866ADF" w:rsidRPr="00CC2800" w:rsidRDefault="00866ADF" w:rsidP="004D5246">
            <w:pPr>
              <w:pStyle w:val="PlainText"/>
              <w:rPr>
                <w:rFonts w:ascii="Arial" w:hAnsi="Arial" w:cs="Arial"/>
                <w:sz w:val="20"/>
                <w:szCs w:val="20"/>
                <w:lang w:val="pt-BR"/>
              </w:rPr>
            </w:pPr>
            <w:r>
              <w:rPr>
                <w:rFonts w:ascii="Arial" w:hAnsi="Arial" w:cs="Arial"/>
                <w:sz w:val="20"/>
                <w:szCs w:val="20"/>
                <w:lang w:val="pt-BR"/>
              </w:rPr>
              <w:t>13</w:t>
            </w:r>
          </w:p>
        </w:tc>
        <w:tc>
          <w:tcPr>
            <w:tcW w:w="1581" w:type="dxa"/>
          </w:tcPr>
          <w:p w14:paraId="62C443BC"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VersaMer</w:t>
            </w:r>
            <w:proofErr w:type="spellEnd"/>
          </w:p>
        </w:tc>
        <w:tc>
          <w:tcPr>
            <w:tcW w:w="2793" w:type="dxa"/>
          </w:tcPr>
          <w:p w14:paraId="1E677304" w14:textId="77777777" w:rsidR="00866ADF" w:rsidRPr="00CC2800" w:rsidRDefault="00866ADF" w:rsidP="004D5246">
            <w:pPr>
              <w:pStyle w:val="PlainText"/>
              <w:rPr>
                <w:rFonts w:ascii="Arial" w:hAnsi="Arial" w:cs="Arial"/>
                <w:sz w:val="20"/>
                <w:szCs w:val="20"/>
                <w:lang w:val="pt-BR"/>
              </w:rPr>
            </w:pPr>
            <w:proofErr w:type="spellStart"/>
            <w:r w:rsidRPr="00CC2800">
              <w:rPr>
                <w:rFonts w:ascii="Arial" w:hAnsi="Arial" w:cs="Arial"/>
                <w:sz w:val="20"/>
                <w:szCs w:val="20"/>
                <w:lang w:val="pt-BR"/>
              </w:rPr>
              <w:t>PolyFerm</w:t>
            </w:r>
            <w:proofErr w:type="spellEnd"/>
            <w:r w:rsidRPr="00CC2800">
              <w:rPr>
                <w:rFonts w:ascii="Arial" w:hAnsi="Arial" w:cs="Arial"/>
                <w:sz w:val="20"/>
                <w:szCs w:val="20"/>
                <w:lang w:val="pt-BR"/>
              </w:rPr>
              <w:t xml:space="preserve"> Canada Inc.</w:t>
            </w:r>
          </w:p>
        </w:tc>
        <w:tc>
          <w:tcPr>
            <w:tcW w:w="1843" w:type="dxa"/>
          </w:tcPr>
          <w:p w14:paraId="72EB0B18" w14:textId="7A78E6A5" w:rsidR="00866ADF" w:rsidRPr="00CC2800" w:rsidRDefault="00866ADF" w:rsidP="00515012">
            <w:pPr>
              <w:pStyle w:val="PlainText"/>
              <w:jc w:val="center"/>
              <w:rPr>
                <w:rFonts w:ascii="Arial" w:hAnsi="Arial" w:cs="Arial"/>
                <w:sz w:val="20"/>
                <w:szCs w:val="20"/>
                <w:lang w:val="pt-BR"/>
              </w:rPr>
            </w:pPr>
            <w:r>
              <w:rPr>
                <w:rFonts w:ascii="Arial" w:hAnsi="Arial" w:cs="Arial"/>
                <w:sz w:val="20"/>
                <w:szCs w:val="20"/>
                <w:lang w:val="pt-BR"/>
              </w:rPr>
              <w:t>PHA</w:t>
            </w:r>
          </w:p>
        </w:tc>
        <w:tc>
          <w:tcPr>
            <w:tcW w:w="2409" w:type="dxa"/>
          </w:tcPr>
          <w:p w14:paraId="234EEFA8" w14:textId="6126AB9E" w:rsidR="00866ADF" w:rsidRDefault="00306939" w:rsidP="00515012">
            <w:pPr>
              <w:pStyle w:val="PlainText"/>
              <w:jc w:val="center"/>
              <w:rPr>
                <w:rFonts w:ascii="Arial" w:hAnsi="Arial" w:cs="Arial"/>
                <w:sz w:val="20"/>
                <w:szCs w:val="20"/>
                <w:lang w:val="pt-BR"/>
              </w:rPr>
            </w:pPr>
            <w:r>
              <w:rPr>
                <w:rFonts w:ascii="Arial" w:hAnsi="Arial" w:cs="Arial"/>
                <w:sz w:val="20"/>
                <w:szCs w:val="20"/>
                <w:lang w:val="pt-BR"/>
              </w:rPr>
              <w:t>NI</w:t>
            </w:r>
          </w:p>
        </w:tc>
      </w:tr>
      <w:tr w:rsidR="0031006B" w:rsidRPr="00CC2800" w14:paraId="275FA5E5" w14:textId="77777777" w:rsidTr="00BD1F13">
        <w:tc>
          <w:tcPr>
            <w:tcW w:w="439" w:type="dxa"/>
          </w:tcPr>
          <w:p w14:paraId="3DA4E3D2" w14:textId="1C9D0543" w:rsidR="0031006B" w:rsidRDefault="00B80CD0" w:rsidP="004D5246">
            <w:pPr>
              <w:pStyle w:val="PlainText"/>
              <w:rPr>
                <w:rFonts w:ascii="Arial" w:hAnsi="Arial" w:cs="Arial"/>
                <w:sz w:val="20"/>
                <w:szCs w:val="20"/>
                <w:lang w:val="pt-BR"/>
              </w:rPr>
            </w:pPr>
            <w:r>
              <w:rPr>
                <w:rFonts w:ascii="Arial" w:hAnsi="Arial" w:cs="Arial"/>
                <w:sz w:val="20"/>
                <w:szCs w:val="20"/>
                <w:lang w:val="pt-BR"/>
              </w:rPr>
              <w:t>14</w:t>
            </w:r>
          </w:p>
        </w:tc>
        <w:tc>
          <w:tcPr>
            <w:tcW w:w="1581" w:type="dxa"/>
          </w:tcPr>
          <w:p w14:paraId="79C4CFB8" w14:textId="3A78C579" w:rsidR="0031006B" w:rsidRPr="00CC2800" w:rsidRDefault="0031006B" w:rsidP="004D5246">
            <w:pPr>
              <w:pStyle w:val="PlainText"/>
              <w:rPr>
                <w:rFonts w:ascii="Arial" w:hAnsi="Arial" w:cs="Arial"/>
                <w:sz w:val="20"/>
                <w:szCs w:val="20"/>
                <w:lang w:val="pt-BR"/>
              </w:rPr>
            </w:pPr>
            <w:proofErr w:type="spellStart"/>
            <w:r w:rsidRPr="000B15D4">
              <w:rPr>
                <w:rFonts w:ascii="Arial" w:hAnsi="Arial" w:cs="Arial"/>
                <w:sz w:val="20"/>
                <w:szCs w:val="20"/>
              </w:rPr>
              <w:t>Biopol</w:t>
            </w:r>
            <w:proofErr w:type="spellEnd"/>
          </w:p>
        </w:tc>
        <w:tc>
          <w:tcPr>
            <w:tcW w:w="2793" w:type="dxa"/>
          </w:tcPr>
          <w:p w14:paraId="0E61BD48" w14:textId="463C8082" w:rsidR="0031006B" w:rsidRPr="00CC2800" w:rsidRDefault="0031006B" w:rsidP="004D5246">
            <w:pPr>
              <w:pStyle w:val="PlainText"/>
              <w:rPr>
                <w:rFonts w:ascii="Arial" w:hAnsi="Arial" w:cs="Arial"/>
                <w:sz w:val="20"/>
                <w:szCs w:val="20"/>
                <w:lang w:val="pt-BR"/>
              </w:rPr>
            </w:pPr>
            <w:proofErr w:type="spellStart"/>
            <w:r w:rsidRPr="000B15D4">
              <w:rPr>
                <w:rFonts w:ascii="Arial" w:hAnsi="Arial" w:cs="Arial"/>
                <w:sz w:val="20"/>
                <w:szCs w:val="20"/>
              </w:rPr>
              <w:t>Monsato</w:t>
            </w:r>
            <w:proofErr w:type="spellEnd"/>
            <w:r w:rsidRPr="000B15D4">
              <w:rPr>
                <w:rFonts w:ascii="Arial" w:hAnsi="Arial" w:cs="Arial"/>
                <w:sz w:val="20"/>
                <w:szCs w:val="20"/>
              </w:rPr>
              <w:t xml:space="preserve"> – </w:t>
            </w:r>
            <w:proofErr w:type="spellStart"/>
            <w:r w:rsidRPr="000B15D4">
              <w:rPr>
                <w:rFonts w:ascii="Arial" w:hAnsi="Arial" w:cs="Arial"/>
                <w:sz w:val="20"/>
                <w:szCs w:val="20"/>
              </w:rPr>
              <w:t>Metabolix</w:t>
            </w:r>
            <w:proofErr w:type="spellEnd"/>
          </w:p>
        </w:tc>
        <w:tc>
          <w:tcPr>
            <w:tcW w:w="1843" w:type="dxa"/>
          </w:tcPr>
          <w:p w14:paraId="56A73B50" w14:textId="5EA03454" w:rsidR="0031006B" w:rsidRDefault="00B80CD0" w:rsidP="00515012">
            <w:pPr>
              <w:pStyle w:val="PlainText"/>
              <w:jc w:val="center"/>
              <w:rPr>
                <w:rFonts w:ascii="Arial" w:hAnsi="Arial" w:cs="Arial"/>
                <w:sz w:val="20"/>
                <w:szCs w:val="20"/>
                <w:lang w:val="pt-BR"/>
              </w:rPr>
            </w:pPr>
            <w:r>
              <w:rPr>
                <w:rFonts w:ascii="Arial" w:hAnsi="Arial" w:cs="Arial"/>
                <w:sz w:val="20"/>
                <w:szCs w:val="20"/>
              </w:rPr>
              <w:t>PHBHV</w:t>
            </w:r>
          </w:p>
        </w:tc>
        <w:tc>
          <w:tcPr>
            <w:tcW w:w="2409" w:type="dxa"/>
          </w:tcPr>
          <w:p w14:paraId="689B42D4" w14:textId="6EDAAFF0" w:rsidR="0031006B" w:rsidRDefault="002A7882" w:rsidP="00515012">
            <w:pPr>
              <w:pStyle w:val="PlainText"/>
              <w:jc w:val="center"/>
              <w:rPr>
                <w:rFonts w:ascii="Arial" w:hAnsi="Arial" w:cs="Arial"/>
                <w:sz w:val="20"/>
                <w:szCs w:val="20"/>
                <w:lang w:val="pt-BR"/>
              </w:rPr>
            </w:pPr>
            <w:r w:rsidRPr="002A7882">
              <w:rPr>
                <w:rFonts w:ascii="Arial" w:hAnsi="Arial" w:cs="Arial"/>
                <w:sz w:val="20"/>
                <w:szCs w:val="20"/>
                <w:lang w:val="pt-BR"/>
              </w:rPr>
              <w:t>390690</w:t>
            </w:r>
          </w:p>
        </w:tc>
      </w:tr>
    </w:tbl>
    <w:p w14:paraId="4784D5D2" w14:textId="77777777" w:rsidR="00B80CD0" w:rsidRPr="00D341F9" w:rsidRDefault="00B80CD0" w:rsidP="004D5246">
      <w:pPr>
        <w:pStyle w:val="PlainText"/>
        <w:rPr>
          <w:rFonts w:ascii="Courier New" w:hAnsi="Courier New" w:cs="Courier New"/>
        </w:rPr>
      </w:pPr>
    </w:p>
    <w:p w14:paraId="4EE8AF13" w14:textId="7D08A634" w:rsidR="00BF631B" w:rsidRDefault="00E22957" w:rsidP="00E22957">
      <w:pPr>
        <w:pStyle w:val="Subtitle"/>
      </w:pPr>
      <w:bookmarkStart w:id="247" w:name="_Ref45289467"/>
      <w:bookmarkStart w:id="248" w:name="_Ref45289462"/>
      <w:bookmarkStart w:id="249" w:name="_Toc45860757"/>
      <w:r>
        <w:t xml:space="preserve">Quadro </w:t>
      </w:r>
      <w:r w:rsidR="001E79F1">
        <w:fldChar w:fldCharType="begin"/>
      </w:r>
      <w:r w:rsidR="001E79F1">
        <w:instrText xml:space="preserve"> STYLEREF 1 \s </w:instrText>
      </w:r>
      <w:r w:rsidR="001E79F1">
        <w:fldChar w:fldCharType="separate"/>
      </w:r>
      <w:r w:rsidR="00417BE2">
        <w:rPr>
          <w:noProof/>
        </w:rPr>
        <w:t>3</w:t>
      </w:r>
      <w:r w:rsidR="001E79F1">
        <w:rPr>
          <w:noProof/>
        </w:rPr>
        <w:fldChar w:fldCharType="end"/>
      </w:r>
      <w:r w:rsidR="00417BE2">
        <w:t>.</w:t>
      </w:r>
      <w:r w:rsidR="001E79F1">
        <w:fldChar w:fldCharType="begin"/>
      </w:r>
      <w:r w:rsidR="001E79F1">
        <w:instrText xml:space="preserve"> SEQ Quadro \* ARABIC \s 1 </w:instrText>
      </w:r>
      <w:r w:rsidR="001E79F1">
        <w:fldChar w:fldCharType="separate"/>
      </w:r>
      <w:r w:rsidR="00417BE2">
        <w:rPr>
          <w:noProof/>
        </w:rPr>
        <w:t>7</w:t>
      </w:r>
      <w:r w:rsidR="001E79F1">
        <w:rPr>
          <w:noProof/>
        </w:rPr>
        <w:fldChar w:fldCharType="end"/>
      </w:r>
      <w:bookmarkEnd w:id="247"/>
      <w:r>
        <w:t xml:space="preserve"> Código de referência HS para os polímeros PP, PEBD e PEAD em forma primárias</w:t>
      </w:r>
      <w:bookmarkEnd w:id="248"/>
      <w:bookmarkEnd w:id="249"/>
    </w:p>
    <w:tbl>
      <w:tblPr>
        <w:tblStyle w:val="TableGrid"/>
        <w:tblW w:w="0" w:type="auto"/>
        <w:tblLook w:val="04A0" w:firstRow="1" w:lastRow="0" w:firstColumn="1" w:lastColumn="0" w:noHBand="0" w:noVBand="1"/>
      </w:tblPr>
      <w:tblGrid>
        <w:gridCol w:w="4527"/>
        <w:gridCol w:w="4528"/>
      </w:tblGrid>
      <w:tr w:rsidR="004038F9" w:rsidRPr="00BF631B" w14:paraId="09C75350" w14:textId="77777777" w:rsidTr="004038F9">
        <w:tc>
          <w:tcPr>
            <w:tcW w:w="4527" w:type="dxa"/>
          </w:tcPr>
          <w:p w14:paraId="652D113A" w14:textId="4D30FA36" w:rsidR="004038F9" w:rsidRPr="00BF631B" w:rsidRDefault="004038F9" w:rsidP="00BF631B">
            <w:pPr>
              <w:spacing w:after="0" w:line="240" w:lineRule="auto"/>
              <w:ind w:firstLine="0"/>
              <w:jc w:val="center"/>
              <w:rPr>
                <w:rFonts w:ascii="Arial" w:hAnsi="Arial" w:cs="Arial"/>
                <w:b/>
                <w:sz w:val="20"/>
                <w:szCs w:val="20"/>
              </w:rPr>
            </w:pPr>
            <w:r w:rsidRPr="00BF631B">
              <w:rPr>
                <w:rFonts w:ascii="Arial" w:hAnsi="Arial" w:cs="Arial"/>
                <w:b/>
                <w:sz w:val="20"/>
                <w:szCs w:val="20"/>
              </w:rPr>
              <w:t>Polímero</w:t>
            </w:r>
          </w:p>
        </w:tc>
        <w:tc>
          <w:tcPr>
            <w:tcW w:w="4528" w:type="dxa"/>
          </w:tcPr>
          <w:p w14:paraId="0CFABA3C" w14:textId="451BC339" w:rsidR="004038F9" w:rsidRPr="00BF631B" w:rsidRDefault="00EF5850" w:rsidP="00BF631B">
            <w:pPr>
              <w:spacing w:after="0" w:line="240" w:lineRule="auto"/>
              <w:ind w:firstLine="0"/>
              <w:jc w:val="center"/>
              <w:rPr>
                <w:rFonts w:ascii="Arial" w:hAnsi="Arial" w:cs="Arial"/>
                <w:b/>
                <w:sz w:val="20"/>
                <w:szCs w:val="20"/>
              </w:rPr>
            </w:pPr>
            <w:r>
              <w:rPr>
                <w:rFonts w:ascii="Arial" w:hAnsi="Arial" w:cs="Arial"/>
                <w:b/>
                <w:sz w:val="20"/>
                <w:szCs w:val="20"/>
              </w:rPr>
              <w:t>HS CODE</w:t>
            </w:r>
          </w:p>
        </w:tc>
      </w:tr>
      <w:tr w:rsidR="004038F9" w:rsidRPr="00BF631B" w14:paraId="301D475C" w14:textId="77777777" w:rsidTr="004038F9">
        <w:tc>
          <w:tcPr>
            <w:tcW w:w="4527" w:type="dxa"/>
          </w:tcPr>
          <w:p w14:paraId="3ED3CA6D" w14:textId="12DA65C8" w:rsidR="004038F9" w:rsidRPr="00BF631B" w:rsidRDefault="00BF631B" w:rsidP="00BF631B">
            <w:pPr>
              <w:spacing w:after="0" w:line="240" w:lineRule="auto"/>
              <w:ind w:firstLine="0"/>
              <w:jc w:val="left"/>
              <w:rPr>
                <w:rFonts w:ascii="Arial" w:hAnsi="Arial" w:cs="Arial"/>
                <w:sz w:val="20"/>
                <w:szCs w:val="20"/>
              </w:rPr>
            </w:pPr>
            <w:r w:rsidRPr="00BF631B">
              <w:rPr>
                <w:rFonts w:ascii="Arial" w:hAnsi="Arial" w:cs="Arial"/>
                <w:b/>
                <w:sz w:val="20"/>
                <w:szCs w:val="20"/>
                <w:shd w:val="clear" w:color="auto" w:fill="FFFFFF"/>
              </w:rPr>
              <w:t>PP</w:t>
            </w:r>
            <w:r w:rsidRPr="00BF631B">
              <w:rPr>
                <w:rFonts w:ascii="Arial" w:hAnsi="Arial" w:cs="Arial"/>
                <w:sz w:val="20"/>
                <w:szCs w:val="20"/>
                <w:shd w:val="clear" w:color="auto" w:fill="FFFFFF"/>
              </w:rPr>
              <w:tab/>
              <w:t>– Polipropileno</w:t>
            </w:r>
            <w:r>
              <w:rPr>
                <w:rFonts w:ascii="Arial" w:hAnsi="Arial" w:cs="Arial"/>
                <w:sz w:val="20"/>
                <w:szCs w:val="20"/>
                <w:shd w:val="clear" w:color="auto" w:fill="FFFFFF"/>
              </w:rPr>
              <w:t xml:space="preserve"> </w:t>
            </w:r>
          </w:p>
        </w:tc>
        <w:tc>
          <w:tcPr>
            <w:tcW w:w="4528" w:type="dxa"/>
          </w:tcPr>
          <w:p w14:paraId="5E09916F" w14:textId="5C1ACB0E" w:rsidR="004038F9" w:rsidRPr="00BF631B" w:rsidRDefault="00544AD1" w:rsidP="00EF5850">
            <w:pPr>
              <w:spacing w:after="0" w:line="240" w:lineRule="auto"/>
              <w:ind w:firstLine="0"/>
              <w:jc w:val="center"/>
              <w:rPr>
                <w:rFonts w:ascii="Arial" w:hAnsi="Arial" w:cs="Arial"/>
                <w:sz w:val="20"/>
                <w:szCs w:val="20"/>
              </w:rPr>
            </w:pPr>
            <w:r>
              <w:rPr>
                <w:rFonts w:ascii="Arial" w:hAnsi="Arial" w:cs="Arial"/>
                <w:sz w:val="20"/>
                <w:szCs w:val="20"/>
              </w:rPr>
              <w:t>3902</w:t>
            </w:r>
            <w:r w:rsidR="0010333E" w:rsidRPr="00BF631B">
              <w:rPr>
                <w:rFonts w:ascii="Arial" w:hAnsi="Arial" w:cs="Arial"/>
                <w:sz w:val="20"/>
                <w:szCs w:val="20"/>
              </w:rPr>
              <w:t>10</w:t>
            </w:r>
            <w:r w:rsidR="00EF5850">
              <w:rPr>
                <w:rFonts w:ascii="Arial" w:hAnsi="Arial" w:cs="Arial"/>
                <w:sz w:val="20"/>
                <w:szCs w:val="20"/>
              </w:rPr>
              <w:t xml:space="preserve"> / </w:t>
            </w:r>
            <w:r>
              <w:rPr>
                <w:rFonts w:ascii="Arial" w:hAnsi="Arial" w:cs="Arial"/>
                <w:sz w:val="20"/>
                <w:szCs w:val="20"/>
              </w:rPr>
              <w:t>3902</w:t>
            </w:r>
            <w:r w:rsidR="0010333E" w:rsidRPr="00BF631B">
              <w:rPr>
                <w:rFonts w:ascii="Arial" w:hAnsi="Arial" w:cs="Arial"/>
                <w:sz w:val="20"/>
                <w:szCs w:val="20"/>
              </w:rPr>
              <w:t>30</w:t>
            </w:r>
          </w:p>
        </w:tc>
      </w:tr>
      <w:tr w:rsidR="004038F9" w:rsidRPr="00BF631B" w14:paraId="25A81B23" w14:textId="77777777" w:rsidTr="004038F9">
        <w:tc>
          <w:tcPr>
            <w:tcW w:w="4527" w:type="dxa"/>
          </w:tcPr>
          <w:p w14:paraId="6E476DCF" w14:textId="6E24BFAE" w:rsidR="004038F9" w:rsidRPr="00BF631B" w:rsidRDefault="00BF631B" w:rsidP="00BF631B">
            <w:pPr>
              <w:spacing w:after="0" w:line="240" w:lineRule="auto"/>
              <w:ind w:firstLine="0"/>
              <w:jc w:val="left"/>
              <w:rPr>
                <w:rFonts w:ascii="Arial" w:hAnsi="Arial" w:cs="Arial"/>
                <w:sz w:val="20"/>
                <w:szCs w:val="20"/>
              </w:rPr>
            </w:pPr>
            <w:r w:rsidRPr="00BF631B">
              <w:rPr>
                <w:rFonts w:ascii="Arial" w:eastAsia="Times New Roman" w:hAnsi="Arial" w:cs="Arial"/>
                <w:b/>
                <w:sz w:val="20"/>
                <w:szCs w:val="20"/>
                <w:shd w:val="clear" w:color="auto" w:fill="FFFFFF"/>
              </w:rPr>
              <w:t>PEBD</w:t>
            </w:r>
            <w:r w:rsidRPr="00BF631B">
              <w:rPr>
                <w:rFonts w:ascii="Arial" w:eastAsia="Times New Roman" w:hAnsi="Arial" w:cs="Arial"/>
                <w:sz w:val="20"/>
                <w:szCs w:val="20"/>
                <w:shd w:val="clear" w:color="auto" w:fill="FFFFFF"/>
              </w:rPr>
              <w:t xml:space="preserve"> – Polietileno de baixa densidade</w:t>
            </w:r>
          </w:p>
        </w:tc>
        <w:tc>
          <w:tcPr>
            <w:tcW w:w="4528" w:type="dxa"/>
          </w:tcPr>
          <w:p w14:paraId="454C92CA" w14:textId="3891BED1" w:rsidR="004038F9" w:rsidRPr="00BF631B" w:rsidRDefault="00544AD1" w:rsidP="00BF631B">
            <w:pPr>
              <w:spacing w:after="0" w:line="240" w:lineRule="auto"/>
              <w:ind w:firstLine="0"/>
              <w:jc w:val="center"/>
              <w:rPr>
                <w:rFonts w:ascii="Arial" w:hAnsi="Arial" w:cs="Arial"/>
                <w:sz w:val="20"/>
                <w:szCs w:val="20"/>
              </w:rPr>
            </w:pPr>
            <w:r>
              <w:rPr>
                <w:rFonts w:ascii="Arial" w:hAnsi="Arial" w:cs="Arial"/>
                <w:sz w:val="20"/>
                <w:szCs w:val="20"/>
              </w:rPr>
              <w:t>3901</w:t>
            </w:r>
            <w:r w:rsidR="00BF631B" w:rsidRPr="00BF631B">
              <w:rPr>
                <w:rFonts w:ascii="Arial" w:hAnsi="Arial" w:cs="Arial"/>
                <w:sz w:val="20"/>
                <w:szCs w:val="20"/>
              </w:rPr>
              <w:t>10</w:t>
            </w:r>
          </w:p>
        </w:tc>
      </w:tr>
      <w:tr w:rsidR="004038F9" w:rsidRPr="00BF631B" w14:paraId="2C9AAB98" w14:textId="77777777" w:rsidTr="004038F9">
        <w:tc>
          <w:tcPr>
            <w:tcW w:w="4527" w:type="dxa"/>
          </w:tcPr>
          <w:p w14:paraId="3D25D9B1" w14:textId="2C9F163C" w:rsidR="004038F9" w:rsidRPr="00BF631B" w:rsidRDefault="00BF631B" w:rsidP="00BF631B">
            <w:pPr>
              <w:spacing w:after="0" w:line="240" w:lineRule="auto"/>
              <w:ind w:firstLine="0"/>
              <w:jc w:val="left"/>
              <w:rPr>
                <w:rFonts w:ascii="Arial" w:hAnsi="Arial" w:cs="Arial"/>
                <w:sz w:val="20"/>
                <w:szCs w:val="20"/>
              </w:rPr>
            </w:pPr>
            <w:r w:rsidRPr="00BF631B">
              <w:rPr>
                <w:rFonts w:ascii="Arial" w:eastAsia="Times New Roman" w:hAnsi="Arial" w:cs="Arial"/>
                <w:b/>
                <w:sz w:val="20"/>
                <w:szCs w:val="20"/>
                <w:shd w:val="clear" w:color="auto" w:fill="FFFFFF"/>
              </w:rPr>
              <w:t>PEAD</w:t>
            </w:r>
            <w:r w:rsidRPr="00BF631B">
              <w:rPr>
                <w:rFonts w:ascii="Arial" w:eastAsia="Times New Roman" w:hAnsi="Arial" w:cs="Arial"/>
                <w:sz w:val="20"/>
                <w:szCs w:val="20"/>
                <w:shd w:val="clear" w:color="auto" w:fill="FFFFFF"/>
              </w:rPr>
              <w:t xml:space="preserve"> – </w:t>
            </w:r>
            <w:r w:rsidRPr="00707A82">
              <w:rPr>
                <w:rFonts w:ascii="Arial" w:eastAsia="Times New Roman" w:hAnsi="Arial" w:cs="Arial"/>
                <w:sz w:val="20"/>
                <w:szCs w:val="20"/>
                <w:shd w:val="clear" w:color="auto" w:fill="FFFFFF"/>
              </w:rPr>
              <w:t>Polietileno de alta densidade</w:t>
            </w:r>
          </w:p>
        </w:tc>
        <w:tc>
          <w:tcPr>
            <w:tcW w:w="4528" w:type="dxa"/>
          </w:tcPr>
          <w:p w14:paraId="701D3C2E" w14:textId="4F03F599" w:rsidR="004038F9" w:rsidRPr="00BF631B" w:rsidRDefault="00544AD1" w:rsidP="00BF631B">
            <w:pPr>
              <w:spacing w:after="0" w:line="240" w:lineRule="auto"/>
              <w:ind w:firstLine="0"/>
              <w:jc w:val="center"/>
              <w:rPr>
                <w:rFonts w:ascii="Arial" w:hAnsi="Arial" w:cs="Arial"/>
                <w:sz w:val="20"/>
                <w:szCs w:val="20"/>
              </w:rPr>
            </w:pPr>
            <w:r>
              <w:rPr>
                <w:rFonts w:ascii="Arial" w:hAnsi="Arial" w:cs="Arial"/>
                <w:sz w:val="20"/>
                <w:szCs w:val="20"/>
              </w:rPr>
              <w:t>3901</w:t>
            </w:r>
            <w:r w:rsidR="00BF631B" w:rsidRPr="00BF631B">
              <w:rPr>
                <w:rFonts w:ascii="Arial" w:hAnsi="Arial" w:cs="Arial"/>
                <w:sz w:val="20"/>
                <w:szCs w:val="20"/>
              </w:rPr>
              <w:t>20</w:t>
            </w:r>
          </w:p>
        </w:tc>
      </w:tr>
      <w:tr w:rsidR="00B5232B" w:rsidRPr="00BF631B" w14:paraId="05322E7D" w14:textId="77777777" w:rsidTr="00633513">
        <w:trPr>
          <w:trHeight w:val="219"/>
        </w:trPr>
        <w:tc>
          <w:tcPr>
            <w:tcW w:w="4527" w:type="dxa"/>
          </w:tcPr>
          <w:p w14:paraId="19EA2A8C" w14:textId="149AD8CB" w:rsidR="00B5232B" w:rsidRPr="00BF631B" w:rsidRDefault="00973FE1" w:rsidP="006F751D">
            <w:pPr>
              <w:spacing w:after="0" w:line="240" w:lineRule="auto"/>
              <w:ind w:firstLine="0"/>
              <w:jc w:val="left"/>
              <w:rPr>
                <w:rFonts w:ascii="Arial" w:eastAsia="Times New Roman" w:hAnsi="Arial" w:cs="Arial"/>
                <w:b/>
                <w:sz w:val="20"/>
                <w:szCs w:val="20"/>
                <w:shd w:val="clear" w:color="auto" w:fill="FFFFFF"/>
              </w:rPr>
            </w:pPr>
            <w:r>
              <w:rPr>
                <w:rFonts w:ascii="Arial" w:eastAsia="Times New Roman" w:hAnsi="Arial" w:cs="Arial"/>
                <w:b/>
                <w:sz w:val="20"/>
                <w:szCs w:val="20"/>
                <w:shd w:val="clear" w:color="auto" w:fill="FFFFFF"/>
              </w:rPr>
              <w:t xml:space="preserve">CC-PS – </w:t>
            </w:r>
            <w:r w:rsidRPr="00994DAB">
              <w:rPr>
                <w:rFonts w:ascii="Arial" w:eastAsia="Times New Roman" w:hAnsi="Arial" w:cs="Arial"/>
                <w:sz w:val="20"/>
                <w:szCs w:val="20"/>
                <w:shd w:val="clear" w:color="auto" w:fill="FFFFFF"/>
              </w:rPr>
              <w:t xml:space="preserve">Cristal </w:t>
            </w:r>
            <w:r w:rsidR="00E066AA" w:rsidRPr="00994DAB">
              <w:rPr>
                <w:rFonts w:ascii="Arial" w:eastAsia="Times New Roman" w:hAnsi="Arial" w:cs="Arial"/>
                <w:sz w:val="20"/>
                <w:szCs w:val="20"/>
                <w:shd w:val="clear" w:color="auto" w:fill="FFFFFF"/>
              </w:rPr>
              <w:t>poliestireno</w:t>
            </w:r>
            <w:r w:rsidRPr="00994DAB">
              <w:rPr>
                <w:rFonts w:ascii="Arial" w:eastAsia="Times New Roman" w:hAnsi="Arial" w:cs="Arial"/>
                <w:sz w:val="20"/>
                <w:szCs w:val="20"/>
                <w:shd w:val="clear" w:color="auto" w:fill="FFFFFF"/>
              </w:rPr>
              <w:t xml:space="preserve"> </w:t>
            </w:r>
          </w:p>
        </w:tc>
        <w:tc>
          <w:tcPr>
            <w:tcW w:w="4528" w:type="dxa"/>
          </w:tcPr>
          <w:p w14:paraId="476EEACA" w14:textId="2FEE7CDD" w:rsidR="00B5232B" w:rsidRDefault="0094192B" w:rsidP="00BF631B">
            <w:pPr>
              <w:spacing w:after="0" w:line="240" w:lineRule="auto"/>
              <w:ind w:firstLine="0"/>
              <w:jc w:val="center"/>
              <w:rPr>
                <w:rFonts w:ascii="Arial" w:hAnsi="Arial" w:cs="Arial"/>
                <w:sz w:val="20"/>
                <w:szCs w:val="20"/>
              </w:rPr>
            </w:pPr>
            <w:r>
              <w:rPr>
                <w:rFonts w:ascii="Arial" w:hAnsi="Arial" w:cs="Arial"/>
                <w:sz w:val="20"/>
                <w:szCs w:val="20"/>
              </w:rPr>
              <w:t>390310</w:t>
            </w:r>
          </w:p>
        </w:tc>
      </w:tr>
    </w:tbl>
    <w:p w14:paraId="350976FF" w14:textId="77777777" w:rsidR="000F6D43" w:rsidRDefault="000F6D43" w:rsidP="003043E6">
      <w:pPr>
        <w:ind w:firstLine="0"/>
      </w:pPr>
    </w:p>
    <w:p w14:paraId="2341B834" w14:textId="783E9842" w:rsidR="00CE3224" w:rsidRDefault="00913E14" w:rsidP="00913E14">
      <w:r w:rsidRPr="00913E14">
        <w:t xml:space="preserve">O próximo capítulo </w:t>
      </w:r>
      <w:r w:rsidR="006C0B52" w:rsidRPr="00913E14">
        <w:t>irá verificar</w:t>
      </w:r>
      <w:r w:rsidR="009E6C3B" w:rsidRPr="00913E14">
        <w:t xml:space="preserve"> a</w:t>
      </w:r>
      <w:r w:rsidR="006C6BA5">
        <w:t xml:space="preserve">s relações </w:t>
      </w:r>
      <w:r w:rsidR="00AF76A3">
        <w:t>entre as variáveis</w:t>
      </w:r>
      <w:r w:rsidR="006C0B52" w:rsidRPr="00913E14">
        <w:t xml:space="preserve"> </w:t>
      </w:r>
      <w:r w:rsidR="009B5414">
        <w:t>das</w:t>
      </w:r>
      <w:r w:rsidR="00E27720">
        <w:t xml:space="preserve"> formas primárias dos</w:t>
      </w:r>
      <w:r w:rsidR="006C0B52" w:rsidRPr="00913E14">
        <w:t xml:space="preserve"> polímeros fósseis </w:t>
      </w:r>
      <w:r w:rsidR="002F17DE" w:rsidRPr="00913E14">
        <w:t>PP, PEABD, PEAD, CC-PS</w:t>
      </w:r>
      <w:r w:rsidR="00D97FAB" w:rsidRPr="00913E14">
        <w:t xml:space="preserve"> englobados </w:t>
      </w:r>
      <w:r w:rsidR="006C0B52" w:rsidRPr="00913E14">
        <w:t xml:space="preserve">nas </w:t>
      </w:r>
      <w:r w:rsidR="00D97FAB" w:rsidRPr="00913E14">
        <w:t>posições</w:t>
      </w:r>
      <w:r w:rsidR="002F17DE" w:rsidRPr="00913E14">
        <w:t xml:space="preserve"> alfandegárias</w:t>
      </w:r>
      <w:r w:rsidR="006C0B52" w:rsidRPr="00913E14">
        <w:t xml:space="preserve"> do sistema </w:t>
      </w:r>
      <w:r w:rsidR="009E6C3B" w:rsidRPr="00913E14">
        <w:t>harmonizado</w:t>
      </w:r>
      <w:r w:rsidR="00D97FAB" w:rsidRPr="00913E14">
        <w:t xml:space="preserve"> </w:t>
      </w:r>
      <w:r w:rsidR="00CE3224" w:rsidRPr="00913E14">
        <w:t>390210</w:t>
      </w:r>
      <w:r w:rsidR="000D5920" w:rsidRPr="00913E14">
        <w:t xml:space="preserve">, </w:t>
      </w:r>
      <w:r w:rsidR="00CE3224" w:rsidRPr="00913E14">
        <w:t>390230</w:t>
      </w:r>
      <w:r w:rsidR="000D5920" w:rsidRPr="00913E14">
        <w:t xml:space="preserve">, </w:t>
      </w:r>
      <w:r w:rsidR="00CE3224" w:rsidRPr="00913E14">
        <w:t>390110</w:t>
      </w:r>
      <w:r w:rsidR="000D5920" w:rsidRPr="00913E14">
        <w:t xml:space="preserve">, </w:t>
      </w:r>
      <w:r w:rsidR="00CE3224" w:rsidRPr="00913E14">
        <w:t>390120</w:t>
      </w:r>
      <w:r w:rsidR="002F17DE" w:rsidRPr="00913E14">
        <w:t xml:space="preserve"> e os biopolímeros microbianos da família dos </w:t>
      </w:r>
      <w:proofErr w:type="spellStart"/>
      <w:r w:rsidR="009E6C3B" w:rsidRPr="00913E14">
        <w:t>PHA’s</w:t>
      </w:r>
      <w:proofErr w:type="spellEnd"/>
      <w:r w:rsidR="009E6C3B" w:rsidRPr="00913E14">
        <w:t xml:space="preserve"> capazes</w:t>
      </w:r>
      <w:r w:rsidR="006C0B52" w:rsidRPr="00913E14">
        <w:t xml:space="preserve"> de os substituir de fo</w:t>
      </w:r>
      <w:r w:rsidR="003F16C0" w:rsidRPr="00913E14">
        <w:t>r</w:t>
      </w:r>
      <w:r w:rsidR="006C0B52" w:rsidRPr="00913E14">
        <w:t xml:space="preserve">ma total, </w:t>
      </w:r>
      <w:r w:rsidR="002F17DE" w:rsidRPr="00913E14">
        <w:t xml:space="preserve">nas posições </w:t>
      </w:r>
      <w:r w:rsidR="000D5920" w:rsidRPr="00913E14">
        <w:t>391390, 390799, 390720</w:t>
      </w:r>
      <w:r w:rsidR="002A7882" w:rsidRPr="00913E14">
        <w:t>, 390690</w:t>
      </w:r>
      <w:r w:rsidR="00F20DFD" w:rsidRPr="00913E14">
        <w:t>.</w:t>
      </w:r>
    </w:p>
    <w:p w14:paraId="512DF44F" w14:textId="77777777" w:rsidR="00EF7791" w:rsidRPr="00913E14" w:rsidRDefault="00EF7791" w:rsidP="00913E14"/>
    <w:p w14:paraId="34AE9C58" w14:textId="77777777" w:rsidR="00CE3224" w:rsidRDefault="00CE3224" w:rsidP="00CE3224"/>
    <w:p w14:paraId="10867672" w14:textId="77777777" w:rsidR="00BF631B" w:rsidRDefault="00BF631B" w:rsidP="004038F9"/>
    <w:p w14:paraId="371DF2C3" w14:textId="3709DD95" w:rsidR="008312C8" w:rsidRPr="008312C8" w:rsidDel="00327BA8" w:rsidRDefault="001F1F0E" w:rsidP="00BF631B">
      <w:pPr>
        <w:ind w:firstLine="0"/>
        <w:rPr>
          <w:del w:id="250" w:author="Microsoft Office User" w:date="2020-04-14T20:39:00Z"/>
        </w:rPr>
      </w:pPr>
      <w:r>
        <w:br w:type="column"/>
      </w:r>
      <w:bookmarkStart w:id="251" w:name="_Toc45526314"/>
      <w:bookmarkStart w:id="252" w:name="_Toc45859716"/>
      <w:bookmarkStart w:id="253" w:name="_Toc45860617"/>
      <w:bookmarkStart w:id="254" w:name="_Toc45888578"/>
      <w:bookmarkEnd w:id="251"/>
      <w:bookmarkEnd w:id="252"/>
      <w:bookmarkEnd w:id="253"/>
      <w:bookmarkEnd w:id="254"/>
    </w:p>
    <w:p w14:paraId="7D6DBD49" w14:textId="213A45FD" w:rsidR="00D33009" w:rsidDel="00930960" w:rsidRDefault="00D33009" w:rsidP="00BF631B">
      <w:pPr>
        <w:ind w:firstLine="0"/>
        <w:rPr>
          <w:del w:id="255" w:author="Microsoft Office User" w:date="2020-04-14T20:15:00Z"/>
        </w:rPr>
      </w:pPr>
      <w:del w:id="256" w:author="Microsoft Office User" w:date="2020-04-14T20:15:00Z">
        <w:r w:rsidDel="00930960">
          <w:rPr>
            <w:rStyle w:val="SubtleEmphasis"/>
            <w:sz w:val="24"/>
            <w:szCs w:val="24"/>
          </w:rPr>
          <w:delText>Incertezas</w:delText>
        </w:r>
        <w:bookmarkStart w:id="257" w:name="_Toc37791231"/>
        <w:bookmarkStart w:id="258" w:name="_Toc38885902"/>
        <w:bookmarkStart w:id="259" w:name="_Toc42010258"/>
        <w:bookmarkStart w:id="260" w:name="_Toc43725883"/>
        <w:bookmarkStart w:id="261" w:name="_Toc43891290"/>
        <w:bookmarkStart w:id="262" w:name="_Toc43903161"/>
        <w:bookmarkStart w:id="263" w:name="_Toc44003571"/>
        <w:bookmarkStart w:id="264" w:name="_Toc45526315"/>
        <w:bookmarkStart w:id="265" w:name="_Toc45859717"/>
        <w:bookmarkStart w:id="266" w:name="_Toc45860618"/>
        <w:bookmarkStart w:id="267" w:name="_Toc45888579"/>
        <w:bookmarkEnd w:id="257"/>
        <w:bookmarkEnd w:id="258"/>
        <w:bookmarkEnd w:id="259"/>
        <w:bookmarkEnd w:id="260"/>
        <w:bookmarkEnd w:id="261"/>
        <w:bookmarkEnd w:id="262"/>
        <w:bookmarkEnd w:id="263"/>
        <w:bookmarkEnd w:id="264"/>
        <w:bookmarkEnd w:id="265"/>
        <w:bookmarkEnd w:id="266"/>
        <w:bookmarkEnd w:id="267"/>
      </w:del>
    </w:p>
    <w:p w14:paraId="2B261A2C" w14:textId="13E6D62C" w:rsidR="002D5A6C" w:rsidRDefault="00F16AFE" w:rsidP="004D5246">
      <w:pPr>
        <w:pStyle w:val="Heading1"/>
      </w:pPr>
      <w:bookmarkStart w:id="268" w:name="_Toc45888580"/>
      <w:r>
        <w:t>ASPECTOS ECONÔMICOS</w:t>
      </w:r>
      <w:bookmarkEnd w:id="268"/>
      <w:r w:rsidR="006C7707">
        <w:t xml:space="preserve">  </w:t>
      </w:r>
    </w:p>
    <w:p w14:paraId="176DAB7F" w14:textId="7E2B9ACD" w:rsidR="005D1CEE" w:rsidRDefault="005D1CEE" w:rsidP="005D1CEE">
      <w:pPr>
        <w:pStyle w:val="NoSpacing"/>
      </w:pPr>
      <w:r w:rsidRPr="005E7121">
        <w:rPr>
          <w:color w:val="FF0000"/>
        </w:rPr>
        <w:t xml:space="preserve">Este capítulo verificou </w:t>
      </w:r>
      <w:r w:rsidR="002C1B77" w:rsidRPr="005E7121">
        <w:rPr>
          <w:color w:val="FF0000"/>
        </w:rPr>
        <w:t>a relação custo-volume e impacto ambiental entre os polímeros fósseis que podem ser substituídos totalmente por biopolímeros microbianos através de suas posições</w:t>
      </w:r>
      <w:r w:rsidR="00A14D41" w:rsidRPr="005E7121">
        <w:rPr>
          <w:color w:val="FF0000"/>
        </w:rPr>
        <w:t xml:space="preserve"> alfandegárias</w:t>
      </w:r>
      <w:r w:rsidR="002C1B77" w:rsidRPr="005E7121">
        <w:rPr>
          <w:color w:val="FF0000"/>
        </w:rPr>
        <w:t xml:space="preserve"> no sistema harmonizado</w:t>
      </w:r>
      <w:r w:rsidR="00A14D41" w:rsidRPr="005E7121">
        <w:rPr>
          <w:color w:val="FF0000"/>
        </w:rPr>
        <w:t xml:space="preserve"> de classificação</w:t>
      </w:r>
      <w:r w:rsidR="004C4801" w:rsidRPr="005E7121">
        <w:rPr>
          <w:color w:val="FF0000"/>
        </w:rPr>
        <w:t xml:space="preserve">, obtendo dados do Banco Mundial, </w:t>
      </w:r>
      <w:r w:rsidR="009E32FD" w:rsidRPr="005E7121">
        <w:rPr>
          <w:color w:val="FF0000"/>
        </w:rPr>
        <w:t>Ministério do Comércio Exterior do Brasil e IBGE</w:t>
      </w:r>
      <w:r w:rsidR="00507769" w:rsidRPr="005E7121">
        <w:rPr>
          <w:color w:val="FF0000"/>
        </w:rPr>
        <w:t>, entre os anos 1997 e 2019</w:t>
      </w:r>
      <w:r w:rsidR="001300CD" w:rsidRPr="005E7121">
        <w:rPr>
          <w:color w:val="FF0000"/>
        </w:rPr>
        <w:t>.</w:t>
      </w:r>
      <w:r w:rsidR="001300CD">
        <w:t xml:space="preserve"> </w:t>
      </w:r>
    </w:p>
    <w:p w14:paraId="27496BE2" w14:textId="13BC9132" w:rsidR="001531DD" w:rsidRPr="005D1CEE" w:rsidRDefault="001531DD" w:rsidP="005D1CEE">
      <w:pPr>
        <w:pStyle w:val="NoSpacing"/>
      </w:pPr>
      <w:r>
        <w:t>Serão analisadas dos dados de preço e volume</w:t>
      </w:r>
      <w:r w:rsidR="00A42EF6">
        <w:t xml:space="preserve"> de importações e exportações</w:t>
      </w:r>
      <w:r>
        <w:t xml:space="preserve"> das posições alfandegárias</w:t>
      </w:r>
      <w:r w:rsidR="00642EA2">
        <w:t xml:space="preserve"> (SH)</w:t>
      </w:r>
      <w:r>
        <w:t xml:space="preserve"> referentes </w:t>
      </w:r>
      <w:r w:rsidR="008B24B5">
        <w:t>aos polímeros fósseis substituíveis e seus correspondentes biopolímer</w:t>
      </w:r>
      <w:r w:rsidR="00A42EF6">
        <w:t>os microbianos, e preço e volume da posição alfandegária</w:t>
      </w:r>
      <w:r w:rsidR="00642EA2">
        <w:t xml:space="preserve"> (SH)</w:t>
      </w:r>
      <w:r w:rsidR="00A42EF6">
        <w:t xml:space="preserve"> referente à componente nafta do petróleo. E será utilizando um parâmetro técnico para estimar o impacto ambient</w:t>
      </w:r>
      <w:r w:rsidR="00D70A10">
        <w:t>al relacionado ao volume</w:t>
      </w:r>
      <w:r w:rsidR="0079352F">
        <w:t>.</w:t>
      </w:r>
      <w:r w:rsidR="00D70A10">
        <w:t xml:space="preserve"> </w:t>
      </w:r>
    </w:p>
    <w:p w14:paraId="458F1F3A" w14:textId="624A6879" w:rsidR="002F17DE" w:rsidRDefault="006C7707" w:rsidP="006C7707">
      <w:pPr>
        <w:pStyle w:val="Heading2"/>
      </w:pPr>
      <w:bookmarkStart w:id="269" w:name="_Toc45888581"/>
      <w:r>
        <w:t>O MERCADO DE POLÍMEROS</w:t>
      </w:r>
      <w:r w:rsidR="00624DAF">
        <w:t xml:space="preserve"> E BIOPOLÍMEROS</w:t>
      </w:r>
      <w:bookmarkEnd w:id="269"/>
      <w:r>
        <w:t xml:space="preserve"> </w:t>
      </w:r>
    </w:p>
    <w:p w14:paraId="660E7BC0" w14:textId="01F579D5" w:rsidR="00045AA7" w:rsidRDefault="00045AA7" w:rsidP="00045AA7">
      <w:pPr>
        <w:pStyle w:val="NoSpacing"/>
      </w:pPr>
      <w:r>
        <w:t xml:space="preserve">Segundo dados do banco mundial, entre os anos de 2017 e 2019 as exportações de plásticos em </w:t>
      </w:r>
      <w:r w:rsidR="00457983">
        <w:t xml:space="preserve">suas formas </w:t>
      </w:r>
      <w:r>
        <w:t xml:space="preserve">primárias foram em média de </w:t>
      </w:r>
      <w:r w:rsidR="001923B0">
        <w:t xml:space="preserve">USD </w:t>
      </w:r>
      <w:proofErr w:type="gramStart"/>
      <w:r w:rsidR="009315E5" w:rsidRPr="009315E5">
        <w:t>249</w:t>
      </w:r>
      <w:r w:rsidR="006F6A76">
        <w:t>,</w:t>
      </w:r>
      <w:r w:rsidR="009315E5" w:rsidRPr="009315E5">
        <w:t>32</w:t>
      </w:r>
      <w:r w:rsidR="009315E5">
        <w:t xml:space="preserve"> bi</w:t>
      </w:r>
      <w:proofErr w:type="gramEnd"/>
      <w:r w:rsidR="009315E5">
        <w:t xml:space="preserve">, e as importações foram em média </w:t>
      </w:r>
      <w:r w:rsidR="006F6A76">
        <w:t xml:space="preserve">USD </w:t>
      </w:r>
      <w:r w:rsidR="006F6A76" w:rsidRPr="006F6A76">
        <w:t>261.22</w:t>
      </w:r>
      <w:r w:rsidR="006F6A76">
        <w:t xml:space="preserve"> bi. </w:t>
      </w:r>
    </w:p>
    <w:p w14:paraId="6DAF2CB3" w14:textId="5153F56E" w:rsidR="00434B5C" w:rsidRDefault="008E5220" w:rsidP="004031E1">
      <w:pPr>
        <w:pStyle w:val="Subtitle"/>
      </w:pPr>
      <w:bookmarkStart w:id="270" w:name="_Toc45860758"/>
      <w:r>
        <w:t xml:space="preserve">Quadro </w:t>
      </w:r>
      <w:r w:rsidR="001E79F1">
        <w:fldChar w:fldCharType="begin"/>
      </w:r>
      <w:r w:rsidR="001E79F1">
        <w:instrText xml:space="preserve"> STYLEREF 1 \s </w:instrText>
      </w:r>
      <w:r w:rsidR="001E79F1">
        <w:fldChar w:fldCharType="separate"/>
      </w:r>
      <w:r w:rsidR="00417BE2">
        <w:rPr>
          <w:noProof/>
        </w:rPr>
        <w:t>4</w:t>
      </w:r>
      <w:r w:rsidR="001E79F1">
        <w:rPr>
          <w:noProof/>
        </w:rPr>
        <w:fldChar w:fldCharType="end"/>
      </w:r>
      <w:r w:rsidR="00417BE2">
        <w:t>.</w:t>
      </w:r>
      <w:r w:rsidR="001E79F1">
        <w:fldChar w:fldCharType="begin"/>
      </w:r>
      <w:r w:rsidR="001E79F1">
        <w:instrText xml:space="preserve"> SEQ Quadro \* ARABIC \s 1 </w:instrText>
      </w:r>
      <w:r w:rsidR="001E79F1">
        <w:fldChar w:fldCharType="separate"/>
      </w:r>
      <w:r w:rsidR="00417BE2">
        <w:rPr>
          <w:noProof/>
        </w:rPr>
        <w:t>1</w:t>
      </w:r>
      <w:r w:rsidR="001E79F1">
        <w:rPr>
          <w:noProof/>
        </w:rPr>
        <w:fldChar w:fldCharType="end"/>
      </w:r>
      <w:r>
        <w:t xml:space="preserve"> Exportações e importações </w:t>
      </w:r>
      <w:r w:rsidR="002476EA">
        <w:t>m</w:t>
      </w:r>
      <w:r>
        <w:t xml:space="preserve">undiais de </w:t>
      </w:r>
      <w:r w:rsidR="002476EA">
        <w:t>p</w:t>
      </w:r>
      <w:r>
        <w:t>lásticos em formas primárias</w:t>
      </w:r>
      <w:r w:rsidR="002476EA">
        <w:t xml:space="preserve"> – 2017 a 2019</w:t>
      </w:r>
      <w:r w:rsidR="006F6A76">
        <w:t xml:space="preserve"> </w:t>
      </w:r>
      <w:r w:rsidR="00EB6065">
        <w:br/>
      </w:r>
      <w:r w:rsidR="006F6A76">
        <w:t>(USD 1.000 )</w:t>
      </w:r>
      <w:bookmarkEnd w:id="270"/>
    </w:p>
    <w:tbl>
      <w:tblPr>
        <w:tblStyle w:val="TableGrid"/>
        <w:tblW w:w="9065" w:type="dxa"/>
        <w:tblLook w:val="04A0" w:firstRow="1" w:lastRow="0" w:firstColumn="1" w:lastColumn="0" w:noHBand="0" w:noVBand="1"/>
      </w:tblPr>
      <w:tblGrid>
        <w:gridCol w:w="1127"/>
        <w:gridCol w:w="3544"/>
        <w:gridCol w:w="4394"/>
      </w:tblGrid>
      <w:tr w:rsidR="009D3849" w:rsidRPr="00D74B56" w14:paraId="449F6C6D" w14:textId="77777777" w:rsidTr="009D3849">
        <w:tc>
          <w:tcPr>
            <w:tcW w:w="1127" w:type="dxa"/>
          </w:tcPr>
          <w:p w14:paraId="5E8AE5D4" w14:textId="0ED307DF" w:rsidR="00434B5C" w:rsidRPr="00D74B56" w:rsidRDefault="00434B5C" w:rsidP="00434B5C">
            <w:pPr>
              <w:pStyle w:val="PlainText"/>
              <w:jc w:val="center"/>
              <w:rPr>
                <w:rFonts w:ascii="Arial" w:hAnsi="Arial" w:cs="Arial"/>
                <w:b/>
                <w:lang w:val="pt-BR"/>
              </w:rPr>
            </w:pPr>
            <w:r w:rsidRPr="00D74B56">
              <w:rPr>
                <w:rFonts w:ascii="Arial" w:hAnsi="Arial" w:cs="Arial"/>
                <w:b/>
                <w:lang w:val="pt-BR"/>
              </w:rPr>
              <w:t>Ano</w:t>
            </w:r>
          </w:p>
        </w:tc>
        <w:tc>
          <w:tcPr>
            <w:tcW w:w="3544" w:type="dxa"/>
          </w:tcPr>
          <w:p w14:paraId="119FE4B0" w14:textId="589CF571" w:rsidR="00434B5C" w:rsidRPr="00D74B56" w:rsidRDefault="00AC4750" w:rsidP="00434B5C">
            <w:pPr>
              <w:pStyle w:val="PlainText"/>
              <w:jc w:val="center"/>
              <w:rPr>
                <w:rFonts w:ascii="Arial" w:hAnsi="Arial" w:cs="Arial"/>
                <w:b/>
                <w:lang w:val="pt-BR"/>
              </w:rPr>
            </w:pPr>
            <w:r w:rsidRPr="00D74B56">
              <w:rPr>
                <w:rFonts w:ascii="Arial" w:hAnsi="Arial" w:cs="Arial"/>
                <w:b/>
                <w:lang w:val="pt-BR"/>
              </w:rPr>
              <w:t>Exportação</w:t>
            </w:r>
          </w:p>
        </w:tc>
        <w:tc>
          <w:tcPr>
            <w:tcW w:w="4394" w:type="dxa"/>
          </w:tcPr>
          <w:p w14:paraId="3E14F247" w14:textId="504D2B04" w:rsidR="00434B5C" w:rsidRPr="00D74B56" w:rsidRDefault="00AC4750" w:rsidP="00434B5C">
            <w:pPr>
              <w:pStyle w:val="PlainText"/>
              <w:jc w:val="center"/>
              <w:rPr>
                <w:rFonts w:ascii="Arial" w:hAnsi="Arial" w:cs="Arial"/>
                <w:b/>
                <w:lang w:val="pt-BR"/>
              </w:rPr>
            </w:pPr>
            <w:r w:rsidRPr="00D74B56">
              <w:rPr>
                <w:rFonts w:ascii="Arial" w:hAnsi="Arial" w:cs="Arial"/>
                <w:b/>
                <w:lang w:val="pt-BR"/>
              </w:rPr>
              <w:t>Importação</w:t>
            </w:r>
          </w:p>
        </w:tc>
      </w:tr>
      <w:tr w:rsidR="009D3849" w:rsidRPr="00D74B56" w14:paraId="669FEF92" w14:textId="77777777" w:rsidTr="009D3849">
        <w:tc>
          <w:tcPr>
            <w:tcW w:w="1127" w:type="dxa"/>
          </w:tcPr>
          <w:p w14:paraId="330F7B3F" w14:textId="77777777" w:rsidR="00434B5C" w:rsidRPr="00D74B56" w:rsidRDefault="00434B5C" w:rsidP="00434B5C">
            <w:pPr>
              <w:pStyle w:val="PlainText"/>
              <w:jc w:val="center"/>
              <w:rPr>
                <w:rFonts w:ascii="Arial" w:hAnsi="Arial" w:cs="Arial"/>
                <w:lang w:val="pt-BR"/>
              </w:rPr>
            </w:pPr>
            <w:r w:rsidRPr="00D74B56">
              <w:rPr>
                <w:rFonts w:ascii="Arial" w:hAnsi="Arial" w:cs="Arial"/>
                <w:lang w:val="pt-BR"/>
              </w:rPr>
              <w:t>2017</w:t>
            </w:r>
          </w:p>
        </w:tc>
        <w:tc>
          <w:tcPr>
            <w:tcW w:w="3544" w:type="dxa"/>
          </w:tcPr>
          <w:p w14:paraId="73F7FE12" w14:textId="67A9CBF5" w:rsidR="00434B5C" w:rsidRPr="00D74B56" w:rsidRDefault="00434B5C" w:rsidP="00434B5C">
            <w:pPr>
              <w:pStyle w:val="PlainText"/>
              <w:jc w:val="right"/>
              <w:rPr>
                <w:rFonts w:ascii="Arial" w:hAnsi="Arial" w:cs="Arial"/>
                <w:lang w:val="pt-BR"/>
              </w:rPr>
            </w:pPr>
            <w:r w:rsidRPr="00D74B56">
              <w:rPr>
                <w:rFonts w:ascii="Arial" w:hAnsi="Arial" w:cs="Arial"/>
                <w:lang w:val="pt-BR"/>
              </w:rPr>
              <w:t>USD 243.632.190,65</w:t>
            </w:r>
          </w:p>
        </w:tc>
        <w:tc>
          <w:tcPr>
            <w:tcW w:w="4394" w:type="dxa"/>
          </w:tcPr>
          <w:p w14:paraId="0BDADEBF" w14:textId="2124A9F8" w:rsidR="00434B5C" w:rsidRPr="00D74B56" w:rsidRDefault="00434B5C" w:rsidP="00434B5C">
            <w:pPr>
              <w:pStyle w:val="PlainText"/>
              <w:jc w:val="right"/>
              <w:rPr>
                <w:rFonts w:ascii="Arial" w:hAnsi="Arial" w:cs="Arial"/>
                <w:lang w:val="pt-BR"/>
              </w:rPr>
            </w:pPr>
            <w:r w:rsidRPr="00D74B56">
              <w:rPr>
                <w:rFonts w:ascii="Arial" w:hAnsi="Arial" w:cs="Arial"/>
                <w:lang w:val="pt-BR"/>
              </w:rPr>
              <w:t>USD 258.117.495,60</w:t>
            </w:r>
          </w:p>
        </w:tc>
      </w:tr>
      <w:tr w:rsidR="009D3849" w:rsidRPr="00D74B56" w14:paraId="5247145E" w14:textId="77777777" w:rsidTr="009D3849">
        <w:tc>
          <w:tcPr>
            <w:tcW w:w="1127" w:type="dxa"/>
          </w:tcPr>
          <w:p w14:paraId="20B697FF" w14:textId="77777777" w:rsidR="00434B5C" w:rsidRPr="00D74B56" w:rsidRDefault="00434B5C" w:rsidP="00434B5C">
            <w:pPr>
              <w:pStyle w:val="PlainText"/>
              <w:jc w:val="center"/>
              <w:rPr>
                <w:rFonts w:ascii="Arial" w:hAnsi="Arial" w:cs="Arial"/>
                <w:lang w:val="pt-BR"/>
              </w:rPr>
            </w:pPr>
            <w:r w:rsidRPr="00D74B56">
              <w:rPr>
                <w:rFonts w:ascii="Arial" w:hAnsi="Arial" w:cs="Arial"/>
                <w:lang w:val="pt-BR"/>
              </w:rPr>
              <w:t>2018</w:t>
            </w:r>
          </w:p>
        </w:tc>
        <w:tc>
          <w:tcPr>
            <w:tcW w:w="3544" w:type="dxa"/>
          </w:tcPr>
          <w:p w14:paraId="17F1D0F4" w14:textId="37292E07" w:rsidR="00434B5C" w:rsidRPr="00D74B56" w:rsidRDefault="00434B5C" w:rsidP="00434B5C">
            <w:pPr>
              <w:pStyle w:val="PlainText"/>
              <w:jc w:val="right"/>
              <w:rPr>
                <w:rFonts w:ascii="Arial" w:hAnsi="Arial" w:cs="Arial"/>
                <w:lang w:val="pt-BR"/>
              </w:rPr>
            </w:pPr>
            <w:r w:rsidRPr="00D74B56">
              <w:rPr>
                <w:rFonts w:ascii="Arial" w:hAnsi="Arial" w:cs="Arial"/>
                <w:lang w:val="pt-BR"/>
              </w:rPr>
              <w:t>USD 282.578.281,502</w:t>
            </w:r>
          </w:p>
        </w:tc>
        <w:tc>
          <w:tcPr>
            <w:tcW w:w="4394" w:type="dxa"/>
          </w:tcPr>
          <w:p w14:paraId="32E9E6C6" w14:textId="354310E4" w:rsidR="00434B5C" w:rsidRPr="00D74B56" w:rsidRDefault="00434B5C" w:rsidP="00434B5C">
            <w:pPr>
              <w:pStyle w:val="PlainText"/>
              <w:jc w:val="right"/>
              <w:rPr>
                <w:rFonts w:ascii="Arial" w:hAnsi="Arial" w:cs="Arial"/>
                <w:lang w:val="pt-BR"/>
              </w:rPr>
            </w:pPr>
            <w:r w:rsidRPr="00D74B56">
              <w:rPr>
                <w:rFonts w:ascii="Arial" w:hAnsi="Arial" w:cs="Arial"/>
                <w:lang w:val="pt-BR"/>
              </w:rPr>
              <w:t>USD 308.965.641,67</w:t>
            </w:r>
          </w:p>
        </w:tc>
      </w:tr>
      <w:tr w:rsidR="009D3849" w:rsidRPr="00D74B56" w14:paraId="6D76707B" w14:textId="77777777" w:rsidTr="009D3849">
        <w:tc>
          <w:tcPr>
            <w:tcW w:w="1127" w:type="dxa"/>
          </w:tcPr>
          <w:p w14:paraId="0BE53D35" w14:textId="77777777" w:rsidR="00434B5C" w:rsidRPr="00D74B56" w:rsidRDefault="00434B5C" w:rsidP="00434B5C">
            <w:pPr>
              <w:pStyle w:val="PlainText"/>
              <w:jc w:val="center"/>
              <w:rPr>
                <w:rFonts w:ascii="Arial" w:hAnsi="Arial" w:cs="Arial"/>
                <w:lang w:val="pt-BR"/>
              </w:rPr>
            </w:pPr>
            <w:r w:rsidRPr="00D74B56">
              <w:rPr>
                <w:rFonts w:ascii="Arial" w:hAnsi="Arial" w:cs="Arial"/>
                <w:lang w:val="pt-BR"/>
              </w:rPr>
              <w:t>2019</w:t>
            </w:r>
          </w:p>
        </w:tc>
        <w:tc>
          <w:tcPr>
            <w:tcW w:w="3544" w:type="dxa"/>
          </w:tcPr>
          <w:p w14:paraId="7469D2AC" w14:textId="066C3ABA" w:rsidR="00434B5C" w:rsidRPr="00D74B56" w:rsidRDefault="00434B5C" w:rsidP="00434B5C">
            <w:pPr>
              <w:pStyle w:val="PlainText"/>
              <w:jc w:val="right"/>
              <w:rPr>
                <w:rFonts w:ascii="Arial" w:hAnsi="Arial" w:cs="Arial"/>
                <w:lang w:val="pt-BR"/>
              </w:rPr>
            </w:pPr>
            <w:r w:rsidRPr="00D74B56">
              <w:rPr>
                <w:rFonts w:ascii="Arial" w:hAnsi="Arial" w:cs="Arial"/>
                <w:lang w:val="pt-BR"/>
              </w:rPr>
              <w:t>USD 221.779.416,991</w:t>
            </w:r>
          </w:p>
        </w:tc>
        <w:tc>
          <w:tcPr>
            <w:tcW w:w="4394" w:type="dxa"/>
          </w:tcPr>
          <w:p w14:paraId="1AC40813" w14:textId="465F9DE6" w:rsidR="00434B5C" w:rsidRPr="00D74B56" w:rsidRDefault="00434B5C" w:rsidP="00434B5C">
            <w:pPr>
              <w:pStyle w:val="PlainText"/>
              <w:jc w:val="right"/>
              <w:rPr>
                <w:rFonts w:ascii="Arial" w:hAnsi="Arial" w:cs="Arial"/>
                <w:lang w:val="pt-BR"/>
              </w:rPr>
            </w:pPr>
            <w:r w:rsidRPr="00D74B56">
              <w:rPr>
                <w:rFonts w:ascii="Arial" w:hAnsi="Arial" w:cs="Arial"/>
                <w:lang w:val="pt-BR"/>
              </w:rPr>
              <w:t>USD 216.586.562,24</w:t>
            </w:r>
          </w:p>
        </w:tc>
      </w:tr>
    </w:tbl>
    <w:p w14:paraId="1EADC2AC" w14:textId="08DC10F2" w:rsidR="002F17DE" w:rsidRPr="00D74B56" w:rsidRDefault="004031E1" w:rsidP="007706B9">
      <w:pPr>
        <w:pStyle w:val="Quote"/>
        <w:rPr>
          <w:sz w:val="21"/>
          <w:szCs w:val="21"/>
        </w:rPr>
      </w:pPr>
      <w:r w:rsidRPr="00D74B56">
        <w:t xml:space="preserve">Fonte: Banco Mundial </w:t>
      </w:r>
    </w:p>
    <w:p w14:paraId="68BBFD56" w14:textId="77777777" w:rsidR="00D86D0F" w:rsidRDefault="00D86D0F" w:rsidP="002A1C92">
      <w:pPr>
        <w:tabs>
          <w:tab w:val="left" w:pos="5529"/>
        </w:tabs>
        <w:ind w:firstLine="0"/>
      </w:pPr>
    </w:p>
    <w:p w14:paraId="49ECBCE5" w14:textId="77777777" w:rsidR="00912450" w:rsidRDefault="00CE6834" w:rsidP="00CE6834">
      <w:pPr>
        <w:pStyle w:val="NoSpacing"/>
      </w:pPr>
      <w:r>
        <w:t xml:space="preserve">As importações brasileiras de </w:t>
      </w:r>
      <w:r w:rsidR="005145A5">
        <w:t xml:space="preserve">plásticos em </w:t>
      </w:r>
      <w:r w:rsidR="00E62DFA">
        <w:t>s</w:t>
      </w:r>
      <w:r w:rsidR="005145A5">
        <w:t xml:space="preserve">uas formas primárias entre os anos de 1997 e 2019 foram em média de </w:t>
      </w:r>
      <w:r w:rsidR="004A1400">
        <w:t>U</w:t>
      </w:r>
      <w:r w:rsidR="005145A5">
        <w:t xml:space="preserve">$ </w:t>
      </w:r>
      <w:r w:rsidR="00087A5D">
        <w:t>3,12 bi</w:t>
      </w:r>
      <w:r w:rsidR="004A1400">
        <w:t>,</w:t>
      </w:r>
      <w:r w:rsidR="00087A5D">
        <w:t xml:space="preserve"> </w:t>
      </w:r>
      <w:r w:rsidR="00795A10">
        <w:t>com volume de</w:t>
      </w:r>
      <w:r w:rsidR="00087A5D">
        <w:t xml:space="preserve"> 1,7</w:t>
      </w:r>
      <w:r w:rsidR="00795A10">
        <w:t xml:space="preserve">7 mi de toneladas por ano, e as exportações foram em média </w:t>
      </w:r>
      <w:r w:rsidR="004A1400">
        <w:t>U</w:t>
      </w:r>
      <w:r w:rsidR="00795A10">
        <w:t xml:space="preserve">$ 1,8 </w:t>
      </w:r>
      <w:r w:rsidR="00F109CA">
        <w:t>bi, com</w:t>
      </w:r>
      <w:r w:rsidR="00795A10">
        <w:t xml:space="preserve"> volu</w:t>
      </w:r>
      <w:r w:rsidR="00E62DFA">
        <w:t>m</w:t>
      </w:r>
      <w:r w:rsidR="00795A10">
        <w:t>e de 1,</w:t>
      </w:r>
      <w:r w:rsidR="00F109CA">
        <w:t>28 mi de toneladas por ano.</w:t>
      </w:r>
      <w:r w:rsidR="00C93407">
        <w:t xml:space="preserve"> </w:t>
      </w:r>
    </w:p>
    <w:p w14:paraId="1D3B243D" w14:textId="4EA5E179" w:rsidR="00461B4B" w:rsidRDefault="00C93407" w:rsidP="00CE6834">
      <w:pPr>
        <w:pStyle w:val="NoSpacing"/>
      </w:pPr>
      <w:r>
        <w:t xml:space="preserve">As importações </w:t>
      </w:r>
      <w:r w:rsidR="00912450">
        <w:t>dos polímeros</w:t>
      </w:r>
      <w:r w:rsidR="00BC5B21">
        <w:t xml:space="preserve"> fósseis</w:t>
      </w:r>
      <w:r w:rsidR="00912450">
        <w:t xml:space="preserve"> selecionados </w:t>
      </w:r>
      <w:r w:rsidR="004E412A">
        <w:t>tiveram</w:t>
      </w:r>
      <w:r w:rsidR="00912450">
        <w:t xml:space="preserve"> em média</w:t>
      </w:r>
      <w:r w:rsidR="004E412A">
        <w:t xml:space="preserve"> an</w:t>
      </w:r>
      <w:r w:rsidR="00BD7FEC">
        <w:t>u</w:t>
      </w:r>
      <w:r w:rsidR="004E412A">
        <w:t>al um valor de</w:t>
      </w:r>
      <w:r w:rsidR="00912450">
        <w:t xml:space="preserve"> U$ 70</w:t>
      </w:r>
      <w:r w:rsidR="00650D3A">
        <w:t>9</w:t>
      </w:r>
      <w:r w:rsidR="00912450">
        <w:t>,</w:t>
      </w:r>
      <w:r w:rsidR="004F7309">
        <w:t>2</w:t>
      </w:r>
      <w:r w:rsidR="00912450">
        <w:t xml:space="preserve"> m</w:t>
      </w:r>
      <w:r w:rsidR="004E412A">
        <w:t xml:space="preserve">i, </w:t>
      </w:r>
      <w:r w:rsidR="00912450">
        <w:t>volume de 52</w:t>
      </w:r>
      <w:r w:rsidR="004F7309">
        <w:t>3</w:t>
      </w:r>
      <w:r w:rsidR="00912450">
        <w:t>.</w:t>
      </w:r>
      <w:r w:rsidR="004F7309">
        <w:t>780</w:t>
      </w:r>
      <w:r w:rsidR="007864B6">
        <w:t xml:space="preserve"> toneladas e preço unitári</w:t>
      </w:r>
      <w:r w:rsidR="004E412A">
        <w:t>o por quilo de U$ 1,2</w:t>
      </w:r>
      <w:r w:rsidR="004F7309">
        <w:t>2</w:t>
      </w:r>
      <w:r w:rsidR="000D40A1">
        <w:t xml:space="preserve"> com um aumento no volume de 439%</w:t>
      </w:r>
      <w:r w:rsidR="004E412A">
        <w:t xml:space="preserve">. </w:t>
      </w:r>
      <w:r w:rsidR="00074349">
        <w:t xml:space="preserve">As posições referentes aos biopolímeros microbianos foram em média anual de U$ </w:t>
      </w:r>
      <w:r w:rsidR="00516264">
        <w:t>506</w:t>
      </w:r>
      <w:r w:rsidR="00074349">
        <w:t>,</w:t>
      </w:r>
      <w:r w:rsidR="00516264">
        <w:t>1</w:t>
      </w:r>
      <w:r w:rsidR="00074349">
        <w:t xml:space="preserve"> mi, volume de 2</w:t>
      </w:r>
      <w:r w:rsidR="00516264">
        <w:t>32</w:t>
      </w:r>
      <w:r w:rsidR="00074349">
        <w:t>.</w:t>
      </w:r>
      <w:r w:rsidR="00516264">
        <w:t xml:space="preserve">511 </w:t>
      </w:r>
      <w:r w:rsidR="00074349">
        <w:t>toneladas com um preço médio de U$ 2,</w:t>
      </w:r>
      <w:r w:rsidR="00634168">
        <w:t>07 por quilo, tendo um aumento de 184</w:t>
      </w:r>
      <w:r w:rsidR="00E9610C">
        <w:t xml:space="preserve">% no volume. </w:t>
      </w:r>
    </w:p>
    <w:p w14:paraId="46BACBD2" w14:textId="4B384B9F" w:rsidR="00923399" w:rsidRDefault="00923399" w:rsidP="00CE6834">
      <w:pPr>
        <w:pStyle w:val="NoSpacing"/>
      </w:pPr>
      <w:r>
        <w:t xml:space="preserve">Considerando que o Brasil possui </w:t>
      </w:r>
      <w:r w:rsidR="00DA5B1D">
        <w:t xml:space="preserve">somente </w:t>
      </w:r>
      <w:r>
        <w:t>um produtor de biopolímeros microbianos, e que a</w:t>
      </w:r>
      <w:r w:rsidR="001A684D">
        <w:t>s exportações</w:t>
      </w:r>
      <w:r>
        <w:t xml:space="preserve"> </w:t>
      </w:r>
      <w:r w:rsidR="001A684D">
        <w:t>relacionadas as</w:t>
      </w:r>
      <w:r w:rsidR="00636EC9">
        <w:t xml:space="preserve"> posições </w:t>
      </w:r>
      <w:r w:rsidR="001A684D">
        <w:t>alfandegárias</w:t>
      </w:r>
      <w:r w:rsidR="00636EC9">
        <w:t xml:space="preserve"> </w:t>
      </w:r>
      <w:r w:rsidR="001A684D">
        <w:t xml:space="preserve">são em de </w:t>
      </w:r>
      <w:r>
        <w:t xml:space="preserve">média 33.240 toneladas, </w:t>
      </w:r>
      <w:r>
        <w:lastRenderedPageBreak/>
        <w:t>este estudo irá se focar nos dados de importaçã</w:t>
      </w:r>
      <w:r w:rsidR="00C967B5">
        <w:t xml:space="preserve">o, </w:t>
      </w:r>
      <w:r w:rsidR="00B40B65">
        <w:t xml:space="preserve">representando a necessidade adicional de insumos poliméricos à produção nacional. </w:t>
      </w:r>
    </w:p>
    <w:p w14:paraId="37C9352A" w14:textId="66BB91FC" w:rsidR="00461B4B" w:rsidRDefault="00417BE2" w:rsidP="000445FE">
      <w:pPr>
        <w:pStyle w:val="Subtitle"/>
      </w:pPr>
      <w:bookmarkStart w:id="271" w:name="_Toc45860759"/>
      <w:r>
        <w:t xml:space="preserve">Quadro </w:t>
      </w:r>
      <w:r w:rsidR="001E79F1">
        <w:fldChar w:fldCharType="begin"/>
      </w:r>
      <w:r w:rsidR="001E79F1">
        <w:instrText xml:space="preserve"> STYLEREF 1 \s </w:instrText>
      </w:r>
      <w:r w:rsidR="001E79F1">
        <w:fldChar w:fldCharType="separate"/>
      </w:r>
      <w:r>
        <w:rPr>
          <w:noProof/>
        </w:rPr>
        <w:t>4</w:t>
      </w:r>
      <w:r w:rsidR="001E79F1">
        <w:rPr>
          <w:noProof/>
        </w:rPr>
        <w:fldChar w:fldCharType="end"/>
      </w:r>
      <w:r>
        <w:t>.</w:t>
      </w:r>
      <w:r w:rsidR="001E79F1">
        <w:fldChar w:fldCharType="begin"/>
      </w:r>
      <w:r w:rsidR="001E79F1">
        <w:instrText xml:space="preserve"> SEQ Quadro \* ARABIC \s 1 </w:instrText>
      </w:r>
      <w:r w:rsidR="001E79F1">
        <w:fldChar w:fldCharType="separate"/>
      </w:r>
      <w:r>
        <w:rPr>
          <w:noProof/>
        </w:rPr>
        <w:t>2</w:t>
      </w:r>
      <w:r w:rsidR="001E79F1">
        <w:rPr>
          <w:noProof/>
        </w:rPr>
        <w:fldChar w:fldCharType="end"/>
      </w:r>
      <w:r>
        <w:t xml:space="preserve"> </w:t>
      </w:r>
      <w:r w:rsidR="000445FE">
        <w:tab/>
      </w:r>
      <w:r>
        <w:t xml:space="preserve">Valor e Volume de Exportações e Importações Brasileiras de plásticos em formas primárias – 1997 a 2019 (em milhões de R$ e </w:t>
      </w:r>
      <w:proofErr w:type="spellStart"/>
      <w:r>
        <w:t>Ton</w:t>
      </w:r>
      <w:proofErr w:type="spellEnd"/>
      <w:r>
        <w:t>)</w:t>
      </w:r>
      <w:bookmarkEnd w:id="271"/>
    </w:p>
    <w:tbl>
      <w:tblPr>
        <w:tblW w:w="9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2098"/>
        <w:gridCol w:w="2098"/>
        <w:gridCol w:w="2098"/>
        <w:gridCol w:w="2098"/>
      </w:tblGrid>
      <w:tr w:rsidR="003A0CCC" w:rsidRPr="003A0CCC" w14:paraId="549C0FAB" w14:textId="77777777" w:rsidTr="003A0CCC">
        <w:trPr>
          <w:trHeight w:val="320"/>
        </w:trPr>
        <w:tc>
          <w:tcPr>
            <w:tcW w:w="703" w:type="dxa"/>
            <w:shd w:val="clear" w:color="auto" w:fill="auto"/>
            <w:noWrap/>
            <w:vAlign w:val="bottom"/>
            <w:hideMark/>
          </w:tcPr>
          <w:p w14:paraId="54DAF1C5" w14:textId="77777777" w:rsidR="003A0CCC" w:rsidRPr="003A0CCC" w:rsidRDefault="003A0CCC" w:rsidP="003A0CCC">
            <w:pPr>
              <w:spacing w:after="0" w:line="240" w:lineRule="auto"/>
              <w:ind w:firstLine="0"/>
              <w:jc w:val="center"/>
              <w:rPr>
                <w:rFonts w:ascii="Arial" w:eastAsia="Times New Roman" w:hAnsi="Arial" w:cs="Arial"/>
                <w:b/>
                <w:color w:val="000000"/>
                <w:sz w:val="20"/>
                <w:szCs w:val="20"/>
              </w:rPr>
            </w:pPr>
            <w:bookmarkStart w:id="272" w:name="RANGE!A1:E25"/>
            <w:r w:rsidRPr="003A0CCC">
              <w:rPr>
                <w:rFonts w:ascii="Arial" w:eastAsia="Times New Roman" w:hAnsi="Arial" w:cs="Arial"/>
                <w:b/>
                <w:color w:val="000000"/>
                <w:sz w:val="20"/>
                <w:szCs w:val="20"/>
              </w:rPr>
              <w:t>Ano</w:t>
            </w:r>
            <w:bookmarkEnd w:id="272"/>
          </w:p>
        </w:tc>
        <w:tc>
          <w:tcPr>
            <w:tcW w:w="2098" w:type="dxa"/>
            <w:shd w:val="clear" w:color="auto" w:fill="auto"/>
            <w:noWrap/>
            <w:vAlign w:val="bottom"/>
            <w:hideMark/>
          </w:tcPr>
          <w:p w14:paraId="777DAB00" w14:textId="77777777" w:rsidR="00B40B65" w:rsidRDefault="003A0CCC" w:rsidP="003A0CCC">
            <w:pPr>
              <w:spacing w:after="0" w:line="240" w:lineRule="auto"/>
              <w:ind w:firstLine="0"/>
              <w:jc w:val="center"/>
              <w:rPr>
                <w:rFonts w:ascii="Arial" w:eastAsia="Times New Roman" w:hAnsi="Arial" w:cs="Arial"/>
                <w:b/>
                <w:color w:val="000000"/>
                <w:sz w:val="20"/>
                <w:szCs w:val="20"/>
              </w:rPr>
            </w:pPr>
            <w:r w:rsidRPr="003A0CCC">
              <w:rPr>
                <w:rFonts w:ascii="Arial" w:eastAsia="Times New Roman" w:hAnsi="Arial" w:cs="Arial"/>
                <w:b/>
                <w:color w:val="000000"/>
                <w:sz w:val="20"/>
                <w:szCs w:val="20"/>
              </w:rPr>
              <w:t xml:space="preserve">Valor </w:t>
            </w:r>
          </w:p>
          <w:p w14:paraId="6E79F4F2" w14:textId="2B161C5B" w:rsidR="003A0CCC" w:rsidRPr="003A0CCC" w:rsidRDefault="003A0CCC" w:rsidP="003A0CCC">
            <w:pPr>
              <w:spacing w:after="0" w:line="240" w:lineRule="auto"/>
              <w:ind w:firstLine="0"/>
              <w:jc w:val="center"/>
              <w:rPr>
                <w:rFonts w:ascii="Arial" w:eastAsia="Times New Roman" w:hAnsi="Arial" w:cs="Arial"/>
                <w:b/>
                <w:color w:val="000000"/>
                <w:sz w:val="20"/>
                <w:szCs w:val="20"/>
              </w:rPr>
            </w:pPr>
            <w:r w:rsidRPr="003A0CCC">
              <w:rPr>
                <w:rFonts w:ascii="Arial" w:eastAsia="Times New Roman" w:hAnsi="Arial" w:cs="Arial"/>
                <w:b/>
                <w:color w:val="000000"/>
                <w:sz w:val="20"/>
                <w:szCs w:val="20"/>
              </w:rPr>
              <w:t>Exportações</w:t>
            </w:r>
          </w:p>
        </w:tc>
        <w:tc>
          <w:tcPr>
            <w:tcW w:w="2098" w:type="dxa"/>
            <w:shd w:val="clear" w:color="auto" w:fill="auto"/>
            <w:noWrap/>
            <w:vAlign w:val="bottom"/>
            <w:hideMark/>
          </w:tcPr>
          <w:p w14:paraId="57B6D4B5" w14:textId="7D8FF443" w:rsidR="003A0CCC" w:rsidRPr="003A0CCC" w:rsidRDefault="003A0CCC" w:rsidP="003A0CCC">
            <w:pPr>
              <w:spacing w:after="0" w:line="240" w:lineRule="auto"/>
              <w:ind w:firstLine="0"/>
              <w:jc w:val="center"/>
              <w:rPr>
                <w:rFonts w:ascii="Arial" w:eastAsia="Times New Roman" w:hAnsi="Arial" w:cs="Arial"/>
                <w:b/>
                <w:color w:val="000000"/>
                <w:sz w:val="20"/>
                <w:szCs w:val="20"/>
              </w:rPr>
            </w:pPr>
            <w:r w:rsidRPr="003A0CCC">
              <w:rPr>
                <w:rFonts w:ascii="Arial" w:eastAsia="Times New Roman" w:hAnsi="Arial" w:cs="Arial"/>
                <w:b/>
                <w:color w:val="000000"/>
                <w:sz w:val="20"/>
                <w:szCs w:val="20"/>
              </w:rPr>
              <w:t>Volume de Exportações</w:t>
            </w:r>
          </w:p>
        </w:tc>
        <w:tc>
          <w:tcPr>
            <w:tcW w:w="2098" w:type="dxa"/>
            <w:shd w:val="clear" w:color="auto" w:fill="auto"/>
            <w:noWrap/>
            <w:vAlign w:val="bottom"/>
            <w:hideMark/>
          </w:tcPr>
          <w:p w14:paraId="7101D23D" w14:textId="77777777" w:rsidR="00B40B65" w:rsidRDefault="00461B4B" w:rsidP="003A0CCC">
            <w:pPr>
              <w:spacing w:after="0" w:line="240" w:lineRule="auto"/>
              <w:ind w:firstLine="0"/>
              <w:jc w:val="center"/>
              <w:rPr>
                <w:rFonts w:ascii="Arial" w:eastAsia="Times New Roman" w:hAnsi="Arial" w:cs="Arial"/>
                <w:b/>
                <w:color w:val="000000"/>
                <w:sz w:val="20"/>
                <w:szCs w:val="20"/>
              </w:rPr>
            </w:pPr>
            <w:r>
              <w:rPr>
                <w:rFonts w:ascii="Arial" w:eastAsia="Times New Roman" w:hAnsi="Arial" w:cs="Arial"/>
                <w:b/>
                <w:color w:val="000000"/>
                <w:sz w:val="20"/>
                <w:szCs w:val="20"/>
              </w:rPr>
              <w:t xml:space="preserve">Valor </w:t>
            </w:r>
          </w:p>
          <w:p w14:paraId="1C0B1A11" w14:textId="6DEB508A" w:rsidR="003A0CCC" w:rsidRPr="003A0CCC" w:rsidRDefault="00461B4B" w:rsidP="003A0CCC">
            <w:pPr>
              <w:spacing w:after="0" w:line="240" w:lineRule="auto"/>
              <w:ind w:firstLine="0"/>
              <w:jc w:val="center"/>
              <w:rPr>
                <w:rFonts w:ascii="Arial" w:eastAsia="Times New Roman" w:hAnsi="Arial" w:cs="Arial"/>
                <w:b/>
                <w:color w:val="000000"/>
                <w:sz w:val="20"/>
                <w:szCs w:val="20"/>
              </w:rPr>
            </w:pPr>
            <w:r>
              <w:rPr>
                <w:rFonts w:ascii="Arial" w:eastAsia="Times New Roman" w:hAnsi="Arial" w:cs="Arial"/>
                <w:b/>
                <w:color w:val="000000"/>
                <w:sz w:val="20"/>
                <w:szCs w:val="20"/>
              </w:rPr>
              <w:t>Exportações</w:t>
            </w:r>
          </w:p>
        </w:tc>
        <w:tc>
          <w:tcPr>
            <w:tcW w:w="2098" w:type="dxa"/>
            <w:shd w:val="clear" w:color="auto" w:fill="auto"/>
            <w:noWrap/>
            <w:vAlign w:val="bottom"/>
            <w:hideMark/>
          </w:tcPr>
          <w:p w14:paraId="70F3D0BE" w14:textId="7459345F" w:rsidR="003A0CCC" w:rsidRPr="003A0CCC" w:rsidRDefault="00461B4B" w:rsidP="003A0CCC">
            <w:pPr>
              <w:spacing w:after="0" w:line="240" w:lineRule="auto"/>
              <w:ind w:firstLine="0"/>
              <w:jc w:val="center"/>
              <w:rPr>
                <w:rFonts w:ascii="Arial" w:eastAsia="Times New Roman" w:hAnsi="Arial" w:cs="Arial"/>
                <w:b/>
                <w:color w:val="000000"/>
                <w:sz w:val="20"/>
                <w:szCs w:val="20"/>
              </w:rPr>
            </w:pPr>
            <w:r>
              <w:rPr>
                <w:rFonts w:ascii="Arial" w:eastAsia="Times New Roman" w:hAnsi="Arial" w:cs="Arial"/>
                <w:b/>
                <w:color w:val="000000"/>
                <w:sz w:val="20"/>
                <w:szCs w:val="20"/>
              </w:rPr>
              <w:t>Volume Importações</w:t>
            </w:r>
          </w:p>
        </w:tc>
      </w:tr>
      <w:tr w:rsidR="003A0CCC" w:rsidRPr="003A0CCC" w14:paraId="0BB6FA59" w14:textId="77777777" w:rsidTr="003A0CCC">
        <w:trPr>
          <w:trHeight w:val="320"/>
        </w:trPr>
        <w:tc>
          <w:tcPr>
            <w:tcW w:w="703" w:type="dxa"/>
            <w:shd w:val="clear" w:color="auto" w:fill="auto"/>
            <w:noWrap/>
            <w:vAlign w:val="bottom"/>
            <w:hideMark/>
          </w:tcPr>
          <w:p w14:paraId="0211FCB3"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1997</w:t>
            </w:r>
          </w:p>
        </w:tc>
        <w:tc>
          <w:tcPr>
            <w:tcW w:w="2098" w:type="dxa"/>
            <w:shd w:val="clear" w:color="auto" w:fill="auto"/>
            <w:noWrap/>
            <w:vAlign w:val="bottom"/>
            <w:hideMark/>
          </w:tcPr>
          <w:p w14:paraId="07180FE2"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567,7482</w:t>
            </w:r>
          </w:p>
        </w:tc>
        <w:tc>
          <w:tcPr>
            <w:tcW w:w="2098" w:type="dxa"/>
            <w:shd w:val="clear" w:color="auto" w:fill="auto"/>
            <w:noWrap/>
            <w:vAlign w:val="bottom"/>
            <w:hideMark/>
          </w:tcPr>
          <w:p w14:paraId="41261510"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570.145,80</w:t>
            </w:r>
          </w:p>
        </w:tc>
        <w:tc>
          <w:tcPr>
            <w:tcW w:w="2098" w:type="dxa"/>
            <w:shd w:val="clear" w:color="auto" w:fill="auto"/>
            <w:noWrap/>
            <w:vAlign w:val="bottom"/>
            <w:hideMark/>
          </w:tcPr>
          <w:p w14:paraId="6D02EDF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1.089,74</w:t>
            </w:r>
          </w:p>
        </w:tc>
        <w:tc>
          <w:tcPr>
            <w:tcW w:w="2098" w:type="dxa"/>
            <w:shd w:val="clear" w:color="auto" w:fill="auto"/>
            <w:noWrap/>
            <w:vAlign w:val="bottom"/>
            <w:hideMark/>
          </w:tcPr>
          <w:p w14:paraId="2470854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765.889,80</w:t>
            </w:r>
          </w:p>
        </w:tc>
      </w:tr>
      <w:tr w:rsidR="003A0CCC" w:rsidRPr="003A0CCC" w14:paraId="1EDC3FE6" w14:textId="77777777" w:rsidTr="003A0CCC">
        <w:trPr>
          <w:trHeight w:val="320"/>
        </w:trPr>
        <w:tc>
          <w:tcPr>
            <w:tcW w:w="703" w:type="dxa"/>
            <w:shd w:val="clear" w:color="auto" w:fill="auto"/>
            <w:noWrap/>
            <w:vAlign w:val="bottom"/>
            <w:hideMark/>
          </w:tcPr>
          <w:p w14:paraId="05AEE939"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1998</w:t>
            </w:r>
          </w:p>
        </w:tc>
        <w:tc>
          <w:tcPr>
            <w:tcW w:w="2098" w:type="dxa"/>
            <w:shd w:val="clear" w:color="auto" w:fill="auto"/>
            <w:noWrap/>
            <w:vAlign w:val="bottom"/>
            <w:hideMark/>
          </w:tcPr>
          <w:p w14:paraId="2235EEB9"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479,1511</w:t>
            </w:r>
          </w:p>
        </w:tc>
        <w:tc>
          <w:tcPr>
            <w:tcW w:w="2098" w:type="dxa"/>
            <w:shd w:val="clear" w:color="auto" w:fill="auto"/>
            <w:noWrap/>
            <w:vAlign w:val="bottom"/>
            <w:hideMark/>
          </w:tcPr>
          <w:p w14:paraId="0A13FFD5"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585.461,60</w:t>
            </w:r>
          </w:p>
        </w:tc>
        <w:tc>
          <w:tcPr>
            <w:tcW w:w="2098" w:type="dxa"/>
            <w:shd w:val="clear" w:color="auto" w:fill="auto"/>
            <w:noWrap/>
            <w:vAlign w:val="bottom"/>
            <w:hideMark/>
          </w:tcPr>
          <w:p w14:paraId="3C4A52F0"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1.113,30</w:t>
            </w:r>
          </w:p>
        </w:tc>
        <w:tc>
          <w:tcPr>
            <w:tcW w:w="2098" w:type="dxa"/>
            <w:shd w:val="clear" w:color="auto" w:fill="auto"/>
            <w:noWrap/>
            <w:vAlign w:val="bottom"/>
            <w:hideMark/>
          </w:tcPr>
          <w:p w14:paraId="0A5CA2B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896.160,20</w:t>
            </w:r>
          </w:p>
        </w:tc>
      </w:tr>
      <w:tr w:rsidR="003A0CCC" w:rsidRPr="003A0CCC" w14:paraId="5B9F9D7E" w14:textId="77777777" w:rsidTr="003A0CCC">
        <w:trPr>
          <w:trHeight w:val="320"/>
        </w:trPr>
        <w:tc>
          <w:tcPr>
            <w:tcW w:w="703" w:type="dxa"/>
            <w:shd w:val="clear" w:color="auto" w:fill="auto"/>
            <w:noWrap/>
            <w:vAlign w:val="bottom"/>
            <w:hideMark/>
          </w:tcPr>
          <w:p w14:paraId="028C0B1D"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1999</w:t>
            </w:r>
          </w:p>
        </w:tc>
        <w:tc>
          <w:tcPr>
            <w:tcW w:w="2098" w:type="dxa"/>
            <w:shd w:val="clear" w:color="auto" w:fill="auto"/>
            <w:noWrap/>
            <w:vAlign w:val="bottom"/>
            <w:hideMark/>
          </w:tcPr>
          <w:p w14:paraId="5192FF9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461,7082</w:t>
            </w:r>
          </w:p>
        </w:tc>
        <w:tc>
          <w:tcPr>
            <w:tcW w:w="2098" w:type="dxa"/>
            <w:shd w:val="clear" w:color="auto" w:fill="auto"/>
            <w:noWrap/>
            <w:vAlign w:val="bottom"/>
            <w:hideMark/>
          </w:tcPr>
          <w:p w14:paraId="0F65576D"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611.920,40</w:t>
            </w:r>
          </w:p>
        </w:tc>
        <w:tc>
          <w:tcPr>
            <w:tcW w:w="2098" w:type="dxa"/>
            <w:shd w:val="clear" w:color="auto" w:fill="auto"/>
            <w:noWrap/>
            <w:vAlign w:val="bottom"/>
            <w:hideMark/>
          </w:tcPr>
          <w:p w14:paraId="3DD7A0D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1.007,64</w:t>
            </w:r>
          </w:p>
        </w:tc>
        <w:tc>
          <w:tcPr>
            <w:tcW w:w="2098" w:type="dxa"/>
            <w:shd w:val="clear" w:color="auto" w:fill="auto"/>
            <w:noWrap/>
            <w:vAlign w:val="bottom"/>
            <w:hideMark/>
          </w:tcPr>
          <w:p w14:paraId="1442A423"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776.607,90</w:t>
            </w:r>
          </w:p>
        </w:tc>
      </w:tr>
      <w:tr w:rsidR="003A0CCC" w:rsidRPr="003A0CCC" w14:paraId="05196312" w14:textId="77777777" w:rsidTr="003A0CCC">
        <w:trPr>
          <w:trHeight w:val="320"/>
        </w:trPr>
        <w:tc>
          <w:tcPr>
            <w:tcW w:w="703" w:type="dxa"/>
            <w:shd w:val="clear" w:color="auto" w:fill="auto"/>
            <w:noWrap/>
            <w:vAlign w:val="bottom"/>
            <w:hideMark/>
          </w:tcPr>
          <w:p w14:paraId="1569CF41"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2000</w:t>
            </w:r>
          </w:p>
        </w:tc>
        <w:tc>
          <w:tcPr>
            <w:tcW w:w="2098" w:type="dxa"/>
            <w:shd w:val="clear" w:color="auto" w:fill="auto"/>
            <w:noWrap/>
            <w:vAlign w:val="bottom"/>
            <w:hideMark/>
          </w:tcPr>
          <w:p w14:paraId="1740BA58"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662,3056</w:t>
            </w:r>
          </w:p>
        </w:tc>
        <w:tc>
          <w:tcPr>
            <w:tcW w:w="2098" w:type="dxa"/>
            <w:shd w:val="clear" w:color="auto" w:fill="auto"/>
            <w:noWrap/>
            <w:vAlign w:val="bottom"/>
            <w:hideMark/>
          </w:tcPr>
          <w:p w14:paraId="2939919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787.861,40</w:t>
            </w:r>
          </w:p>
        </w:tc>
        <w:tc>
          <w:tcPr>
            <w:tcW w:w="2098" w:type="dxa"/>
            <w:shd w:val="clear" w:color="auto" w:fill="auto"/>
            <w:noWrap/>
            <w:vAlign w:val="bottom"/>
            <w:hideMark/>
          </w:tcPr>
          <w:p w14:paraId="20943776"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1.315,70</w:t>
            </w:r>
          </w:p>
        </w:tc>
        <w:tc>
          <w:tcPr>
            <w:tcW w:w="2098" w:type="dxa"/>
            <w:shd w:val="clear" w:color="auto" w:fill="auto"/>
            <w:noWrap/>
            <w:vAlign w:val="bottom"/>
            <w:hideMark/>
          </w:tcPr>
          <w:p w14:paraId="71207445"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1.004.653,70</w:t>
            </w:r>
          </w:p>
        </w:tc>
      </w:tr>
      <w:tr w:rsidR="003A0CCC" w:rsidRPr="003A0CCC" w14:paraId="1B22B019" w14:textId="77777777" w:rsidTr="003A0CCC">
        <w:trPr>
          <w:trHeight w:val="320"/>
        </w:trPr>
        <w:tc>
          <w:tcPr>
            <w:tcW w:w="703" w:type="dxa"/>
            <w:shd w:val="clear" w:color="auto" w:fill="auto"/>
            <w:noWrap/>
            <w:vAlign w:val="bottom"/>
            <w:hideMark/>
          </w:tcPr>
          <w:p w14:paraId="39FA6183"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2001</w:t>
            </w:r>
          </w:p>
        </w:tc>
        <w:tc>
          <w:tcPr>
            <w:tcW w:w="2098" w:type="dxa"/>
            <w:shd w:val="clear" w:color="auto" w:fill="auto"/>
            <w:noWrap/>
            <w:vAlign w:val="bottom"/>
            <w:hideMark/>
          </w:tcPr>
          <w:p w14:paraId="557BAC5D"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517,2418</w:t>
            </w:r>
          </w:p>
        </w:tc>
        <w:tc>
          <w:tcPr>
            <w:tcW w:w="2098" w:type="dxa"/>
            <w:shd w:val="clear" w:color="auto" w:fill="auto"/>
            <w:noWrap/>
            <w:vAlign w:val="bottom"/>
            <w:hideMark/>
          </w:tcPr>
          <w:p w14:paraId="04905A75"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651.402,80</w:t>
            </w:r>
          </w:p>
        </w:tc>
        <w:tc>
          <w:tcPr>
            <w:tcW w:w="2098" w:type="dxa"/>
            <w:shd w:val="clear" w:color="auto" w:fill="auto"/>
            <w:noWrap/>
            <w:vAlign w:val="bottom"/>
            <w:hideMark/>
          </w:tcPr>
          <w:p w14:paraId="30EAF8D8"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1.264,04</w:t>
            </w:r>
          </w:p>
        </w:tc>
        <w:tc>
          <w:tcPr>
            <w:tcW w:w="2098" w:type="dxa"/>
            <w:shd w:val="clear" w:color="auto" w:fill="auto"/>
            <w:noWrap/>
            <w:vAlign w:val="bottom"/>
            <w:hideMark/>
          </w:tcPr>
          <w:p w14:paraId="4159551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1.036.248,20</w:t>
            </w:r>
          </w:p>
        </w:tc>
      </w:tr>
      <w:tr w:rsidR="003A0CCC" w:rsidRPr="003A0CCC" w14:paraId="58775FF7" w14:textId="77777777" w:rsidTr="003A0CCC">
        <w:trPr>
          <w:trHeight w:val="320"/>
        </w:trPr>
        <w:tc>
          <w:tcPr>
            <w:tcW w:w="703" w:type="dxa"/>
            <w:shd w:val="clear" w:color="auto" w:fill="auto"/>
            <w:noWrap/>
            <w:vAlign w:val="bottom"/>
            <w:hideMark/>
          </w:tcPr>
          <w:p w14:paraId="1CCA66E8"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2002</w:t>
            </w:r>
          </w:p>
        </w:tc>
        <w:tc>
          <w:tcPr>
            <w:tcW w:w="2098" w:type="dxa"/>
            <w:shd w:val="clear" w:color="auto" w:fill="auto"/>
            <w:noWrap/>
            <w:vAlign w:val="bottom"/>
            <w:hideMark/>
          </w:tcPr>
          <w:p w14:paraId="1BDA921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536,3215</w:t>
            </w:r>
          </w:p>
        </w:tc>
        <w:tc>
          <w:tcPr>
            <w:tcW w:w="2098" w:type="dxa"/>
            <w:shd w:val="clear" w:color="auto" w:fill="auto"/>
            <w:noWrap/>
            <w:vAlign w:val="bottom"/>
            <w:hideMark/>
          </w:tcPr>
          <w:p w14:paraId="2B247FD0"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786.381,60</w:t>
            </w:r>
          </w:p>
        </w:tc>
        <w:tc>
          <w:tcPr>
            <w:tcW w:w="2098" w:type="dxa"/>
            <w:shd w:val="clear" w:color="auto" w:fill="auto"/>
            <w:noWrap/>
            <w:vAlign w:val="bottom"/>
            <w:hideMark/>
          </w:tcPr>
          <w:p w14:paraId="32480C28"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1.212,04</w:t>
            </w:r>
          </w:p>
        </w:tc>
        <w:tc>
          <w:tcPr>
            <w:tcW w:w="2098" w:type="dxa"/>
            <w:shd w:val="clear" w:color="auto" w:fill="auto"/>
            <w:noWrap/>
            <w:vAlign w:val="bottom"/>
            <w:hideMark/>
          </w:tcPr>
          <w:p w14:paraId="110719D9"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1.047.111,60</w:t>
            </w:r>
          </w:p>
        </w:tc>
      </w:tr>
      <w:tr w:rsidR="003A0CCC" w:rsidRPr="003A0CCC" w14:paraId="1A1C4BD4" w14:textId="77777777" w:rsidTr="003A0CCC">
        <w:trPr>
          <w:trHeight w:val="320"/>
        </w:trPr>
        <w:tc>
          <w:tcPr>
            <w:tcW w:w="703" w:type="dxa"/>
            <w:shd w:val="clear" w:color="auto" w:fill="auto"/>
            <w:noWrap/>
            <w:vAlign w:val="bottom"/>
            <w:hideMark/>
          </w:tcPr>
          <w:p w14:paraId="76A9612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2003</w:t>
            </w:r>
          </w:p>
        </w:tc>
        <w:tc>
          <w:tcPr>
            <w:tcW w:w="2098" w:type="dxa"/>
            <w:shd w:val="clear" w:color="auto" w:fill="auto"/>
            <w:noWrap/>
            <w:vAlign w:val="bottom"/>
            <w:hideMark/>
          </w:tcPr>
          <w:p w14:paraId="5B0191AD"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781,0197</w:t>
            </w:r>
          </w:p>
        </w:tc>
        <w:tc>
          <w:tcPr>
            <w:tcW w:w="2098" w:type="dxa"/>
            <w:shd w:val="clear" w:color="auto" w:fill="auto"/>
            <w:noWrap/>
            <w:vAlign w:val="bottom"/>
            <w:hideMark/>
          </w:tcPr>
          <w:p w14:paraId="663E78C8"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1.038.265,70</w:t>
            </w:r>
          </w:p>
        </w:tc>
        <w:tc>
          <w:tcPr>
            <w:tcW w:w="2098" w:type="dxa"/>
            <w:shd w:val="clear" w:color="auto" w:fill="auto"/>
            <w:noWrap/>
            <w:vAlign w:val="bottom"/>
            <w:hideMark/>
          </w:tcPr>
          <w:p w14:paraId="05AC6FD2"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1.216,99</w:t>
            </w:r>
          </w:p>
        </w:tc>
        <w:tc>
          <w:tcPr>
            <w:tcW w:w="2098" w:type="dxa"/>
            <w:shd w:val="clear" w:color="auto" w:fill="auto"/>
            <w:noWrap/>
            <w:vAlign w:val="bottom"/>
            <w:hideMark/>
          </w:tcPr>
          <w:p w14:paraId="434A72A0"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958.677,80</w:t>
            </w:r>
          </w:p>
        </w:tc>
      </w:tr>
      <w:tr w:rsidR="003A0CCC" w:rsidRPr="003A0CCC" w14:paraId="1088EBC8" w14:textId="77777777" w:rsidTr="003A0CCC">
        <w:trPr>
          <w:trHeight w:val="320"/>
        </w:trPr>
        <w:tc>
          <w:tcPr>
            <w:tcW w:w="703" w:type="dxa"/>
            <w:shd w:val="clear" w:color="auto" w:fill="auto"/>
            <w:noWrap/>
            <w:vAlign w:val="bottom"/>
            <w:hideMark/>
          </w:tcPr>
          <w:p w14:paraId="4A95C67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2004</w:t>
            </w:r>
          </w:p>
        </w:tc>
        <w:tc>
          <w:tcPr>
            <w:tcW w:w="2098" w:type="dxa"/>
            <w:shd w:val="clear" w:color="auto" w:fill="auto"/>
            <w:noWrap/>
            <w:vAlign w:val="bottom"/>
            <w:hideMark/>
          </w:tcPr>
          <w:p w14:paraId="6EEC1494"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1.024,22</w:t>
            </w:r>
          </w:p>
        </w:tc>
        <w:tc>
          <w:tcPr>
            <w:tcW w:w="2098" w:type="dxa"/>
            <w:shd w:val="clear" w:color="auto" w:fill="auto"/>
            <w:noWrap/>
            <w:vAlign w:val="bottom"/>
            <w:hideMark/>
          </w:tcPr>
          <w:p w14:paraId="71DE5EE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988.518,50</w:t>
            </w:r>
          </w:p>
        </w:tc>
        <w:tc>
          <w:tcPr>
            <w:tcW w:w="2098" w:type="dxa"/>
            <w:shd w:val="clear" w:color="auto" w:fill="auto"/>
            <w:noWrap/>
            <w:vAlign w:val="bottom"/>
            <w:hideMark/>
          </w:tcPr>
          <w:p w14:paraId="7AECE9B0"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1.575,51</w:t>
            </w:r>
          </w:p>
        </w:tc>
        <w:tc>
          <w:tcPr>
            <w:tcW w:w="2098" w:type="dxa"/>
            <w:shd w:val="clear" w:color="auto" w:fill="auto"/>
            <w:noWrap/>
            <w:vAlign w:val="bottom"/>
            <w:hideMark/>
          </w:tcPr>
          <w:p w14:paraId="6DCDF04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1.092.985,80</w:t>
            </w:r>
          </w:p>
        </w:tc>
      </w:tr>
      <w:tr w:rsidR="003A0CCC" w:rsidRPr="003A0CCC" w14:paraId="05E7AF8B" w14:textId="77777777" w:rsidTr="003A0CCC">
        <w:trPr>
          <w:trHeight w:val="320"/>
        </w:trPr>
        <w:tc>
          <w:tcPr>
            <w:tcW w:w="703" w:type="dxa"/>
            <w:shd w:val="clear" w:color="auto" w:fill="auto"/>
            <w:noWrap/>
            <w:vAlign w:val="bottom"/>
            <w:hideMark/>
          </w:tcPr>
          <w:p w14:paraId="6FCA0C7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2005</w:t>
            </w:r>
          </w:p>
        </w:tc>
        <w:tc>
          <w:tcPr>
            <w:tcW w:w="2098" w:type="dxa"/>
            <w:shd w:val="clear" w:color="auto" w:fill="auto"/>
            <w:noWrap/>
            <w:vAlign w:val="bottom"/>
            <w:hideMark/>
          </w:tcPr>
          <w:p w14:paraId="354DA6B2"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1.425,42</w:t>
            </w:r>
          </w:p>
        </w:tc>
        <w:tc>
          <w:tcPr>
            <w:tcW w:w="2098" w:type="dxa"/>
            <w:shd w:val="clear" w:color="auto" w:fill="auto"/>
            <w:noWrap/>
            <w:vAlign w:val="bottom"/>
            <w:hideMark/>
          </w:tcPr>
          <w:p w14:paraId="7F00D699"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1.191.334,30</w:t>
            </w:r>
          </w:p>
        </w:tc>
        <w:tc>
          <w:tcPr>
            <w:tcW w:w="2098" w:type="dxa"/>
            <w:shd w:val="clear" w:color="auto" w:fill="auto"/>
            <w:noWrap/>
            <w:vAlign w:val="bottom"/>
            <w:hideMark/>
          </w:tcPr>
          <w:p w14:paraId="5E35A6E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1.964,03</w:t>
            </w:r>
          </w:p>
        </w:tc>
        <w:tc>
          <w:tcPr>
            <w:tcW w:w="2098" w:type="dxa"/>
            <w:shd w:val="clear" w:color="auto" w:fill="auto"/>
            <w:noWrap/>
            <w:vAlign w:val="bottom"/>
            <w:hideMark/>
          </w:tcPr>
          <w:p w14:paraId="4B51383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1.172.671,20</w:t>
            </w:r>
          </w:p>
        </w:tc>
      </w:tr>
      <w:tr w:rsidR="003A0CCC" w:rsidRPr="003A0CCC" w14:paraId="6D2D2690" w14:textId="77777777" w:rsidTr="003A0CCC">
        <w:trPr>
          <w:trHeight w:val="320"/>
        </w:trPr>
        <w:tc>
          <w:tcPr>
            <w:tcW w:w="703" w:type="dxa"/>
            <w:shd w:val="clear" w:color="auto" w:fill="auto"/>
            <w:noWrap/>
            <w:vAlign w:val="bottom"/>
            <w:hideMark/>
          </w:tcPr>
          <w:p w14:paraId="24461521"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2006</w:t>
            </w:r>
          </w:p>
        </w:tc>
        <w:tc>
          <w:tcPr>
            <w:tcW w:w="2098" w:type="dxa"/>
            <w:shd w:val="clear" w:color="auto" w:fill="auto"/>
            <w:noWrap/>
            <w:vAlign w:val="bottom"/>
            <w:hideMark/>
          </w:tcPr>
          <w:p w14:paraId="2FA55E38"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1.819,76</w:t>
            </w:r>
          </w:p>
        </w:tc>
        <w:tc>
          <w:tcPr>
            <w:tcW w:w="2098" w:type="dxa"/>
            <w:shd w:val="clear" w:color="auto" w:fill="auto"/>
            <w:noWrap/>
            <w:vAlign w:val="bottom"/>
            <w:hideMark/>
          </w:tcPr>
          <w:p w14:paraId="761C4BE7"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1.381.935,70</w:t>
            </w:r>
          </w:p>
        </w:tc>
        <w:tc>
          <w:tcPr>
            <w:tcW w:w="2098" w:type="dxa"/>
            <w:shd w:val="clear" w:color="auto" w:fill="auto"/>
            <w:noWrap/>
            <w:vAlign w:val="bottom"/>
            <w:hideMark/>
          </w:tcPr>
          <w:p w14:paraId="3698DAA6"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2.328,41</w:t>
            </w:r>
          </w:p>
        </w:tc>
        <w:tc>
          <w:tcPr>
            <w:tcW w:w="2098" w:type="dxa"/>
            <w:shd w:val="clear" w:color="auto" w:fill="auto"/>
            <w:noWrap/>
            <w:vAlign w:val="bottom"/>
            <w:hideMark/>
          </w:tcPr>
          <w:p w14:paraId="2108E45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1.281.406,30</w:t>
            </w:r>
          </w:p>
        </w:tc>
      </w:tr>
      <w:tr w:rsidR="003A0CCC" w:rsidRPr="003A0CCC" w14:paraId="49E048E6" w14:textId="77777777" w:rsidTr="003A0CCC">
        <w:trPr>
          <w:trHeight w:val="320"/>
        </w:trPr>
        <w:tc>
          <w:tcPr>
            <w:tcW w:w="703" w:type="dxa"/>
            <w:shd w:val="clear" w:color="auto" w:fill="auto"/>
            <w:noWrap/>
            <w:vAlign w:val="bottom"/>
            <w:hideMark/>
          </w:tcPr>
          <w:p w14:paraId="782D424B"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2007</w:t>
            </w:r>
          </w:p>
        </w:tc>
        <w:tc>
          <w:tcPr>
            <w:tcW w:w="2098" w:type="dxa"/>
            <w:shd w:val="clear" w:color="auto" w:fill="auto"/>
            <w:noWrap/>
            <w:vAlign w:val="bottom"/>
            <w:hideMark/>
          </w:tcPr>
          <w:p w14:paraId="7B552B4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2.089,16</w:t>
            </w:r>
          </w:p>
        </w:tc>
        <w:tc>
          <w:tcPr>
            <w:tcW w:w="2098" w:type="dxa"/>
            <w:shd w:val="clear" w:color="auto" w:fill="auto"/>
            <w:noWrap/>
            <w:vAlign w:val="bottom"/>
            <w:hideMark/>
          </w:tcPr>
          <w:p w14:paraId="0D6B5D7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1.440.823,10</w:t>
            </w:r>
          </w:p>
        </w:tc>
        <w:tc>
          <w:tcPr>
            <w:tcW w:w="2098" w:type="dxa"/>
            <w:shd w:val="clear" w:color="auto" w:fill="auto"/>
            <w:noWrap/>
            <w:vAlign w:val="bottom"/>
            <w:hideMark/>
          </w:tcPr>
          <w:p w14:paraId="6AEDDAD3"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2.838,32</w:t>
            </w:r>
          </w:p>
        </w:tc>
        <w:tc>
          <w:tcPr>
            <w:tcW w:w="2098" w:type="dxa"/>
            <w:shd w:val="clear" w:color="auto" w:fill="auto"/>
            <w:noWrap/>
            <w:vAlign w:val="bottom"/>
            <w:hideMark/>
          </w:tcPr>
          <w:p w14:paraId="41F0B1C2"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1.444.868,00</w:t>
            </w:r>
          </w:p>
        </w:tc>
      </w:tr>
      <w:tr w:rsidR="003A0CCC" w:rsidRPr="003A0CCC" w14:paraId="653B916E" w14:textId="77777777" w:rsidTr="003A0CCC">
        <w:trPr>
          <w:trHeight w:val="320"/>
        </w:trPr>
        <w:tc>
          <w:tcPr>
            <w:tcW w:w="703" w:type="dxa"/>
            <w:shd w:val="clear" w:color="auto" w:fill="auto"/>
            <w:noWrap/>
            <w:vAlign w:val="bottom"/>
            <w:hideMark/>
          </w:tcPr>
          <w:p w14:paraId="3C598F33"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2008</w:t>
            </w:r>
          </w:p>
        </w:tc>
        <w:tc>
          <w:tcPr>
            <w:tcW w:w="2098" w:type="dxa"/>
            <w:shd w:val="clear" w:color="auto" w:fill="auto"/>
            <w:noWrap/>
            <w:vAlign w:val="bottom"/>
            <w:hideMark/>
          </w:tcPr>
          <w:p w14:paraId="52D763BB"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1.774,30</w:t>
            </w:r>
          </w:p>
        </w:tc>
        <w:tc>
          <w:tcPr>
            <w:tcW w:w="2098" w:type="dxa"/>
            <w:shd w:val="clear" w:color="auto" w:fill="auto"/>
            <w:noWrap/>
            <w:vAlign w:val="bottom"/>
            <w:hideMark/>
          </w:tcPr>
          <w:p w14:paraId="2C19CC5C"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1.027.345,40</w:t>
            </w:r>
          </w:p>
        </w:tc>
        <w:tc>
          <w:tcPr>
            <w:tcW w:w="2098" w:type="dxa"/>
            <w:shd w:val="clear" w:color="auto" w:fill="auto"/>
            <w:noWrap/>
            <w:vAlign w:val="bottom"/>
            <w:hideMark/>
          </w:tcPr>
          <w:p w14:paraId="74C1AD93"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3.938,68</w:t>
            </w:r>
          </w:p>
        </w:tc>
        <w:tc>
          <w:tcPr>
            <w:tcW w:w="2098" w:type="dxa"/>
            <w:shd w:val="clear" w:color="auto" w:fill="auto"/>
            <w:noWrap/>
            <w:vAlign w:val="bottom"/>
            <w:hideMark/>
          </w:tcPr>
          <w:p w14:paraId="452CDD88"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1.869.953,70</w:t>
            </w:r>
          </w:p>
        </w:tc>
      </w:tr>
      <w:tr w:rsidR="003A0CCC" w:rsidRPr="003A0CCC" w14:paraId="71153D94" w14:textId="77777777" w:rsidTr="003A0CCC">
        <w:trPr>
          <w:trHeight w:val="320"/>
        </w:trPr>
        <w:tc>
          <w:tcPr>
            <w:tcW w:w="703" w:type="dxa"/>
            <w:shd w:val="clear" w:color="auto" w:fill="auto"/>
            <w:noWrap/>
            <w:vAlign w:val="bottom"/>
            <w:hideMark/>
          </w:tcPr>
          <w:p w14:paraId="39471FCC"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2009</w:t>
            </w:r>
          </w:p>
        </w:tc>
        <w:tc>
          <w:tcPr>
            <w:tcW w:w="2098" w:type="dxa"/>
            <w:shd w:val="clear" w:color="auto" w:fill="auto"/>
            <w:noWrap/>
            <w:vAlign w:val="bottom"/>
            <w:hideMark/>
          </w:tcPr>
          <w:p w14:paraId="789BB218"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1.908,61</w:t>
            </w:r>
          </w:p>
        </w:tc>
        <w:tc>
          <w:tcPr>
            <w:tcW w:w="2098" w:type="dxa"/>
            <w:shd w:val="clear" w:color="auto" w:fill="auto"/>
            <w:noWrap/>
            <w:vAlign w:val="bottom"/>
            <w:hideMark/>
          </w:tcPr>
          <w:p w14:paraId="080C2C85"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1.667.782,50</w:t>
            </w:r>
          </w:p>
        </w:tc>
        <w:tc>
          <w:tcPr>
            <w:tcW w:w="2098" w:type="dxa"/>
            <w:shd w:val="clear" w:color="auto" w:fill="auto"/>
            <w:noWrap/>
            <w:vAlign w:val="bottom"/>
            <w:hideMark/>
          </w:tcPr>
          <w:p w14:paraId="5614B013"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3.132,04</w:t>
            </w:r>
          </w:p>
        </w:tc>
        <w:tc>
          <w:tcPr>
            <w:tcW w:w="2098" w:type="dxa"/>
            <w:shd w:val="clear" w:color="auto" w:fill="auto"/>
            <w:noWrap/>
            <w:vAlign w:val="bottom"/>
            <w:hideMark/>
          </w:tcPr>
          <w:p w14:paraId="72B3A6DC"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1.815.920,80</w:t>
            </w:r>
          </w:p>
        </w:tc>
      </w:tr>
      <w:tr w:rsidR="003A0CCC" w:rsidRPr="003A0CCC" w14:paraId="6E4D49E8" w14:textId="77777777" w:rsidTr="003A0CCC">
        <w:trPr>
          <w:trHeight w:val="320"/>
        </w:trPr>
        <w:tc>
          <w:tcPr>
            <w:tcW w:w="703" w:type="dxa"/>
            <w:shd w:val="clear" w:color="auto" w:fill="auto"/>
            <w:noWrap/>
            <w:vAlign w:val="bottom"/>
            <w:hideMark/>
          </w:tcPr>
          <w:p w14:paraId="56E85A1D"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2010</w:t>
            </w:r>
          </w:p>
        </w:tc>
        <w:tc>
          <w:tcPr>
            <w:tcW w:w="2098" w:type="dxa"/>
            <w:shd w:val="clear" w:color="auto" w:fill="auto"/>
            <w:noWrap/>
            <w:vAlign w:val="bottom"/>
            <w:hideMark/>
          </w:tcPr>
          <w:p w14:paraId="2AD5F469"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2.176,13</w:t>
            </w:r>
          </w:p>
        </w:tc>
        <w:tc>
          <w:tcPr>
            <w:tcW w:w="2098" w:type="dxa"/>
            <w:shd w:val="clear" w:color="auto" w:fill="auto"/>
            <w:noWrap/>
            <w:vAlign w:val="bottom"/>
            <w:hideMark/>
          </w:tcPr>
          <w:p w14:paraId="6D0E2CDE"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1.416.256,60</w:t>
            </w:r>
          </w:p>
        </w:tc>
        <w:tc>
          <w:tcPr>
            <w:tcW w:w="2098" w:type="dxa"/>
            <w:shd w:val="clear" w:color="auto" w:fill="auto"/>
            <w:noWrap/>
            <w:vAlign w:val="bottom"/>
            <w:hideMark/>
          </w:tcPr>
          <w:p w14:paraId="53DC40D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4.333,20</w:t>
            </w:r>
          </w:p>
        </w:tc>
        <w:tc>
          <w:tcPr>
            <w:tcW w:w="2098" w:type="dxa"/>
            <w:shd w:val="clear" w:color="auto" w:fill="auto"/>
            <w:noWrap/>
            <w:vAlign w:val="bottom"/>
            <w:hideMark/>
          </w:tcPr>
          <w:p w14:paraId="43B0BCF1"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2.294.698,10</w:t>
            </w:r>
          </w:p>
        </w:tc>
      </w:tr>
      <w:tr w:rsidR="003A0CCC" w:rsidRPr="003A0CCC" w14:paraId="45C201F8" w14:textId="77777777" w:rsidTr="003A0CCC">
        <w:trPr>
          <w:trHeight w:val="320"/>
        </w:trPr>
        <w:tc>
          <w:tcPr>
            <w:tcW w:w="703" w:type="dxa"/>
            <w:shd w:val="clear" w:color="auto" w:fill="auto"/>
            <w:noWrap/>
            <w:vAlign w:val="bottom"/>
            <w:hideMark/>
          </w:tcPr>
          <w:p w14:paraId="261939C0"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2011</w:t>
            </w:r>
          </w:p>
        </w:tc>
        <w:tc>
          <w:tcPr>
            <w:tcW w:w="2098" w:type="dxa"/>
            <w:shd w:val="clear" w:color="auto" w:fill="auto"/>
            <w:noWrap/>
            <w:vAlign w:val="bottom"/>
            <w:hideMark/>
          </w:tcPr>
          <w:p w14:paraId="30C946F4"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2.793,19</w:t>
            </w:r>
          </w:p>
        </w:tc>
        <w:tc>
          <w:tcPr>
            <w:tcW w:w="2098" w:type="dxa"/>
            <w:shd w:val="clear" w:color="auto" w:fill="auto"/>
            <w:noWrap/>
            <w:vAlign w:val="bottom"/>
            <w:hideMark/>
          </w:tcPr>
          <w:p w14:paraId="34B3CE11"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1.592.253,60</w:t>
            </w:r>
          </w:p>
        </w:tc>
        <w:tc>
          <w:tcPr>
            <w:tcW w:w="2098" w:type="dxa"/>
            <w:shd w:val="clear" w:color="auto" w:fill="auto"/>
            <w:noWrap/>
            <w:vAlign w:val="bottom"/>
            <w:hideMark/>
          </w:tcPr>
          <w:p w14:paraId="70F52A54"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5.443,19</w:t>
            </w:r>
          </w:p>
        </w:tc>
        <w:tc>
          <w:tcPr>
            <w:tcW w:w="2098" w:type="dxa"/>
            <w:shd w:val="clear" w:color="auto" w:fill="auto"/>
            <w:noWrap/>
            <w:vAlign w:val="bottom"/>
            <w:hideMark/>
          </w:tcPr>
          <w:p w14:paraId="0865D5A6"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2.616.041,50</w:t>
            </w:r>
          </w:p>
        </w:tc>
      </w:tr>
      <w:tr w:rsidR="003A0CCC" w:rsidRPr="003A0CCC" w14:paraId="3CD28AF6" w14:textId="77777777" w:rsidTr="003A0CCC">
        <w:trPr>
          <w:trHeight w:val="320"/>
        </w:trPr>
        <w:tc>
          <w:tcPr>
            <w:tcW w:w="703" w:type="dxa"/>
            <w:shd w:val="clear" w:color="auto" w:fill="auto"/>
            <w:noWrap/>
            <w:vAlign w:val="bottom"/>
            <w:hideMark/>
          </w:tcPr>
          <w:p w14:paraId="3ED25791"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2012</w:t>
            </w:r>
          </w:p>
        </w:tc>
        <w:tc>
          <w:tcPr>
            <w:tcW w:w="2098" w:type="dxa"/>
            <w:shd w:val="clear" w:color="auto" w:fill="auto"/>
            <w:noWrap/>
            <w:vAlign w:val="bottom"/>
            <w:hideMark/>
          </w:tcPr>
          <w:p w14:paraId="267632A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2.574,91</w:t>
            </w:r>
          </w:p>
        </w:tc>
        <w:tc>
          <w:tcPr>
            <w:tcW w:w="2098" w:type="dxa"/>
            <w:shd w:val="clear" w:color="auto" w:fill="auto"/>
            <w:noWrap/>
            <w:vAlign w:val="bottom"/>
            <w:hideMark/>
          </w:tcPr>
          <w:p w14:paraId="1F826732"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1.566.058,60</w:t>
            </w:r>
          </w:p>
        </w:tc>
        <w:tc>
          <w:tcPr>
            <w:tcW w:w="2098" w:type="dxa"/>
            <w:shd w:val="clear" w:color="auto" w:fill="auto"/>
            <w:noWrap/>
            <w:vAlign w:val="bottom"/>
            <w:hideMark/>
          </w:tcPr>
          <w:p w14:paraId="68BDAEEC"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5.075,45</w:t>
            </w:r>
          </w:p>
        </w:tc>
        <w:tc>
          <w:tcPr>
            <w:tcW w:w="2098" w:type="dxa"/>
            <w:shd w:val="clear" w:color="auto" w:fill="auto"/>
            <w:noWrap/>
            <w:vAlign w:val="bottom"/>
            <w:hideMark/>
          </w:tcPr>
          <w:p w14:paraId="4FEC71B2"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2.414.567,20</w:t>
            </w:r>
          </w:p>
        </w:tc>
      </w:tr>
      <w:tr w:rsidR="003A0CCC" w:rsidRPr="003A0CCC" w14:paraId="564FFE70" w14:textId="77777777" w:rsidTr="003A0CCC">
        <w:trPr>
          <w:trHeight w:val="320"/>
        </w:trPr>
        <w:tc>
          <w:tcPr>
            <w:tcW w:w="703" w:type="dxa"/>
            <w:shd w:val="clear" w:color="auto" w:fill="auto"/>
            <w:noWrap/>
            <w:vAlign w:val="bottom"/>
            <w:hideMark/>
          </w:tcPr>
          <w:p w14:paraId="7429DC47"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2013</w:t>
            </w:r>
          </w:p>
        </w:tc>
        <w:tc>
          <w:tcPr>
            <w:tcW w:w="2098" w:type="dxa"/>
            <w:shd w:val="clear" w:color="auto" w:fill="auto"/>
            <w:noWrap/>
            <w:vAlign w:val="bottom"/>
            <w:hideMark/>
          </w:tcPr>
          <w:p w14:paraId="04F472A1"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2.398,22</w:t>
            </w:r>
          </w:p>
        </w:tc>
        <w:tc>
          <w:tcPr>
            <w:tcW w:w="2098" w:type="dxa"/>
            <w:shd w:val="clear" w:color="auto" w:fill="auto"/>
            <w:noWrap/>
            <w:vAlign w:val="bottom"/>
            <w:hideMark/>
          </w:tcPr>
          <w:p w14:paraId="30DE2E15"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1.364.867,80</w:t>
            </w:r>
          </w:p>
        </w:tc>
        <w:tc>
          <w:tcPr>
            <w:tcW w:w="2098" w:type="dxa"/>
            <w:shd w:val="clear" w:color="auto" w:fill="auto"/>
            <w:noWrap/>
            <w:vAlign w:val="bottom"/>
            <w:hideMark/>
          </w:tcPr>
          <w:p w14:paraId="569A99D1"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5.759,58</w:t>
            </w:r>
          </w:p>
        </w:tc>
        <w:tc>
          <w:tcPr>
            <w:tcW w:w="2098" w:type="dxa"/>
            <w:shd w:val="clear" w:color="auto" w:fill="auto"/>
            <w:noWrap/>
            <w:vAlign w:val="bottom"/>
            <w:hideMark/>
          </w:tcPr>
          <w:p w14:paraId="040BDDFE"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2.804.915,10</w:t>
            </w:r>
          </w:p>
        </w:tc>
      </w:tr>
      <w:tr w:rsidR="003A0CCC" w:rsidRPr="003A0CCC" w14:paraId="6F44E97E" w14:textId="77777777" w:rsidTr="003A0CCC">
        <w:trPr>
          <w:trHeight w:val="320"/>
        </w:trPr>
        <w:tc>
          <w:tcPr>
            <w:tcW w:w="703" w:type="dxa"/>
            <w:shd w:val="clear" w:color="auto" w:fill="auto"/>
            <w:noWrap/>
            <w:vAlign w:val="bottom"/>
            <w:hideMark/>
          </w:tcPr>
          <w:p w14:paraId="55E0EC1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2014</w:t>
            </w:r>
          </w:p>
        </w:tc>
        <w:tc>
          <w:tcPr>
            <w:tcW w:w="2098" w:type="dxa"/>
            <w:shd w:val="clear" w:color="auto" w:fill="auto"/>
            <w:noWrap/>
            <w:vAlign w:val="bottom"/>
            <w:hideMark/>
          </w:tcPr>
          <w:p w14:paraId="30CF4E82"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2.453,87</w:t>
            </w:r>
          </w:p>
        </w:tc>
        <w:tc>
          <w:tcPr>
            <w:tcW w:w="2098" w:type="dxa"/>
            <w:shd w:val="clear" w:color="auto" w:fill="auto"/>
            <w:noWrap/>
            <w:vAlign w:val="bottom"/>
            <w:hideMark/>
          </w:tcPr>
          <w:p w14:paraId="1C03A4A0"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1.362.143,40</w:t>
            </w:r>
          </w:p>
        </w:tc>
        <w:tc>
          <w:tcPr>
            <w:tcW w:w="2098" w:type="dxa"/>
            <w:shd w:val="clear" w:color="auto" w:fill="auto"/>
            <w:noWrap/>
            <w:vAlign w:val="bottom"/>
            <w:hideMark/>
          </w:tcPr>
          <w:p w14:paraId="52CF47F8"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5.692,85</w:t>
            </w:r>
          </w:p>
        </w:tc>
        <w:tc>
          <w:tcPr>
            <w:tcW w:w="2098" w:type="dxa"/>
            <w:shd w:val="clear" w:color="auto" w:fill="auto"/>
            <w:noWrap/>
            <w:vAlign w:val="bottom"/>
            <w:hideMark/>
          </w:tcPr>
          <w:p w14:paraId="7508D79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2.761.155,90</w:t>
            </w:r>
          </w:p>
        </w:tc>
      </w:tr>
      <w:tr w:rsidR="003A0CCC" w:rsidRPr="003A0CCC" w14:paraId="048CA047" w14:textId="77777777" w:rsidTr="003A0CCC">
        <w:trPr>
          <w:trHeight w:val="320"/>
        </w:trPr>
        <w:tc>
          <w:tcPr>
            <w:tcW w:w="703" w:type="dxa"/>
            <w:shd w:val="clear" w:color="auto" w:fill="auto"/>
            <w:noWrap/>
            <w:vAlign w:val="bottom"/>
            <w:hideMark/>
          </w:tcPr>
          <w:p w14:paraId="41BE74FE"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2015</w:t>
            </w:r>
          </w:p>
        </w:tc>
        <w:tc>
          <w:tcPr>
            <w:tcW w:w="2098" w:type="dxa"/>
            <w:shd w:val="clear" w:color="auto" w:fill="auto"/>
            <w:noWrap/>
            <w:vAlign w:val="bottom"/>
            <w:hideMark/>
          </w:tcPr>
          <w:p w14:paraId="429B159B"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2.358,53</w:t>
            </w:r>
          </w:p>
        </w:tc>
        <w:tc>
          <w:tcPr>
            <w:tcW w:w="2098" w:type="dxa"/>
            <w:shd w:val="clear" w:color="auto" w:fill="auto"/>
            <w:noWrap/>
            <w:vAlign w:val="bottom"/>
            <w:hideMark/>
          </w:tcPr>
          <w:p w14:paraId="5298B346"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1.672.375,50</w:t>
            </w:r>
          </w:p>
        </w:tc>
        <w:tc>
          <w:tcPr>
            <w:tcW w:w="2098" w:type="dxa"/>
            <w:shd w:val="clear" w:color="auto" w:fill="auto"/>
            <w:noWrap/>
            <w:vAlign w:val="bottom"/>
            <w:hideMark/>
          </w:tcPr>
          <w:p w14:paraId="472267B6"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4.515,78</w:t>
            </w:r>
          </w:p>
        </w:tc>
        <w:tc>
          <w:tcPr>
            <w:tcW w:w="2098" w:type="dxa"/>
            <w:shd w:val="clear" w:color="auto" w:fill="auto"/>
            <w:noWrap/>
            <w:vAlign w:val="bottom"/>
            <w:hideMark/>
          </w:tcPr>
          <w:p w14:paraId="0DF17E72"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2.427.139,00</w:t>
            </w:r>
          </w:p>
        </w:tc>
      </w:tr>
      <w:tr w:rsidR="003A0CCC" w:rsidRPr="003A0CCC" w14:paraId="48E86058" w14:textId="77777777" w:rsidTr="003A0CCC">
        <w:trPr>
          <w:trHeight w:val="320"/>
        </w:trPr>
        <w:tc>
          <w:tcPr>
            <w:tcW w:w="703" w:type="dxa"/>
            <w:shd w:val="clear" w:color="auto" w:fill="auto"/>
            <w:noWrap/>
            <w:vAlign w:val="bottom"/>
            <w:hideMark/>
          </w:tcPr>
          <w:p w14:paraId="21ED7480"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2016</w:t>
            </w:r>
          </w:p>
        </w:tc>
        <w:tc>
          <w:tcPr>
            <w:tcW w:w="2098" w:type="dxa"/>
            <w:shd w:val="clear" w:color="auto" w:fill="auto"/>
            <w:noWrap/>
            <w:vAlign w:val="bottom"/>
            <w:hideMark/>
          </w:tcPr>
          <w:p w14:paraId="2D9B0886"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2.534,52</w:t>
            </w:r>
          </w:p>
        </w:tc>
        <w:tc>
          <w:tcPr>
            <w:tcW w:w="2098" w:type="dxa"/>
            <w:shd w:val="clear" w:color="auto" w:fill="auto"/>
            <w:noWrap/>
            <w:vAlign w:val="bottom"/>
            <w:hideMark/>
          </w:tcPr>
          <w:p w14:paraId="2FA2D519"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2.126.661,50</w:t>
            </w:r>
          </w:p>
        </w:tc>
        <w:tc>
          <w:tcPr>
            <w:tcW w:w="2098" w:type="dxa"/>
            <w:shd w:val="clear" w:color="auto" w:fill="auto"/>
            <w:noWrap/>
            <w:vAlign w:val="bottom"/>
            <w:hideMark/>
          </w:tcPr>
          <w:p w14:paraId="14D5E073"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3.740,45</w:t>
            </w:r>
          </w:p>
        </w:tc>
        <w:tc>
          <w:tcPr>
            <w:tcW w:w="2098" w:type="dxa"/>
            <w:shd w:val="clear" w:color="auto" w:fill="auto"/>
            <w:noWrap/>
            <w:vAlign w:val="bottom"/>
            <w:hideMark/>
          </w:tcPr>
          <w:p w14:paraId="6C105060"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2.306.837,60</w:t>
            </w:r>
          </w:p>
        </w:tc>
      </w:tr>
      <w:tr w:rsidR="003A0CCC" w:rsidRPr="003A0CCC" w14:paraId="778D217D" w14:textId="77777777" w:rsidTr="003A0CCC">
        <w:trPr>
          <w:trHeight w:val="320"/>
        </w:trPr>
        <w:tc>
          <w:tcPr>
            <w:tcW w:w="703" w:type="dxa"/>
            <w:shd w:val="clear" w:color="auto" w:fill="auto"/>
            <w:noWrap/>
            <w:vAlign w:val="bottom"/>
            <w:hideMark/>
          </w:tcPr>
          <w:p w14:paraId="15C4F859"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2017</w:t>
            </w:r>
          </w:p>
        </w:tc>
        <w:tc>
          <w:tcPr>
            <w:tcW w:w="2098" w:type="dxa"/>
            <w:shd w:val="clear" w:color="auto" w:fill="auto"/>
            <w:noWrap/>
            <w:vAlign w:val="bottom"/>
            <w:hideMark/>
          </w:tcPr>
          <w:p w14:paraId="407822C8"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2.614,33</w:t>
            </w:r>
          </w:p>
        </w:tc>
        <w:tc>
          <w:tcPr>
            <w:tcW w:w="2098" w:type="dxa"/>
            <w:shd w:val="clear" w:color="auto" w:fill="auto"/>
            <w:noWrap/>
            <w:vAlign w:val="bottom"/>
            <w:hideMark/>
          </w:tcPr>
          <w:p w14:paraId="5BDB3230"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2.083.569,00</w:t>
            </w:r>
          </w:p>
        </w:tc>
        <w:tc>
          <w:tcPr>
            <w:tcW w:w="2098" w:type="dxa"/>
            <w:shd w:val="clear" w:color="auto" w:fill="auto"/>
            <w:noWrap/>
            <w:vAlign w:val="bottom"/>
            <w:hideMark/>
          </w:tcPr>
          <w:p w14:paraId="03214BFC"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4.127,95</w:t>
            </w:r>
          </w:p>
        </w:tc>
        <w:tc>
          <w:tcPr>
            <w:tcW w:w="2098" w:type="dxa"/>
            <w:shd w:val="clear" w:color="auto" w:fill="auto"/>
            <w:noWrap/>
            <w:vAlign w:val="bottom"/>
            <w:hideMark/>
          </w:tcPr>
          <w:p w14:paraId="2F6CAF48"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2.431.227,00</w:t>
            </w:r>
          </w:p>
        </w:tc>
      </w:tr>
      <w:tr w:rsidR="003A0CCC" w:rsidRPr="003A0CCC" w14:paraId="42B46609" w14:textId="77777777" w:rsidTr="003A0CCC">
        <w:trPr>
          <w:trHeight w:val="320"/>
        </w:trPr>
        <w:tc>
          <w:tcPr>
            <w:tcW w:w="703" w:type="dxa"/>
            <w:shd w:val="clear" w:color="auto" w:fill="auto"/>
            <w:noWrap/>
            <w:vAlign w:val="bottom"/>
            <w:hideMark/>
          </w:tcPr>
          <w:p w14:paraId="7C4AC26D"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2018</w:t>
            </w:r>
          </w:p>
        </w:tc>
        <w:tc>
          <w:tcPr>
            <w:tcW w:w="2098" w:type="dxa"/>
            <w:shd w:val="clear" w:color="auto" w:fill="auto"/>
            <w:noWrap/>
            <w:vAlign w:val="bottom"/>
            <w:hideMark/>
          </w:tcPr>
          <w:p w14:paraId="5B11BFE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2.413,40</w:t>
            </w:r>
          </w:p>
        </w:tc>
        <w:tc>
          <w:tcPr>
            <w:tcW w:w="2098" w:type="dxa"/>
            <w:shd w:val="clear" w:color="auto" w:fill="auto"/>
            <w:noWrap/>
            <w:vAlign w:val="bottom"/>
            <w:hideMark/>
          </w:tcPr>
          <w:p w14:paraId="52FC58A3"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1.750.804,90</w:t>
            </w:r>
          </w:p>
        </w:tc>
        <w:tc>
          <w:tcPr>
            <w:tcW w:w="2098" w:type="dxa"/>
            <w:shd w:val="clear" w:color="auto" w:fill="auto"/>
            <w:noWrap/>
            <w:vAlign w:val="bottom"/>
            <w:hideMark/>
          </w:tcPr>
          <w:p w14:paraId="35E13CE2"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4.643,13</w:t>
            </w:r>
          </w:p>
        </w:tc>
        <w:tc>
          <w:tcPr>
            <w:tcW w:w="2098" w:type="dxa"/>
            <w:shd w:val="clear" w:color="auto" w:fill="auto"/>
            <w:noWrap/>
            <w:vAlign w:val="bottom"/>
            <w:hideMark/>
          </w:tcPr>
          <w:p w14:paraId="1CE97183"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2.611.968,80</w:t>
            </w:r>
          </w:p>
        </w:tc>
      </w:tr>
      <w:tr w:rsidR="003A0CCC" w:rsidRPr="003A0CCC" w14:paraId="393F342B" w14:textId="77777777" w:rsidTr="003A0CCC">
        <w:trPr>
          <w:trHeight w:val="320"/>
        </w:trPr>
        <w:tc>
          <w:tcPr>
            <w:tcW w:w="703" w:type="dxa"/>
            <w:shd w:val="clear" w:color="auto" w:fill="auto"/>
            <w:noWrap/>
            <w:vAlign w:val="bottom"/>
            <w:hideMark/>
          </w:tcPr>
          <w:p w14:paraId="1DBB50FF"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2019</w:t>
            </w:r>
          </w:p>
        </w:tc>
        <w:tc>
          <w:tcPr>
            <w:tcW w:w="2098" w:type="dxa"/>
            <w:shd w:val="clear" w:color="auto" w:fill="auto"/>
            <w:noWrap/>
            <w:vAlign w:val="bottom"/>
            <w:hideMark/>
          </w:tcPr>
          <w:p w14:paraId="361F056D"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2.162,76</w:t>
            </w:r>
          </w:p>
        </w:tc>
        <w:tc>
          <w:tcPr>
            <w:tcW w:w="2098" w:type="dxa"/>
            <w:shd w:val="clear" w:color="auto" w:fill="auto"/>
            <w:noWrap/>
            <w:vAlign w:val="bottom"/>
            <w:hideMark/>
          </w:tcPr>
          <w:p w14:paraId="5F2008AD"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1.815.371,10</w:t>
            </w:r>
          </w:p>
        </w:tc>
        <w:tc>
          <w:tcPr>
            <w:tcW w:w="2098" w:type="dxa"/>
            <w:shd w:val="clear" w:color="auto" w:fill="auto"/>
            <w:noWrap/>
            <w:vAlign w:val="bottom"/>
            <w:hideMark/>
          </w:tcPr>
          <w:p w14:paraId="6AF9CC22"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4.459,28</w:t>
            </w:r>
          </w:p>
        </w:tc>
        <w:tc>
          <w:tcPr>
            <w:tcW w:w="2098" w:type="dxa"/>
            <w:shd w:val="clear" w:color="auto" w:fill="auto"/>
            <w:noWrap/>
            <w:vAlign w:val="bottom"/>
            <w:hideMark/>
          </w:tcPr>
          <w:p w14:paraId="0C1914CA" w14:textId="77777777" w:rsidR="003A0CCC" w:rsidRPr="003A0CCC" w:rsidRDefault="003A0CCC" w:rsidP="003A0CCC">
            <w:pPr>
              <w:spacing w:after="0" w:line="240" w:lineRule="auto"/>
              <w:ind w:firstLine="0"/>
              <w:jc w:val="right"/>
              <w:rPr>
                <w:rFonts w:ascii="Arial" w:eastAsia="Times New Roman" w:hAnsi="Arial" w:cs="Arial"/>
                <w:color w:val="000000"/>
                <w:sz w:val="20"/>
                <w:szCs w:val="20"/>
              </w:rPr>
            </w:pPr>
            <w:r w:rsidRPr="003A0CCC">
              <w:rPr>
                <w:rFonts w:ascii="Arial" w:eastAsia="Times New Roman" w:hAnsi="Arial" w:cs="Arial"/>
                <w:color w:val="000000"/>
                <w:sz w:val="20"/>
                <w:szCs w:val="20"/>
              </w:rPr>
              <w:t>2.839.639,30</w:t>
            </w:r>
          </w:p>
        </w:tc>
      </w:tr>
    </w:tbl>
    <w:p w14:paraId="730B27BB" w14:textId="77777777" w:rsidR="009261DE" w:rsidRPr="005B100C" w:rsidRDefault="009261DE" w:rsidP="00C967B5">
      <w:pPr>
        <w:pStyle w:val="PlainText"/>
        <w:rPr>
          <w:rFonts w:ascii="Courier New" w:hAnsi="Courier New" w:cs="Courier New"/>
        </w:rPr>
      </w:pPr>
    </w:p>
    <w:p w14:paraId="0EED406C" w14:textId="77777777" w:rsidR="0031262F" w:rsidRDefault="0031262F" w:rsidP="002D5A6C">
      <w:pPr>
        <w:tabs>
          <w:tab w:val="left" w:pos="5529"/>
        </w:tabs>
      </w:pPr>
    </w:p>
    <w:p w14:paraId="73F05792" w14:textId="77777777" w:rsidR="00AD725C" w:rsidRDefault="00AD725C" w:rsidP="002D5A6C">
      <w:pPr>
        <w:tabs>
          <w:tab w:val="left" w:pos="5529"/>
        </w:tabs>
      </w:pPr>
    </w:p>
    <w:p w14:paraId="3ECD1FF0" w14:textId="77777777" w:rsidR="0031262F" w:rsidRDefault="0031262F" w:rsidP="002D5A6C">
      <w:pPr>
        <w:tabs>
          <w:tab w:val="left" w:pos="5529"/>
        </w:tabs>
      </w:pPr>
    </w:p>
    <w:p w14:paraId="5E4F1693" w14:textId="77777777" w:rsidR="0031262F" w:rsidRDefault="0031262F" w:rsidP="002D5A6C">
      <w:pPr>
        <w:tabs>
          <w:tab w:val="left" w:pos="5529"/>
        </w:tabs>
      </w:pPr>
    </w:p>
    <w:p w14:paraId="6FC6C0FB" w14:textId="6C14DA64" w:rsidR="002D5A6C" w:rsidRDefault="002D5A6C" w:rsidP="002D5A6C">
      <w:pPr>
        <w:tabs>
          <w:tab w:val="left" w:pos="5529"/>
        </w:tabs>
      </w:pPr>
      <w:r>
        <w:t>Essa perspectiva será abordada dentro da problemática que envolve os preços dos insumos vinculados as flutuações do petróleo e os impactos ambientas gerados pelos processos de extração, refino e des</w:t>
      </w:r>
      <w:r w:rsidR="005A1364">
        <w:t>carte dos polímeros sintéticos.</w:t>
      </w:r>
    </w:p>
    <w:p w14:paraId="56626F0F" w14:textId="06459371" w:rsidR="007C6170" w:rsidRDefault="002D5A6C" w:rsidP="007C6170">
      <w:pPr>
        <w:tabs>
          <w:tab w:val="left" w:pos="5529"/>
        </w:tabs>
      </w:pPr>
      <w:r>
        <w:t xml:space="preserve">Os dois fatores apresentados – preço e impacto ambiental – estão diretamente relacionais, e atuam concomitantemente em efeito cascata durante todo as fases do processo, pois o processo </w:t>
      </w:r>
      <w:r>
        <w:lastRenderedPageBreak/>
        <w:t>mecânico mesmo que em seu maior nível de eficiência, levam a estruturas de custos elevadas, as quantidades de impurezas geram necessidades de novas etapas, e a responsabilidade ambiental implicam em esforços monetários e não monetários, para reduzir os impactos e minimizar o</w:t>
      </w:r>
      <w:r w:rsidR="00C25F25">
        <w:t>s riscos de desastres.</w:t>
      </w:r>
    </w:p>
    <w:p w14:paraId="00D05EAB" w14:textId="77777777" w:rsidR="007C6170" w:rsidRDefault="007C6170" w:rsidP="007C6170">
      <w:r>
        <w:t xml:space="preserve">Ao longo do processo de evolução tecnológica e industrial, os insumos e produtos poliméricos provenientes de combustíveis fósseis tomaram grandes proporções nas possibilidades desenvolvimento e produção de insumos e produtos, tendo aplicações nos principais seguimentos da economia, como medicina, agricultura, construção, embalagens e eletroeletrônicos. Em 2008 a produção de polímeros era estimada em aproximadamente </w:t>
      </w:r>
      <w:commentRangeStart w:id="273"/>
      <w:r>
        <w:t>180.000.000 t/ano</w:t>
      </w:r>
      <w:commentRangeEnd w:id="273"/>
      <w:r>
        <w:t xml:space="preserve">. </w:t>
      </w:r>
      <w:sdt>
        <w:sdtPr>
          <w:id w:val="1770277767"/>
          <w:citation/>
        </w:sdtPr>
        <w:sdtEndPr/>
        <w:sdtContent>
          <w:r>
            <w:fldChar w:fldCharType="begin"/>
          </w:r>
          <w:r>
            <w:instrText xml:space="preserve">CITATION Alm08 \p 256 \l 1046 </w:instrText>
          </w:r>
          <w:r>
            <w:fldChar w:fldCharType="separate"/>
          </w:r>
          <w:r w:rsidRPr="007C6170">
            <w:rPr>
              <w:noProof/>
            </w:rPr>
            <w:t>(BORSCHIVER, et al., 2008, p. 256)</w:t>
          </w:r>
          <w:r>
            <w:fldChar w:fldCharType="end"/>
          </w:r>
        </w:sdtContent>
      </w:sdt>
      <w:r>
        <w:t xml:space="preserve"> </w:t>
      </w:r>
      <w:r>
        <w:rPr>
          <w:rStyle w:val="CommentReference"/>
        </w:rPr>
        <w:commentReference w:id="273"/>
      </w:r>
      <w:r w:rsidRPr="00A01CD2">
        <w:t xml:space="preserve"> </w:t>
      </w:r>
    </w:p>
    <w:p w14:paraId="4C00DE7B" w14:textId="41B26069" w:rsidR="00F53202" w:rsidRDefault="00F53202" w:rsidP="00F53202">
      <w:pPr>
        <w:pStyle w:val="IntenseQuote"/>
      </w:pPr>
      <w:r>
        <w:t xml:space="preserve">O consumo de produtos plásticos ao longo dos anos vem produzindo grande número de resíduos desse material os quais se acumulam pelos aterros gerando problemas ambientais consideráveis. Os plásticos ou polímeros não biodegradáveis contribuem bastante para esses problemas, pelo fato de possuírem elevada resistência a degradação demorando anos para se decompor. Portanto, pesquisadores e indústria vêm buscando alternativa para minimizar os impactos ambientais causados pelo descarte inadequado de produtos fabricados com plásticos. </w:t>
      </w:r>
      <w:sdt>
        <w:sdtPr>
          <w:id w:val="-1352414400"/>
          <w:citation/>
        </w:sdtPr>
        <w:sdtEndPr/>
        <w:sdtContent>
          <w:r>
            <w:fldChar w:fldCharType="begin"/>
          </w:r>
          <w:r>
            <w:instrText xml:space="preserve">CITATION BRI11 \p 127 \l 1046 </w:instrText>
          </w:r>
          <w:r>
            <w:fldChar w:fldCharType="separate"/>
          </w:r>
          <w:r w:rsidRPr="00F53202">
            <w:rPr>
              <w:noProof/>
            </w:rPr>
            <w:t>(BRITO, et al., 2011, p. 127)</w:t>
          </w:r>
          <w:r>
            <w:fldChar w:fldCharType="end"/>
          </w:r>
        </w:sdtContent>
      </w:sdt>
    </w:p>
    <w:p w14:paraId="54CC66F0" w14:textId="77777777" w:rsidR="007C6170" w:rsidRDefault="007C6170" w:rsidP="007C6170">
      <w:r>
        <w:t xml:space="preserve">Os polímeros termoplásticos têm como principal composição os hidrocarbonetos provenientes do petróleo, e toda essa cadeia de produção depende deste. Dois fatores vêm se evidenciando para voltar esforços no sentido de apontar alternativas de substituição dos polímeros convencionais. O primeiro envolve os riscos de flutuação do valor da </w:t>
      </w:r>
      <w:r w:rsidRPr="000A1097">
        <w:rPr>
          <w:i/>
        </w:rPr>
        <w:t>commodity</w:t>
      </w:r>
      <w:r>
        <w:t xml:space="preserve">, e o segundo está relacionando aos grandes impactos ambientais do descarte desses insumos e produtos. </w:t>
      </w:r>
      <w:sdt>
        <w:sdtPr>
          <w:id w:val="-403220251"/>
          <w:citation/>
        </w:sdtPr>
        <w:sdtEndPr/>
        <w:sdtContent>
          <w:r>
            <w:fldChar w:fldCharType="begin"/>
          </w:r>
          <w:r>
            <w:instrText xml:space="preserve">CITATION Alm08 \p 256 \l 1046 </w:instrText>
          </w:r>
          <w:r>
            <w:fldChar w:fldCharType="separate"/>
          </w:r>
          <w:r w:rsidRPr="007C6170">
            <w:rPr>
              <w:noProof/>
            </w:rPr>
            <w:t>(BORSCHIVER, et al., 2008, p. 256)</w:t>
          </w:r>
          <w:r>
            <w:fldChar w:fldCharType="end"/>
          </w:r>
        </w:sdtContent>
      </w:sdt>
      <w:r>
        <w:t xml:space="preserve">     </w:t>
      </w:r>
    </w:p>
    <w:p w14:paraId="4095F475" w14:textId="5926EA31" w:rsidR="007C6170" w:rsidRDefault="00451896" w:rsidP="007C6170">
      <w:r>
        <w:t>A</w:t>
      </w:r>
      <w:r>
        <w:t>s alternativas</w:t>
      </w:r>
      <w:r>
        <w:t xml:space="preserve"> para os polímeros convencionais,</w:t>
      </w:r>
      <w:r>
        <w:t xml:space="preserve"> </w:t>
      </w:r>
      <w:r>
        <w:t>s</w:t>
      </w:r>
      <w:r w:rsidR="007C6170">
        <w:t xml:space="preserve">egundo </w:t>
      </w:r>
      <w:proofErr w:type="spellStart"/>
      <w:r w:rsidR="007C6170">
        <w:t>Borschiver</w:t>
      </w:r>
      <w:proofErr w:type="spellEnd"/>
      <w:r w:rsidR="007C6170">
        <w:t xml:space="preserve"> </w:t>
      </w:r>
      <w:sdt>
        <w:sdtPr>
          <w:id w:val="-195316440"/>
          <w:citation/>
        </w:sdtPr>
        <w:sdtEndPr/>
        <w:sdtContent>
          <w:r w:rsidR="007C6170">
            <w:fldChar w:fldCharType="begin"/>
          </w:r>
          <w:r w:rsidR="007C6170">
            <w:instrText xml:space="preserve">CITATION Alm08 \p 256 \n  \t  \l 1046 </w:instrText>
          </w:r>
          <w:r w:rsidR="007C6170">
            <w:fldChar w:fldCharType="separate"/>
          </w:r>
          <w:r w:rsidR="007C6170" w:rsidRPr="007C6170">
            <w:rPr>
              <w:noProof/>
            </w:rPr>
            <w:t>(2008, p. 256)</w:t>
          </w:r>
          <w:r w:rsidR="007C6170">
            <w:fldChar w:fldCharType="end"/>
          </w:r>
        </w:sdtContent>
      </w:sdt>
      <w:r w:rsidR="007C6170">
        <w:t xml:space="preserve">, se concentram nos produtos denominados de biopolímeros e os biomateriais. De acordo com a autora, os organismos atuam em uma matéria-prima principal, um carbono renovável, derivados de plantios comerciais produzidos em larga escala como cana-de-açúcar, milho, batata, trigo, e óleos extraídos da soja, girassol, palma entre outras. </w:t>
      </w:r>
    </w:p>
    <w:p w14:paraId="53D007B1" w14:textId="1BFEA2EF" w:rsidR="007C6170" w:rsidRDefault="00451896" w:rsidP="007C6170">
      <w:r>
        <w:t>M</w:t>
      </w:r>
      <w:r>
        <w:t>esmo com o crescimento da oferta e redução dos custos</w:t>
      </w:r>
      <w:r>
        <w:t>, p</w:t>
      </w:r>
      <w:r w:rsidR="007C6170">
        <w:t xml:space="preserve">ara </w:t>
      </w:r>
      <w:proofErr w:type="spellStart"/>
      <w:r w:rsidR="007C6170">
        <w:t>Borschiver</w:t>
      </w:r>
      <w:proofErr w:type="spellEnd"/>
      <w:r w:rsidR="007C6170">
        <w:t xml:space="preserve"> </w:t>
      </w:r>
      <w:sdt>
        <w:sdtPr>
          <w:id w:val="1629130052"/>
          <w:citation/>
        </w:sdtPr>
        <w:sdtEndPr/>
        <w:sdtContent>
          <w:r w:rsidR="007C6170">
            <w:fldChar w:fldCharType="begin"/>
          </w:r>
          <w:r w:rsidR="007C6170">
            <w:instrText xml:space="preserve">CITATION Alm08 \p 257 \n  \t  \l 1046 </w:instrText>
          </w:r>
          <w:r w:rsidR="007C6170">
            <w:fldChar w:fldCharType="separate"/>
          </w:r>
          <w:r w:rsidR="007C6170" w:rsidRPr="007C6170">
            <w:rPr>
              <w:noProof/>
            </w:rPr>
            <w:t>(2008, p. 257)</w:t>
          </w:r>
          <w:r w:rsidR="007C6170">
            <w:fldChar w:fldCharType="end"/>
          </w:r>
        </w:sdtContent>
      </w:sdt>
      <w:r>
        <w:t xml:space="preserve">, </w:t>
      </w:r>
      <w:r w:rsidR="007C6170">
        <w:t>o maior obstáculo para uma maior penetração dos biopolímeros no mercado continua sendo o preço, em termos médios estando 50% acima dos principais polímeros sintéticos comercializados.  A autora explana que entre o período entre 1990 e 2002, a cada ciclo bianual registrou movimento duplicação da demanda.</w:t>
      </w:r>
    </w:p>
    <w:p w14:paraId="6EC3ED4F" w14:textId="77777777" w:rsidR="007C6170" w:rsidRDefault="007C6170" w:rsidP="007C6170">
      <w:r>
        <w:lastRenderedPageBreak/>
        <w:t xml:space="preserve">Segundo </w:t>
      </w:r>
      <w:proofErr w:type="spellStart"/>
      <w:r>
        <w:t>Borschiver</w:t>
      </w:r>
      <w:proofErr w:type="spellEnd"/>
      <w:r>
        <w:t xml:space="preserve"> </w:t>
      </w:r>
      <w:sdt>
        <w:sdtPr>
          <w:id w:val="1176301954"/>
          <w:citation/>
        </w:sdtPr>
        <w:sdtEndPr/>
        <w:sdtContent>
          <w:r>
            <w:fldChar w:fldCharType="begin"/>
          </w:r>
          <w:r>
            <w:instrText xml:space="preserve">CITATION Alm08 \p 257 \n  \t  \l 1046 </w:instrText>
          </w:r>
          <w:r>
            <w:fldChar w:fldCharType="separate"/>
          </w:r>
          <w:r w:rsidRPr="007C6170">
            <w:rPr>
              <w:noProof/>
            </w:rPr>
            <w:t>(2008, p. 257)</w:t>
          </w:r>
          <w:r>
            <w:fldChar w:fldCharType="end"/>
          </w:r>
        </w:sdtContent>
      </w:sdt>
      <w:r>
        <w:t>, estudos econômicos apontam que para o cenário de 2020, levando em consideração a curva de evolução tecnológica e do preço do petróleo em distintas perspectivas, que os preços do principal polímero convencional (tereftalato – PET) e os biopolímeros convergiriam para o patamar de US$ 1/Kg mediante a faixa de preço do barril de petróleo entre US$ 25 a US$ 50 / barril.</w:t>
      </w:r>
    </w:p>
    <w:p w14:paraId="6D73F1FF" w14:textId="77777777" w:rsidR="007C6170" w:rsidDel="00B55FC6" w:rsidRDefault="007C6170" w:rsidP="007C6170">
      <w:pPr>
        <w:pStyle w:val="Subtitle"/>
        <w:rPr>
          <w:del w:id="274" w:author="Microsoft Office User" w:date="2020-04-14T19:51:00Z"/>
        </w:rPr>
      </w:pPr>
      <w:del w:id="275" w:author="Microsoft Office User" w:date="2020-04-14T19:51:00Z">
        <w:r w:rsidDel="00B55FC6">
          <w:delText xml:space="preserve">Quadro </w:delText>
        </w:r>
        <w:r w:rsidDel="00B55FC6">
          <w:fldChar w:fldCharType="begin"/>
        </w:r>
        <w:r w:rsidDel="00B55FC6">
          <w:delInstrText xml:space="preserve"> STYLEREF 1 \s </w:delInstrText>
        </w:r>
        <w:r w:rsidDel="00B55FC6">
          <w:fldChar w:fldCharType="separate"/>
        </w:r>
        <w:r w:rsidDel="00B55FC6">
          <w:rPr>
            <w:noProof/>
          </w:rPr>
          <w:delText>4</w:delText>
        </w:r>
        <w:r w:rsidDel="00B55FC6">
          <w:rPr>
            <w:noProof/>
          </w:rPr>
          <w:fldChar w:fldCharType="end"/>
        </w:r>
        <w:r w:rsidDel="00B55FC6">
          <w:delText>.</w:delText>
        </w:r>
        <w:r w:rsidDel="00B55FC6">
          <w:fldChar w:fldCharType="begin"/>
        </w:r>
        <w:r w:rsidDel="00B55FC6">
          <w:delInstrText xml:space="preserve"> SEQ Quadro \* ARABIC \s 1 </w:delInstrText>
        </w:r>
        <w:r w:rsidDel="00B55FC6">
          <w:fldChar w:fldCharType="separate"/>
        </w:r>
        <w:r w:rsidDel="00B55FC6">
          <w:rPr>
            <w:noProof/>
          </w:rPr>
          <w:delText>2</w:delText>
        </w:r>
        <w:r w:rsidDel="00B55FC6">
          <w:rPr>
            <w:noProof/>
          </w:rPr>
          <w:fldChar w:fldCharType="end"/>
        </w:r>
        <w:r w:rsidDel="00B55FC6">
          <w:tab/>
        </w:r>
        <w:r w:rsidRPr="00492225" w:rsidDel="00B55FC6">
          <w:delText>Aspectos, características e possíveis impactos da produção de biopolímeros</w:delText>
        </w:r>
      </w:del>
    </w:p>
    <w:tbl>
      <w:tblPr>
        <w:tblStyle w:val="TableGrid"/>
        <w:tblW w:w="0" w:type="auto"/>
        <w:tblLook w:val="04A0" w:firstRow="1" w:lastRow="0" w:firstColumn="1" w:lastColumn="0" w:noHBand="0" w:noVBand="1"/>
      </w:tblPr>
      <w:tblGrid>
        <w:gridCol w:w="2263"/>
        <w:gridCol w:w="2264"/>
        <w:gridCol w:w="2264"/>
        <w:gridCol w:w="2264"/>
      </w:tblGrid>
      <w:tr w:rsidR="007C6170" w:rsidDel="00B55FC6" w14:paraId="0102EA8F" w14:textId="77777777" w:rsidTr="004D5246">
        <w:trPr>
          <w:del w:id="276" w:author="Microsoft Office User" w:date="2020-04-14T19:51:00Z"/>
        </w:trPr>
        <w:tc>
          <w:tcPr>
            <w:tcW w:w="2263" w:type="dxa"/>
          </w:tcPr>
          <w:p w14:paraId="1417BF0C" w14:textId="77777777" w:rsidR="007C6170" w:rsidRPr="002335EA" w:rsidDel="00B55FC6" w:rsidRDefault="007C6170" w:rsidP="004D5246">
            <w:pPr>
              <w:spacing w:after="0" w:line="240" w:lineRule="auto"/>
              <w:ind w:firstLine="0"/>
              <w:jc w:val="center"/>
              <w:rPr>
                <w:del w:id="277" w:author="Microsoft Office User" w:date="2020-04-14T19:51:00Z"/>
                <w:b/>
                <w:sz w:val="20"/>
                <w:szCs w:val="20"/>
              </w:rPr>
            </w:pPr>
            <w:del w:id="278" w:author="Microsoft Office User" w:date="2020-04-14T19:51:00Z">
              <w:r w:rsidRPr="002335EA" w:rsidDel="00B55FC6">
                <w:rPr>
                  <w:b/>
                  <w:sz w:val="20"/>
                  <w:szCs w:val="20"/>
                </w:rPr>
                <w:delText>Aspecto</w:delText>
              </w:r>
            </w:del>
          </w:p>
        </w:tc>
        <w:tc>
          <w:tcPr>
            <w:tcW w:w="2264" w:type="dxa"/>
          </w:tcPr>
          <w:p w14:paraId="6E08E920" w14:textId="77777777" w:rsidR="007C6170" w:rsidRPr="002335EA" w:rsidDel="00B55FC6" w:rsidRDefault="007C6170" w:rsidP="004D5246">
            <w:pPr>
              <w:spacing w:after="0" w:line="240" w:lineRule="auto"/>
              <w:ind w:firstLine="0"/>
              <w:jc w:val="center"/>
              <w:rPr>
                <w:del w:id="279" w:author="Microsoft Office User" w:date="2020-04-14T19:51:00Z"/>
                <w:b/>
                <w:sz w:val="20"/>
                <w:szCs w:val="20"/>
              </w:rPr>
            </w:pPr>
            <w:del w:id="280" w:author="Microsoft Office User" w:date="2020-04-14T19:51:00Z">
              <w:r w:rsidRPr="002335EA" w:rsidDel="00B55FC6">
                <w:rPr>
                  <w:b/>
                  <w:sz w:val="20"/>
                  <w:szCs w:val="20"/>
                </w:rPr>
                <w:delText>Característica</w:delText>
              </w:r>
            </w:del>
          </w:p>
        </w:tc>
        <w:tc>
          <w:tcPr>
            <w:tcW w:w="2264" w:type="dxa"/>
          </w:tcPr>
          <w:p w14:paraId="66E4728C" w14:textId="77777777" w:rsidR="007C6170" w:rsidRPr="002335EA" w:rsidDel="00B55FC6" w:rsidRDefault="007C6170" w:rsidP="004D5246">
            <w:pPr>
              <w:spacing w:after="0" w:line="240" w:lineRule="auto"/>
              <w:ind w:firstLine="0"/>
              <w:jc w:val="center"/>
              <w:rPr>
                <w:del w:id="281" w:author="Microsoft Office User" w:date="2020-04-14T19:51:00Z"/>
                <w:b/>
                <w:sz w:val="20"/>
                <w:szCs w:val="20"/>
              </w:rPr>
            </w:pPr>
            <w:del w:id="282" w:author="Microsoft Office User" w:date="2020-04-14T19:51:00Z">
              <w:r w:rsidRPr="002335EA" w:rsidDel="00B55FC6">
                <w:rPr>
                  <w:b/>
                  <w:sz w:val="20"/>
                  <w:szCs w:val="20"/>
                </w:rPr>
                <w:delText>Impacto</w:delText>
              </w:r>
            </w:del>
          </w:p>
        </w:tc>
        <w:tc>
          <w:tcPr>
            <w:tcW w:w="2264" w:type="dxa"/>
          </w:tcPr>
          <w:p w14:paraId="650B63DC" w14:textId="77777777" w:rsidR="007C6170" w:rsidRPr="002335EA" w:rsidDel="00B55FC6" w:rsidRDefault="007C6170" w:rsidP="004D5246">
            <w:pPr>
              <w:spacing w:after="0" w:line="240" w:lineRule="auto"/>
              <w:ind w:firstLine="0"/>
              <w:jc w:val="center"/>
              <w:rPr>
                <w:del w:id="283" w:author="Microsoft Office User" w:date="2020-04-14T19:51:00Z"/>
                <w:b/>
                <w:sz w:val="20"/>
                <w:szCs w:val="20"/>
              </w:rPr>
            </w:pPr>
          </w:p>
        </w:tc>
      </w:tr>
      <w:tr w:rsidR="007C6170" w:rsidDel="00B55FC6" w14:paraId="44262DAF" w14:textId="77777777" w:rsidTr="004D5246">
        <w:trPr>
          <w:del w:id="284" w:author="Microsoft Office User" w:date="2020-04-14T19:51:00Z"/>
        </w:trPr>
        <w:tc>
          <w:tcPr>
            <w:tcW w:w="2263" w:type="dxa"/>
          </w:tcPr>
          <w:p w14:paraId="67ED182F" w14:textId="77777777" w:rsidR="007C6170" w:rsidRPr="002335EA" w:rsidDel="00B55FC6" w:rsidRDefault="007C6170" w:rsidP="004D5246">
            <w:pPr>
              <w:spacing w:after="0" w:line="240" w:lineRule="auto"/>
              <w:ind w:firstLine="0"/>
              <w:jc w:val="left"/>
              <w:rPr>
                <w:del w:id="285" w:author="Microsoft Office User" w:date="2020-04-14T19:51:00Z"/>
                <w:sz w:val="20"/>
                <w:szCs w:val="20"/>
              </w:rPr>
            </w:pPr>
            <w:del w:id="286" w:author="Microsoft Office User" w:date="2020-04-14T19:51:00Z">
              <w:r w:rsidRPr="002335EA" w:rsidDel="00B55FC6">
                <w:rPr>
                  <w:sz w:val="20"/>
                  <w:szCs w:val="20"/>
                </w:rPr>
                <w:delText>Processo de biosintetização</w:delText>
              </w:r>
            </w:del>
          </w:p>
        </w:tc>
        <w:tc>
          <w:tcPr>
            <w:tcW w:w="2264" w:type="dxa"/>
          </w:tcPr>
          <w:p w14:paraId="0DC5B1AC" w14:textId="77777777" w:rsidR="007C6170" w:rsidRPr="002335EA" w:rsidDel="00B55FC6" w:rsidRDefault="007C6170" w:rsidP="004D5246">
            <w:pPr>
              <w:spacing w:after="0" w:line="240" w:lineRule="auto"/>
              <w:ind w:firstLine="0"/>
              <w:jc w:val="left"/>
              <w:rPr>
                <w:del w:id="287" w:author="Microsoft Office User" w:date="2020-04-14T19:51:00Z"/>
                <w:sz w:val="20"/>
                <w:szCs w:val="20"/>
              </w:rPr>
            </w:pPr>
            <w:del w:id="288" w:author="Microsoft Office User" w:date="2020-04-14T19:51:00Z">
              <w:r w:rsidRPr="002335EA" w:rsidDel="00B55FC6">
                <w:rPr>
                  <w:sz w:val="20"/>
                  <w:szCs w:val="20"/>
                </w:rPr>
                <w:delText>Capaz de eliminar impureza</w:delText>
              </w:r>
            </w:del>
          </w:p>
        </w:tc>
        <w:tc>
          <w:tcPr>
            <w:tcW w:w="2264" w:type="dxa"/>
          </w:tcPr>
          <w:p w14:paraId="743DD651" w14:textId="77777777" w:rsidR="007C6170" w:rsidRPr="002335EA" w:rsidDel="00B55FC6" w:rsidRDefault="007C6170" w:rsidP="004D5246">
            <w:pPr>
              <w:spacing w:after="0" w:line="240" w:lineRule="auto"/>
              <w:ind w:firstLine="0"/>
              <w:jc w:val="left"/>
              <w:rPr>
                <w:del w:id="289" w:author="Microsoft Office User" w:date="2020-04-14T19:51:00Z"/>
                <w:sz w:val="20"/>
                <w:szCs w:val="20"/>
              </w:rPr>
            </w:pPr>
            <w:del w:id="290" w:author="Microsoft Office User" w:date="2020-04-14T19:51:00Z">
              <w:r w:rsidRPr="002335EA" w:rsidDel="00B55FC6">
                <w:rPr>
                  <w:sz w:val="20"/>
                  <w:szCs w:val="20"/>
                </w:rPr>
                <w:delText xml:space="preserve">Reduz custos em relação a insumos convencionais  </w:delText>
              </w:r>
            </w:del>
          </w:p>
        </w:tc>
        <w:tc>
          <w:tcPr>
            <w:tcW w:w="2264" w:type="dxa"/>
          </w:tcPr>
          <w:p w14:paraId="0353E288" w14:textId="77777777" w:rsidR="007C6170" w:rsidRPr="002335EA" w:rsidDel="00B55FC6" w:rsidRDefault="007C6170" w:rsidP="004D5246">
            <w:pPr>
              <w:spacing w:after="0" w:line="240" w:lineRule="auto"/>
              <w:ind w:firstLine="0"/>
              <w:jc w:val="left"/>
              <w:rPr>
                <w:del w:id="291" w:author="Microsoft Office User" w:date="2020-04-14T19:51:00Z"/>
                <w:sz w:val="20"/>
                <w:szCs w:val="20"/>
              </w:rPr>
            </w:pPr>
          </w:p>
        </w:tc>
      </w:tr>
      <w:tr w:rsidR="007C6170" w:rsidDel="00B55FC6" w14:paraId="2CDF53FB" w14:textId="77777777" w:rsidTr="004D5246">
        <w:trPr>
          <w:del w:id="292" w:author="Microsoft Office User" w:date="2020-04-14T19:51:00Z"/>
        </w:trPr>
        <w:tc>
          <w:tcPr>
            <w:tcW w:w="2263" w:type="dxa"/>
          </w:tcPr>
          <w:p w14:paraId="07B367D9" w14:textId="77777777" w:rsidR="007C6170" w:rsidRPr="002335EA" w:rsidDel="00B55FC6" w:rsidRDefault="007C6170" w:rsidP="004D5246">
            <w:pPr>
              <w:spacing w:after="0" w:line="240" w:lineRule="auto"/>
              <w:ind w:firstLine="0"/>
              <w:jc w:val="left"/>
              <w:rPr>
                <w:del w:id="293" w:author="Microsoft Office User" w:date="2020-04-14T19:51:00Z"/>
                <w:sz w:val="20"/>
                <w:szCs w:val="20"/>
              </w:rPr>
            </w:pPr>
            <w:del w:id="294" w:author="Microsoft Office User" w:date="2020-04-14T19:51:00Z">
              <w:r w:rsidRPr="002335EA" w:rsidDel="00B55FC6">
                <w:rPr>
                  <w:sz w:val="20"/>
                  <w:szCs w:val="20"/>
                </w:rPr>
                <w:delText>Processo dinâmico</w:delText>
              </w:r>
            </w:del>
          </w:p>
        </w:tc>
        <w:tc>
          <w:tcPr>
            <w:tcW w:w="2264" w:type="dxa"/>
          </w:tcPr>
          <w:p w14:paraId="08A3AF13" w14:textId="77777777" w:rsidR="007C6170" w:rsidRPr="002335EA" w:rsidDel="00B55FC6" w:rsidRDefault="007C6170" w:rsidP="004D5246">
            <w:pPr>
              <w:spacing w:after="0" w:line="240" w:lineRule="auto"/>
              <w:ind w:firstLine="0"/>
              <w:jc w:val="left"/>
              <w:rPr>
                <w:del w:id="295" w:author="Microsoft Office User" w:date="2020-04-14T19:51:00Z"/>
                <w:sz w:val="20"/>
                <w:szCs w:val="20"/>
              </w:rPr>
            </w:pPr>
          </w:p>
        </w:tc>
        <w:tc>
          <w:tcPr>
            <w:tcW w:w="2264" w:type="dxa"/>
          </w:tcPr>
          <w:p w14:paraId="0A802B12" w14:textId="77777777" w:rsidR="007C6170" w:rsidRPr="002335EA" w:rsidDel="00B55FC6" w:rsidRDefault="007C6170" w:rsidP="004D5246">
            <w:pPr>
              <w:spacing w:after="0" w:line="240" w:lineRule="auto"/>
              <w:ind w:firstLine="0"/>
              <w:jc w:val="left"/>
              <w:rPr>
                <w:del w:id="296" w:author="Microsoft Office User" w:date="2020-04-14T19:51:00Z"/>
                <w:sz w:val="20"/>
                <w:szCs w:val="20"/>
              </w:rPr>
            </w:pPr>
            <w:del w:id="297" w:author="Microsoft Office User" w:date="2020-04-14T19:51:00Z">
              <w:r w:rsidRPr="002335EA" w:rsidDel="00B55FC6">
                <w:rPr>
                  <w:sz w:val="20"/>
                  <w:szCs w:val="20"/>
                </w:rPr>
                <w:delText xml:space="preserve">Aumento da Produção </w:delText>
              </w:r>
            </w:del>
          </w:p>
        </w:tc>
        <w:tc>
          <w:tcPr>
            <w:tcW w:w="2264" w:type="dxa"/>
          </w:tcPr>
          <w:p w14:paraId="720109BC" w14:textId="77777777" w:rsidR="007C6170" w:rsidRPr="002335EA" w:rsidDel="00B55FC6" w:rsidRDefault="007C6170" w:rsidP="004D5246">
            <w:pPr>
              <w:spacing w:after="0" w:line="240" w:lineRule="auto"/>
              <w:ind w:firstLine="0"/>
              <w:jc w:val="left"/>
              <w:rPr>
                <w:del w:id="298" w:author="Microsoft Office User" w:date="2020-04-14T19:51:00Z"/>
                <w:sz w:val="20"/>
                <w:szCs w:val="20"/>
              </w:rPr>
            </w:pPr>
          </w:p>
        </w:tc>
      </w:tr>
      <w:tr w:rsidR="007C6170" w:rsidDel="00B55FC6" w14:paraId="3DD2C69B" w14:textId="77777777" w:rsidTr="004D5246">
        <w:trPr>
          <w:del w:id="299" w:author="Microsoft Office User" w:date="2020-04-14T19:51:00Z"/>
        </w:trPr>
        <w:tc>
          <w:tcPr>
            <w:tcW w:w="2263" w:type="dxa"/>
          </w:tcPr>
          <w:p w14:paraId="0EA58034" w14:textId="77777777" w:rsidR="007C6170" w:rsidRPr="002335EA" w:rsidDel="00B55FC6" w:rsidRDefault="007C6170" w:rsidP="004D5246">
            <w:pPr>
              <w:spacing w:after="0" w:line="240" w:lineRule="auto"/>
              <w:ind w:firstLine="0"/>
              <w:jc w:val="left"/>
              <w:rPr>
                <w:del w:id="300" w:author="Microsoft Office User" w:date="2020-04-14T19:51:00Z"/>
                <w:sz w:val="20"/>
                <w:szCs w:val="20"/>
              </w:rPr>
            </w:pPr>
          </w:p>
        </w:tc>
        <w:tc>
          <w:tcPr>
            <w:tcW w:w="2264" w:type="dxa"/>
          </w:tcPr>
          <w:p w14:paraId="7E341152" w14:textId="77777777" w:rsidR="007C6170" w:rsidRPr="002335EA" w:rsidDel="00B55FC6" w:rsidRDefault="007C6170" w:rsidP="004D5246">
            <w:pPr>
              <w:spacing w:after="0" w:line="240" w:lineRule="auto"/>
              <w:ind w:firstLine="0"/>
              <w:jc w:val="left"/>
              <w:rPr>
                <w:del w:id="301" w:author="Microsoft Office User" w:date="2020-04-14T19:51:00Z"/>
                <w:sz w:val="20"/>
                <w:szCs w:val="20"/>
              </w:rPr>
            </w:pPr>
          </w:p>
        </w:tc>
        <w:tc>
          <w:tcPr>
            <w:tcW w:w="2264" w:type="dxa"/>
          </w:tcPr>
          <w:p w14:paraId="2E896D1A" w14:textId="77777777" w:rsidR="007C6170" w:rsidRPr="002335EA" w:rsidDel="00B55FC6" w:rsidRDefault="007C6170" w:rsidP="004D5246">
            <w:pPr>
              <w:spacing w:after="0" w:line="240" w:lineRule="auto"/>
              <w:ind w:firstLine="0"/>
              <w:jc w:val="left"/>
              <w:rPr>
                <w:del w:id="302" w:author="Microsoft Office User" w:date="2020-04-14T19:51:00Z"/>
                <w:sz w:val="20"/>
                <w:szCs w:val="20"/>
              </w:rPr>
            </w:pPr>
          </w:p>
        </w:tc>
        <w:tc>
          <w:tcPr>
            <w:tcW w:w="2264" w:type="dxa"/>
          </w:tcPr>
          <w:p w14:paraId="692B5117" w14:textId="77777777" w:rsidR="007C6170" w:rsidRPr="002335EA" w:rsidDel="00B55FC6" w:rsidRDefault="007C6170" w:rsidP="004D5246">
            <w:pPr>
              <w:spacing w:after="0" w:line="240" w:lineRule="auto"/>
              <w:ind w:firstLine="0"/>
              <w:jc w:val="left"/>
              <w:rPr>
                <w:del w:id="303" w:author="Microsoft Office User" w:date="2020-04-14T19:51:00Z"/>
                <w:sz w:val="20"/>
                <w:szCs w:val="20"/>
              </w:rPr>
            </w:pPr>
          </w:p>
        </w:tc>
      </w:tr>
    </w:tbl>
    <w:p w14:paraId="5A1A0DAF" w14:textId="77777777" w:rsidR="007C6170" w:rsidDel="00B55FC6" w:rsidRDefault="007C6170" w:rsidP="007C6170">
      <w:pPr>
        <w:pStyle w:val="Quote"/>
        <w:rPr>
          <w:del w:id="304" w:author="Microsoft Office User" w:date="2020-04-14T19:51:00Z"/>
        </w:rPr>
      </w:pPr>
      <w:del w:id="305" w:author="Microsoft Office User" w:date="2020-04-14T19:51:00Z">
        <w:r w:rsidDel="00B55FC6">
          <w:delText xml:space="preserve">Fonte: Desenvolvido pelo autor com base nas informações das referências </w:delText>
        </w:r>
      </w:del>
    </w:p>
    <w:p w14:paraId="348BE990" w14:textId="77777777" w:rsidR="007C6170" w:rsidDel="00DB49BE" w:rsidRDefault="007C6170">
      <w:pPr>
        <w:ind w:firstLine="0"/>
        <w:rPr>
          <w:del w:id="306" w:author="Microsoft Office User" w:date="2020-04-14T19:51:00Z"/>
        </w:rPr>
        <w:pPrChange w:id="307" w:author="Microsoft Office User" w:date="2020-04-14T19:51:00Z">
          <w:pPr/>
        </w:pPrChange>
      </w:pPr>
    </w:p>
    <w:p w14:paraId="768BFDDE" w14:textId="77777777" w:rsidR="007C6170" w:rsidRDefault="007C6170" w:rsidP="007C6170">
      <w:r>
        <w:t xml:space="preserve">Segundo Brito </w:t>
      </w:r>
      <w:r w:rsidRPr="007575B6">
        <w:rPr>
          <w:i/>
        </w:rPr>
        <w:t>et al</w:t>
      </w:r>
      <w:r>
        <w:t xml:space="preserve">. </w:t>
      </w:r>
      <w:sdt>
        <w:sdtPr>
          <w:id w:val="1150103165"/>
          <w:citation/>
        </w:sdtPr>
        <w:sdtEndPr/>
        <w:sdtContent>
          <w:r>
            <w:fldChar w:fldCharType="begin"/>
          </w:r>
          <w:r>
            <w:instrText xml:space="preserve">CITATION BRI11 \p 130 \n  \l 1046 </w:instrText>
          </w:r>
          <w:r>
            <w:fldChar w:fldCharType="separate"/>
          </w:r>
          <w:r w:rsidRPr="007C6170">
            <w:rPr>
              <w:noProof/>
            </w:rPr>
            <w:t>(2011, p. 130)</w:t>
          </w:r>
          <w:r>
            <w:fldChar w:fldCharType="end"/>
          </w:r>
        </w:sdtContent>
      </w:sdt>
      <w:r>
        <w:t xml:space="preserve">, as barreiras, além de questões técnicas e econômicas e culturais, estão associadas a ‘consciência’ dos agentes a respeito do tema. A falta de consciência indicada pelo autor vai de encontro ao objeto deste estudo, se caracterizando como a assimetria de informação a respeito dos aspectos técnicos, econômicos, sociais e ambientais que envolvem o processo de inovação em torno do desenvolvimento de desta biotecnologia. </w:t>
      </w:r>
    </w:p>
    <w:p w14:paraId="73973591" w14:textId="77777777" w:rsidR="007C6170" w:rsidRDefault="007C6170" w:rsidP="007C6170">
      <w:r>
        <w:t xml:space="preserve">De acordo com Brito </w:t>
      </w:r>
      <w:r w:rsidRPr="007575B6">
        <w:rPr>
          <w:i/>
        </w:rPr>
        <w:t>et al</w:t>
      </w:r>
      <w:r>
        <w:t xml:space="preserve">. </w:t>
      </w:r>
      <w:sdt>
        <w:sdtPr>
          <w:id w:val="1281147302"/>
          <w:citation/>
        </w:sdtPr>
        <w:sdtEndPr/>
        <w:sdtContent>
          <w:r>
            <w:fldChar w:fldCharType="begin"/>
          </w:r>
          <w:r>
            <w:instrText xml:space="preserve">CITATION BRI11 \p 130 \n  \l 1046 </w:instrText>
          </w:r>
          <w:r>
            <w:fldChar w:fldCharType="separate"/>
          </w:r>
          <w:r w:rsidRPr="007C6170">
            <w:rPr>
              <w:noProof/>
            </w:rPr>
            <w:t>(2011, p. 130)</w:t>
          </w:r>
          <w:r>
            <w:fldChar w:fldCharType="end"/>
          </w:r>
        </w:sdtContent>
      </w:sdt>
      <w:r>
        <w:t xml:space="preserve"> o mercado de biopolímeros ainda não representa uma ameaça real para as petroquímicas. E o foco atual das iniciativas está voltado para a oferta de novos insumos e produtos, diferenciados e com valor agregado gerando diferencial competitivo. E que a expectativa que ocorresse uma redução de 20 a 25 % nos preços até 2016.</w:t>
      </w:r>
    </w:p>
    <w:p w14:paraId="0AEEE8B3" w14:textId="77777777" w:rsidR="007C6170" w:rsidRDefault="007C6170" w:rsidP="007C6170">
      <w:pPr>
        <w:ind w:firstLine="0"/>
      </w:pPr>
    </w:p>
    <w:p w14:paraId="654F504C" w14:textId="12EF9058" w:rsidR="00892E6D" w:rsidRPr="007D4FD6" w:rsidRDefault="007D4FD6" w:rsidP="00FC457D">
      <w:pPr>
        <w:pStyle w:val="Heading1"/>
        <w:rPr>
          <w:color w:val="FF0000"/>
        </w:rPr>
      </w:pPr>
      <w:r>
        <w:rPr>
          <w:color w:val="FF0000"/>
        </w:rPr>
        <w:br w:type="column"/>
      </w:r>
      <w:r w:rsidRPr="007D4FD6">
        <w:rPr>
          <w:color w:val="FF0000"/>
        </w:rPr>
        <w:lastRenderedPageBreak/>
        <w:t>ANOTAÇÕES</w:t>
      </w:r>
    </w:p>
    <w:p w14:paraId="2EC86221" w14:textId="77777777" w:rsidR="00892E6D" w:rsidRPr="007D4FD6" w:rsidRDefault="00892E6D" w:rsidP="00892E6D">
      <w:pPr>
        <w:rPr>
          <w:color w:val="FF0000"/>
        </w:rPr>
      </w:pPr>
      <w:r w:rsidRPr="007D4FD6">
        <w:rPr>
          <w:color w:val="FF0000"/>
        </w:rPr>
        <w:t xml:space="preserve">Diante a redução dos recursos e aumento populacional, se evidencia a necessidade de promover o desenvolvimento sustentável voltado para o longo prazo, de forma a nortear o processo de produção e distribuição dos recursos escassos. Entre os principais aspectos estão a necessidade de produzir mais, com menos recursos e reduzir os efeitos danosos dos descartes de matérias industriais no meio ambiente. </w:t>
      </w:r>
    </w:p>
    <w:p w14:paraId="586962C1" w14:textId="77777777" w:rsidR="00892E6D" w:rsidRPr="007D4FD6" w:rsidRDefault="00892E6D" w:rsidP="00892E6D">
      <w:pPr>
        <w:rPr>
          <w:color w:val="FF0000"/>
        </w:rPr>
      </w:pPr>
      <w:r w:rsidRPr="007D4FD6">
        <w:rPr>
          <w:color w:val="FF0000"/>
        </w:rPr>
        <w:t xml:space="preserve">Esse novo cenário exige que os processos de inovação apresentem alternativas viáveis para equacionar os aspectos que maximizem a produção e consumo. É onde se evidencia as vertentes da </w:t>
      </w:r>
      <w:proofErr w:type="spellStart"/>
      <w:r w:rsidRPr="007D4FD6">
        <w:rPr>
          <w:color w:val="FF0000"/>
        </w:rPr>
        <w:t>Bioeconomia</w:t>
      </w:r>
      <w:proofErr w:type="spellEnd"/>
      <w:r w:rsidRPr="007D4FD6">
        <w:rPr>
          <w:color w:val="FF0000"/>
        </w:rPr>
        <w:t xml:space="preserve"> e Biotecnologia, que voltam seus esforços para o estudo de utilização de recursos biológicos para otimizar os processos e aumentar o bem-estar da população, chegando a soluções que seriam impossíveis através de recursos sintetizados convencionalmente.</w:t>
      </w:r>
    </w:p>
    <w:p w14:paraId="5DFE6CFD" w14:textId="77777777" w:rsidR="00892E6D" w:rsidRPr="007D4FD6" w:rsidRDefault="00892E6D" w:rsidP="00892E6D">
      <w:pPr>
        <w:pStyle w:val="IntenseQuote"/>
        <w:rPr>
          <w:color w:val="FF0000"/>
        </w:rPr>
      </w:pPr>
      <w:r w:rsidRPr="007D4FD6">
        <w:rPr>
          <w:color w:val="FF0000"/>
        </w:rPr>
        <w:t xml:space="preserve">Pode-se assinalar que maior parte dos primeiros estudos econométricos sobre o crescimento dos países industrializados atribuiu maior parcela do crescimento medido ao progresso técnico, em vez de considera-lo resultado do aumento do volume dos tradicionais insumos de capital e trabalho. Apesar disso, a mudança técnica permaneceu à margem e não no centro das análises econômicas. </w:t>
      </w:r>
      <w:sdt>
        <w:sdtPr>
          <w:rPr>
            <w:color w:val="FF0000"/>
          </w:rPr>
          <w:id w:val="1385527485"/>
          <w:citation/>
        </w:sdtPr>
        <w:sdtEndPr/>
        <w:sdtContent>
          <w:r w:rsidRPr="007D4FD6">
            <w:rPr>
              <w:color w:val="FF0000"/>
            </w:rPr>
            <w:fldChar w:fldCharType="begin"/>
          </w:r>
          <w:r w:rsidRPr="007D4FD6">
            <w:rPr>
              <w:color w:val="FF0000"/>
            </w:rPr>
            <w:instrText xml:space="preserve">CITATION FRE88 \p 21 \l 1046 </w:instrText>
          </w:r>
          <w:r w:rsidRPr="007D4FD6">
            <w:rPr>
              <w:color w:val="FF0000"/>
            </w:rPr>
            <w:fldChar w:fldCharType="separate"/>
          </w:r>
          <w:r w:rsidRPr="007D4FD6">
            <w:rPr>
              <w:noProof/>
              <w:color w:val="FF0000"/>
            </w:rPr>
            <w:t>(FREEMAN &amp; SOETE, 2008, p. 21)</w:t>
          </w:r>
          <w:r w:rsidRPr="007D4FD6">
            <w:rPr>
              <w:color w:val="FF0000"/>
            </w:rPr>
            <w:fldChar w:fldCharType="end"/>
          </w:r>
        </w:sdtContent>
      </w:sdt>
    </w:p>
    <w:p w14:paraId="04A80ED0" w14:textId="77777777" w:rsidR="00892E6D" w:rsidRPr="007D4FD6" w:rsidRDefault="00892E6D" w:rsidP="00892E6D">
      <w:pPr>
        <w:pStyle w:val="NoSpacing"/>
        <w:rPr>
          <w:color w:val="FF0000"/>
        </w:rPr>
      </w:pPr>
      <w:r w:rsidRPr="007D4FD6">
        <w:rPr>
          <w:color w:val="FF0000"/>
        </w:rPr>
        <w:t xml:space="preserve">Segundo Freeman e </w:t>
      </w:r>
      <w:proofErr w:type="spellStart"/>
      <w:r w:rsidRPr="007D4FD6">
        <w:rPr>
          <w:color w:val="FF0000"/>
        </w:rPr>
        <w:t>Soete</w:t>
      </w:r>
      <w:proofErr w:type="spellEnd"/>
      <w:r w:rsidRPr="007D4FD6">
        <w:rPr>
          <w:color w:val="FF0000"/>
        </w:rPr>
        <w:t xml:space="preserve"> </w:t>
      </w:r>
      <w:sdt>
        <w:sdtPr>
          <w:rPr>
            <w:color w:val="FF0000"/>
          </w:rPr>
          <w:id w:val="-1350556672"/>
          <w:citation/>
        </w:sdtPr>
        <w:sdtEndPr/>
        <w:sdtContent>
          <w:r w:rsidRPr="007D4FD6">
            <w:rPr>
              <w:color w:val="FF0000"/>
            </w:rPr>
            <w:fldChar w:fldCharType="begin"/>
          </w:r>
          <w:r w:rsidRPr="007D4FD6">
            <w:rPr>
              <w:color w:val="FF0000"/>
            </w:rPr>
            <w:instrText xml:space="preserve">CITATION FRE88 \p 22 \n  \l 1046 </w:instrText>
          </w:r>
          <w:r w:rsidRPr="007D4FD6">
            <w:rPr>
              <w:color w:val="FF0000"/>
            </w:rPr>
            <w:fldChar w:fldCharType="separate"/>
          </w:r>
          <w:r w:rsidRPr="007D4FD6">
            <w:rPr>
              <w:noProof/>
              <w:color w:val="FF0000"/>
            </w:rPr>
            <w:t>(2008, p. 22)</w:t>
          </w:r>
          <w:r w:rsidRPr="007D4FD6">
            <w:rPr>
              <w:color w:val="FF0000"/>
            </w:rPr>
            <w:fldChar w:fldCharType="end"/>
          </w:r>
        </w:sdtContent>
      </w:sdt>
      <w:r w:rsidRPr="007D4FD6">
        <w:rPr>
          <w:color w:val="FF0000"/>
        </w:rPr>
        <w:t>, o Banco Mundial em 1991, passou a atribuir ao progresso técnico como um fator fundamental no processo de desenvolvimento econômico, principalmente aqueles que estão relacionados aos investimentos intangíveis.</w:t>
      </w:r>
    </w:p>
    <w:p w14:paraId="3E4D006E" w14:textId="77777777" w:rsidR="00892E6D" w:rsidRPr="007D4FD6" w:rsidRDefault="00892E6D" w:rsidP="00892E6D">
      <w:pPr>
        <w:pStyle w:val="IntenseQuote"/>
        <w:rPr>
          <w:color w:val="FF0000"/>
        </w:rPr>
      </w:pPr>
      <w:r w:rsidRPr="007D4FD6">
        <w:rPr>
          <w:color w:val="FF0000"/>
        </w:rPr>
        <w:t>Os economistas têm reconhecido há muito tempo a importância da ciência e da tecnologia no crescimento econômico e na produtividade</w:t>
      </w:r>
      <w:proofErr w:type="gramStart"/>
      <w:r w:rsidRPr="007D4FD6">
        <w:rPr>
          <w:color w:val="FF0000"/>
        </w:rPr>
        <w:t>... Sem</w:t>
      </w:r>
      <w:proofErr w:type="gramEnd"/>
      <w:r w:rsidRPr="007D4FD6">
        <w:rPr>
          <w:color w:val="FF0000"/>
        </w:rPr>
        <w:t xml:space="preserve"> mudança tecnológica, a acumulação do capital não se sustenta – a taxa de crescimento per capita da economia tenderá inexoravelmente a zero. As invenções de novas máquinas e de produtos intermediários proporcionam oportunidades para novos investimentos. </w:t>
      </w:r>
      <w:sdt>
        <w:sdtPr>
          <w:rPr>
            <w:color w:val="FF0000"/>
          </w:rPr>
          <w:id w:val="-744185457"/>
          <w:citation/>
        </w:sdtPr>
        <w:sdtEndPr/>
        <w:sdtContent>
          <w:r w:rsidRPr="007D4FD6">
            <w:rPr>
              <w:color w:val="FF0000"/>
            </w:rPr>
            <w:fldChar w:fldCharType="begin"/>
          </w:r>
          <w:r w:rsidRPr="007D4FD6">
            <w:rPr>
              <w:color w:val="FF0000"/>
            </w:rPr>
            <w:instrText xml:space="preserve">CITATION FRE88 \p 541 \l 1046 </w:instrText>
          </w:r>
          <w:r w:rsidRPr="007D4FD6">
            <w:rPr>
              <w:color w:val="FF0000"/>
            </w:rPr>
            <w:fldChar w:fldCharType="separate"/>
          </w:r>
          <w:r w:rsidRPr="007D4FD6">
            <w:rPr>
              <w:noProof/>
              <w:color w:val="FF0000"/>
            </w:rPr>
            <w:t>(FREEMAN &amp; SOETE, 2008, p. 541)</w:t>
          </w:r>
          <w:r w:rsidRPr="007D4FD6">
            <w:rPr>
              <w:color w:val="FF0000"/>
            </w:rPr>
            <w:fldChar w:fldCharType="end"/>
          </w:r>
        </w:sdtContent>
      </w:sdt>
    </w:p>
    <w:p w14:paraId="2B163EA6" w14:textId="77777777" w:rsidR="00892E6D" w:rsidRPr="007D4FD6" w:rsidRDefault="00892E6D" w:rsidP="00892E6D">
      <w:pPr>
        <w:pStyle w:val="Heading3"/>
        <w:rPr>
          <w:color w:val="FF0000"/>
        </w:rPr>
      </w:pPr>
      <w:bookmarkStart w:id="308" w:name="_Toc45888583"/>
      <w:r w:rsidRPr="007D4FD6">
        <w:rPr>
          <w:color w:val="FF0000"/>
        </w:rPr>
        <w:t>DESENVOLVIMENTO SUSTENTÁVEL</w:t>
      </w:r>
      <w:bookmarkEnd w:id="308"/>
    </w:p>
    <w:p w14:paraId="0F6E331C" w14:textId="77777777" w:rsidR="00892E6D" w:rsidRPr="007D4FD6" w:rsidRDefault="00892E6D" w:rsidP="00892E6D">
      <w:pPr>
        <w:rPr>
          <w:color w:val="FF0000"/>
        </w:rPr>
      </w:pPr>
      <w:r w:rsidRPr="007D4FD6">
        <w:rPr>
          <w:color w:val="FF0000"/>
        </w:rPr>
        <w:t>Compreende-se por Desenvolvimento Sustentável, aquele que busca atender as necessidades atuais, utilizando os recursos de forma consciente, sem esgotá-los, não comprometendo assim a capacidade das gerações futuras de garantir seu sustento. O que pode ser mantido ou sustentado como aborda Carvalho</w:t>
      </w:r>
      <w:sdt>
        <w:sdtPr>
          <w:rPr>
            <w:color w:val="FF0000"/>
          </w:rPr>
          <w:id w:val="-959805585"/>
          <w:citation/>
        </w:sdtPr>
        <w:sdtEndPr/>
        <w:sdtContent>
          <w:r w:rsidRPr="007D4FD6">
            <w:rPr>
              <w:color w:val="FF0000"/>
            </w:rPr>
            <w:fldChar w:fldCharType="begin"/>
          </w:r>
          <w:r w:rsidRPr="007D4FD6">
            <w:rPr>
              <w:color w:val="FF0000"/>
            </w:rPr>
            <w:instrText xml:space="preserve">CITATION CAR08 \n  \l 1046 </w:instrText>
          </w:r>
          <w:r w:rsidRPr="007D4FD6">
            <w:rPr>
              <w:color w:val="FF0000"/>
            </w:rPr>
            <w:fldChar w:fldCharType="separate"/>
          </w:r>
          <w:r w:rsidRPr="007D4FD6">
            <w:rPr>
              <w:noProof/>
              <w:color w:val="FF0000"/>
            </w:rPr>
            <w:t xml:space="preserve"> (2008)</w:t>
          </w:r>
          <w:r w:rsidRPr="007D4FD6">
            <w:rPr>
              <w:color w:val="FF0000"/>
            </w:rPr>
            <w:fldChar w:fldCharType="end"/>
          </w:r>
        </w:sdtContent>
      </w:sdt>
      <w:r w:rsidRPr="007D4FD6">
        <w:rPr>
          <w:color w:val="FF0000"/>
        </w:rPr>
        <w:t xml:space="preserve">. </w:t>
      </w:r>
    </w:p>
    <w:p w14:paraId="11AB739E" w14:textId="77777777" w:rsidR="00892E6D" w:rsidRPr="007D4FD6" w:rsidRDefault="00892E6D" w:rsidP="00892E6D">
      <w:pPr>
        <w:pStyle w:val="IntenseQuote"/>
        <w:rPr>
          <w:color w:val="FF0000"/>
        </w:rPr>
      </w:pPr>
      <w:r w:rsidRPr="007D4FD6">
        <w:rPr>
          <w:color w:val="FF0000"/>
        </w:rPr>
        <w:t xml:space="preserve">As principais forças indutoras e direcionadoras ao desenvolvimento em biotecnologia são a demanda econômica, direcionada pela indústria, políticas nacionais e internacionais, frequentemente influenciadas ela pressão pública e os </w:t>
      </w:r>
      <w:r w:rsidRPr="007D4FD6">
        <w:rPr>
          <w:color w:val="FF0000"/>
        </w:rPr>
        <w:lastRenderedPageBreak/>
        <w:t xml:space="preserve">avanças em ciência e tecnologia. Juntos estes componentes catalisam o desenvolvimento da biotecnologia, com a geração de novos mercados, solução de problemas crônicos e emergentes [escassez, degradação ambiental] e a melhoria da eficiência e custo de processos industriais. </w:t>
      </w:r>
      <w:sdt>
        <w:sdtPr>
          <w:rPr>
            <w:color w:val="FF0000"/>
          </w:rPr>
          <w:id w:val="-1135416511"/>
          <w:citation/>
        </w:sdtPr>
        <w:sdtEndPr/>
        <w:sdtContent>
          <w:r w:rsidRPr="007D4FD6">
            <w:rPr>
              <w:color w:val="FF0000"/>
            </w:rPr>
            <w:fldChar w:fldCharType="begin"/>
          </w:r>
          <w:r w:rsidRPr="007D4FD6">
            <w:rPr>
              <w:color w:val="FF0000"/>
            </w:rPr>
            <w:instrText xml:space="preserve">CITATION CAN04 \p "236 apud BULL et all, 2000" \l 1046 </w:instrText>
          </w:r>
          <w:r w:rsidRPr="007D4FD6">
            <w:rPr>
              <w:color w:val="FF0000"/>
            </w:rPr>
            <w:fldChar w:fldCharType="separate"/>
          </w:r>
          <w:r w:rsidRPr="007D4FD6">
            <w:rPr>
              <w:noProof/>
              <w:color w:val="FF0000"/>
            </w:rPr>
            <w:t>(CANHOS &amp; MANFIO, 2004, pp. 236 apud BULL et all, 2000)</w:t>
          </w:r>
          <w:r w:rsidRPr="007D4FD6">
            <w:rPr>
              <w:color w:val="FF0000"/>
            </w:rPr>
            <w:fldChar w:fldCharType="end"/>
          </w:r>
        </w:sdtContent>
      </w:sdt>
    </w:p>
    <w:p w14:paraId="797F41F2" w14:textId="77777777" w:rsidR="00892E6D" w:rsidRPr="007D4FD6" w:rsidRDefault="00892E6D" w:rsidP="00892E6D">
      <w:pPr>
        <w:rPr>
          <w:color w:val="FF0000"/>
        </w:rPr>
      </w:pPr>
      <w:r w:rsidRPr="007D4FD6">
        <w:rPr>
          <w:color w:val="FF0000"/>
        </w:rPr>
        <w:t xml:space="preserve">Conforme Nobre &amp; Araújo  </w:t>
      </w:r>
      <w:sdt>
        <w:sdtPr>
          <w:rPr>
            <w:color w:val="FF0000"/>
          </w:rPr>
          <w:id w:val="-1319579817"/>
          <w:citation/>
        </w:sdtPr>
        <w:sdtEndPr/>
        <w:sdtContent>
          <w:r w:rsidRPr="007D4FD6">
            <w:rPr>
              <w:color w:val="FF0000"/>
            </w:rPr>
            <w:fldChar w:fldCharType="begin"/>
          </w:r>
          <w:r w:rsidRPr="007D4FD6">
            <w:rPr>
              <w:color w:val="FF0000"/>
            </w:rPr>
            <w:instrText xml:space="preserve">CITATION NOB09 \n  \l 1046 </w:instrText>
          </w:r>
          <w:r w:rsidRPr="007D4FD6">
            <w:rPr>
              <w:color w:val="FF0000"/>
            </w:rPr>
            <w:fldChar w:fldCharType="separate"/>
          </w:r>
          <w:r w:rsidRPr="007D4FD6">
            <w:rPr>
              <w:noProof/>
              <w:color w:val="FF0000"/>
            </w:rPr>
            <w:t>(2009)</w:t>
          </w:r>
          <w:r w:rsidRPr="007D4FD6">
            <w:rPr>
              <w:color w:val="FF0000"/>
            </w:rPr>
            <w:fldChar w:fldCharType="end"/>
          </w:r>
        </w:sdtContent>
      </w:sdt>
      <w:r w:rsidRPr="007D4FD6">
        <w:rPr>
          <w:color w:val="FF0000"/>
        </w:rPr>
        <w:t xml:space="preserve"> o termo sustentabilidade “provém da palavra latina </w:t>
      </w:r>
      <w:proofErr w:type="spellStart"/>
      <w:r w:rsidRPr="007D4FD6">
        <w:rPr>
          <w:i/>
          <w:color w:val="FF0000"/>
        </w:rPr>
        <w:t>sustinere</w:t>
      </w:r>
      <w:proofErr w:type="spellEnd"/>
      <w:r w:rsidRPr="007D4FD6">
        <w:rPr>
          <w:color w:val="FF0000"/>
        </w:rPr>
        <w:t xml:space="preserve">, e significa `manter vivo`, “defender”. Segundo </w:t>
      </w:r>
      <w:r w:rsidRPr="007D4FD6">
        <w:rPr>
          <w:noProof/>
          <w:color w:val="FF0000"/>
        </w:rPr>
        <w:t>Rodriguez &amp; Pais</w:t>
      </w:r>
      <w:sdt>
        <w:sdtPr>
          <w:rPr>
            <w:color w:val="FF0000"/>
          </w:rPr>
          <w:id w:val="-759377027"/>
          <w:citation/>
        </w:sdtPr>
        <w:sdtEndPr/>
        <w:sdtContent>
          <w:r w:rsidRPr="007D4FD6">
            <w:rPr>
              <w:color w:val="FF0000"/>
            </w:rPr>
            <w:fldChar w:fldCharType="begin"/>
          </w:r>
          <w:r w:rsidRPr="007D4FD6">
            <w:rPr>
              <w:color w:val="FF0000"/>
            </w:rPr>
            <w:instrText xml:space="preserve">CITATION ROD02 \n  \l 1046 </w:instrText>
          </w:r>
          <w:r w:rsidRPr="007D4FD6">
            <w:rPr>
              <w:color w:val="FF0000"/>
            </w:rPr>
            <w:fldChar w:fldCharType="separate"/>
          </w:r>
          <w:r w:rsidRPr="007D4FD6">
            <w:rPr>
              <w:noProof/>
              <w:color w:val="FF0000"/>
            </w:rPr>
            <w:t xml:space="preserve"> (2002)</w:t>
          </w:r>
          <w:r w:rsidRPr="007D4FD6">
            <w:rPr>
              <w:color w:val="FF0000"/>
            </w:rPr>
            <w:fldChar w:fldCharType="end"/>
          </w:r>
        </w:sdtContent>
      </w:sdt>
      <w:r w:rsidRPr="007D4FD6">
        <w:rPr>
          <w:color w:val="FF0000"/>
        </w:rPr>
        <w:t>, existem três vertentes do Desenvolvimento Sustentável: econômica, ambiental e social.</w:t>
      </w:r>
    </w:p>
    <w:p w14:paraId="2211E10B" w14:textId="77777777" w:rsidR="00892E6D" w:rsidRPr="007D4FD6" w:rsidRDefault="00892E6D" w:rsidP="00892E6D">
      <w:pPr>
        <w:pStyle w:val="IntenseQuote"/>
        <w:rPr>
          <w:color w:val="FF0000"/>
        </w:rPr>
      </w:pPr>
      <w:r w:rsidRPr="007D4FD6">
        <w:rPr>
          <w:color w:val="FF0000"/>
        </w:rPr>
        <w:t>Este conceito é o resultado da constatação de que o crescimento económico...não pode ser feito sem que se verifiquem 2 [duas]</w:t>
      </w:r>
      <w:r w:rsidRPr="007D4FD6">
        <w:rPr>
          <w:rFonts w:ascii="MS Mincho" w:eastAsia="MS Mincho" w:hAnsi="MS Mincho" w:cs="MS Mincho"/>
          <w:color w:val="FF0000"/>
        </w:rPr>
        <w:t> </w:t>
      </w:r>
      <w:proofErr w:type="gramStart"/>
      <w:r w:rsidRPr="007D4FD6">
        <w:rPr>
          <w:color w:val="FF0000"/>
        </w:rPr>
        <w:t>evoluções</w:t>
      </w:r>
      <w:proofErr w:type="gramEnd"/>
      <w:r w:rsidRPr="007D4FD6">
        <w:rPr>
          <w:color w:val="FF0000"/>
        </w:rPr>
        <w:t xml:space="preserve"> a outros níveis da sociedade. (RODRIGUES, 2002, pág.4) </w:t>
      </w:r>
    </w:p>
    <w:p w14:paraId="22F32DDA" w14:textId="77777777" w:rsidR="00892E6D" w:rsidRPr="007D4FD6" w:rsidRDefault="00892E6D" w:rsidP="00892E6D">
      <w:pPr>
        <w:rPr>
          <w:color w:val="FF0000"/>
        </w:rPr>
      </w:pPr>
    </w:p>
    <w:p w14:paraId="6632C947" w14:textId="77777777" w:rsidR="00892E6D" w:rsidRPr="007D4FD6" w:rsidRDefault="00892E6D" w:rsidP="00892E6D">
      <w:pPr>
        <w:rPr>
          <w:color w:val="FF0000"/>
        </w:rPr>
      </w:pPr>
      <w:r w:rsidRPr="007D4FD6">
        <w:rPr>
          <w:color w:val="FF0000"/>
        </w:rPr>
        <w:t>Para a organização mundial do meio ambiente  – WCED</w:t>
      </w:r>
      <w:r w:rsidRPr="007D4FD6">
        <w:rPr>
          <w:rStyle w:val="FootnoteReference"/>
          <w:color w:val="FF0000"/>
        </w:rPr>
        <w:footnoteReference w:id="8"/>
      </w:r>
      <w:r w:rsidRPr="007D4FD6">
        <w:rPr>
          <w:color w:val="FF0000"/>
        </w:rPr>
        <w:t xml:space="preserve">, os biopolímeros e polímeros verdes, diante suas especificações que o tornam viáveis como substitutos parciais ou completos aos polímeros fósseis, se encaixam no conceito de sustentabilidade, surgindo a classificação de polímeros sustentáveis </w:t>
      </w:r>
      <w:sdt>
        <w:sdtPr>
          <w:rPr>
            <w:color w:val="FF0000"/>
          </w:rPr>
          <w:id w:val="448361364"/>
          <w:citation/>
        </w:sdtPr>
        <w:sdtEndPr/>
        <w:sdtContent>
          <w:r w:rsidRPr="007D4FD6">
            <w:rPr>
              <w:color w:val="FF0000"/>
            </w:rPr>
            <w:fldChar w:fldCharType="begin"/>
          </w:r>
          <w:r w:rsidRPr="007D4FD6">
            <w:rPr>
              <w:color w:val="FF0000"/>
            </w:rPr>
            <w:instrText xml:space="preserve">CITATION BRI11 \p 130 \l 1046 </w:instrText>
          </w:r>
          <w:r w:rsidRPr="007D4FD6">
            <w:rPr>
              <w:color w:val="FF0000"/>
            </w:rPr>
            <w:fldChar w:fldCharType="separate"/>
          </w:r>
          <w:r w:rsidRPr="007D4FD6">
            <w:rPr>
              <w:noProof/>
              <w:color w:val="FF0000"/>
            </w:rPr>
            <w:t>(BRITO, et al., 2011, p. 130)</w:t>
          </w:r>
          <w:r w:rsidRPr="007D4FD6">
            <w:rPr>
              <w:color w:val="FF0000"/>
            </w:rPr>
            <w:fldChar w:fldCharType="end"/>
          </w:r>
        </w:sdtContent>
      </w:sdt>
    </w:p>
    <w:p w14:paraId="456094C4" w14:textId="77777777" w:rsidR="00892E6D" w:rsidRPr="007D4FD6" w:rsidRDefault="00892E6D" w:rsidP="00892E6D">
      <w:pPr>
        <w:pStyle w:val="IntenseQuote"/>
        <w:rPr>
          <w:color w:val="FF0000"/>
        </w:rPr>
      </w:pPr>
      <w:r w:rsidRPr="007D4FD6">
        <w:rPr>
          <w:color w:val="FF0000"/>
        </w:rPr>
        <w:t xml:space="preserve">[A inovações]... são cruciais para a conservação dos recursos naturais a longo prazo e para a melhoria do meio ambiente. E preservação das mais diversas formas de poluição, como a reciclagem... de produtos inúteis, depende também do avanço tecnológico, bem como das inovações sociais. </w:t>
      </w:r>
      <w:sdt>
        <w:sdtPr>
          <w:rPr>
            <w:color w:val="FF0000"/>
          </w:rPr>
          <w:id w:val="-1729449621"/>
          <w:citation/>
        </w:sdtPr>
        <w:sdtEndPr/>
        <w:sdtContent>
          <w:r w:rsidRPr="007D4FD6">
            <w:rPr>
              <w:color w:val="FF0000"/>
            </w:rPr>
            <w:fldChar w:fldCharType="begin"/>
          </w:r>
          <w:r w:rsidRPr="007D4FD6">
            <w:rPr>
              <w:color w:val="FF0000"/>
            </w:rPr>
            <w:instrText xml:space="preserve"> CITATION FRE88 \l 1046 </w:instrText>
          </w:r>
          <w:r w:rsidRPr="007D4FD6">
            <w:rPr>
              <w:color w:val="FF0000"/>
            </w:rPr>
            <w:fldChar w:fldCharType="separate"/>
          </w:r>
          <w:r w:rsidRPr="007D4FD6">
            <w:rPr>
              <w:noProof/>
              <w:color w:val="FF0000"/>
            </w:rPr>
            <w:t>(FREEMAN &amp; SOETE, 2008)</w:t>
          </w:r>
          <w:r w:rsidRPr="007D4FD6">
            <w:rPr>
              <w:color w:val="FF0000"/>
            </w:rPr>
            <w:fldChar w:fldCharType="end"/>
          </w:r>
        </w:sdtContent>
      </w:sdt>
    </w:p>
    <w:p w14:paraId="2537F33A" w14:textId="77777777" w:rsidR="00892E6D" w:rsidRPr="007D4FD6" w:rsidRDefault="00892E6D" w:rsidP="00892E6D">
      <w:pPr>
        <w:pStyle w:val="Heading3"/>
        <w:rPr>
          <w:color w:val="FF0000"/>
        </w:rPr>
      </w:pPr>
      <w:bookmarkStart w:id="309" w:name="_Toc45888584"/>
      <w:r w:rsidRPr="007D4FD6">
        <w:rPr>
          <w:color w:val="FF0000"/>
        </w:rPr>
        <w:t>BIOECONOMIA</w:t>
      </w:r>
      <w:bookmarkEnd w:id="309"/>
      <w:r w:rsidRPr="007D4FD6">
        <w:rPr>
          <w:color w:val="FF0000"/>
        </w:rPr>
        <w:t xml:space="preserve"> </w:t>
      </w:r>
    </w:p>
    <w:p w14:paraId="6E7AD19B" w14:textId="77777777" w:rsidR="00892E6D" w:rsidRPr="007D4FD6" w:rsidRDefault="00892E6D" w:rsidP="00892E6D">
      <w:pPr>
        <w:rPr>
          <w:color w:val="FF0000"/>
        </w:rPr>
      </w:pPr>
      <w:r w:rsidRPr="007D4FD6">
        <w:rPr>
          <w:color w:val="FF0000"/>
        </w:rPr>
        <w:t xml:space="preserve">Segundo a publicação </w:t>
      </w:r>
      <w:sdt>
        <w:sdtPr>
          <w:rPr>
            <w:color w:val="FF0000"/>
          </w:rPr>
          <w:id w:val="718167636"/>
          <w:citation/>
        </w:sdtPr>
        <w:sdtEndPr/>
        <w:sdtContent>
          <w:r w:rsidRPr="007D4FD6">
            <w:rPr>
              <w:color w:val="FF0000"/>
            </w:rPr>
            <w:fldChar w:fldCharType="begin"/>
          </w:r>
          <w:r w:rsidRPr="007D4FD6">
            <w:rPr>
              <w:color w:val="FF0000"/>
            </w:rPr>
            <w:instrText xml:space="preserve">CITATION Con \l 1046 </w:instrText>
          </w:r>
          <w:r w:rsidRPr="007D4FD6">
            <w:rPr>
              <w:color w:val="FF0000"/>
            </w:rPr>
            <w:fldChar w:fldCharType="separate"/>
          </w:r>
          <w:r w:rsidRPr="007D4FD6">
            <w:rPr>
              <w:noProof/>
              <w:color w:val="FF0000"/>
            </w:rPr>
            <w:t>(CNI-HARVARD, 2013)</w:t>
          </w:r>
          <w:r w:rsidRPr="007D4FD6">
            <w:rPr>
              <w:color w:val="FF0000"/>
            </w:rPr>
            <w:fldChar w:fldCharType="end"/>
          </w:r>
        </w:sdtContent>
      </w:sdt>
      <w:r w:rsidRPr="007D4FD6">
        <w:rPr>
          <w:color w:val="FF0000"/>
        </w:rPr>
        <w:t xml:space="preserve">, “A </w:t>
      </w:r>
      <w:proofErr w:type="spellStart"/>
      <w:r w:rsidRPr="007D4FD6">
        <w:rPr>
          <w:color w:val="FF0000"/>
        </w:rPr>
        <w:t>bioeconomia</w:t>
      </w:r>
      <w:proofErr w:type="spellEnd"/>
      <w:r w:rsidRPr="007D4FD6">
        <w:rPr>
          <w:color w:val="FF0000"/>
        </w:rPr>
        <w:t xml:space="preserve"> surge como um novo paradigma para o desenvolvimento sustentável no longo prazo para o século 21.” Para a publicação, o ponto decisivo tem relação com velocidade de alongamento das possibilidades decorrentes pelas ciências biológicas e suas aplacações para solucionar problemas complexos do cotidiano. </w:t>
      </w:r>
    </w:p>
    <w:p w14:paraId="78C829D5" w14:textId="77777777" w:rsidR="00892E6D" w:rsidRPr="007D4FD6" w:rsidRDefault="00892E6D" w:rsidP="00892E6D">
      <w:pPr>
        <w:pStyle w:val="IntenseQuote"/>
        <w:rPr>
          <w:color w:val="FF0000"/>
        </w:rPr>
      </w:pPr>
      <w:r w:rsidRPr="007D4FD6">
        <w:rPr>
          <w:color w:val="FF0000"/>
        </w:rPr>
        <w:t xml:space="preserve">...estamos cada vez mais em um período de rápidas mudanças na linguagem; agora não apenas de que forma a vida é codificada (genoma, DNA), como também copiar esse código da vida (clonagem) [... e também editar]. Por sermos capaz de clonar, uma vez encontrada a fórmula correta para uma bactéria que produz uma vacina, será fácil produzir muitas vacinas em curto espaço de tempo. O mesmo ocorre com cepas específicas de milho ou soja, e isso também será verdade se for possível programar algas para produzir produtos químicos. </w:t>
      </w:r>
      <w:sdt>
        <w:sdtPr>
          <w:rPr>
            <w:color w:val="FF0000"/>
          </w:rPr>
          <w:id w:val="34709861"/>
          <w:citation/>
        </w:sdtPr>
        <w:sdtEndPr/>
        <w:sdtContent>
          <w:r w:rsidRPr="007D4FD6">
            <w:rPr>
              <w:color w:val="FF0000"/>
            </w:rPr>
            <w:fldChar w:fldCharType="begin"/>
          </w:r>
          <w:r w:rsidRPr="007D4FD6">
            <w:rPr>
              <w:color w:val="FF0000"/>
            </w:rPr>
            <w:instrText xml:space="preserve"> CITATION ENR13 \l 1046 </w:instrText>
          </w:r>
          <w:r w:rsidRPr="007D4FD6">
            <w:rPr>
              <w:color w:val="FF0000"/>
            </w:rPr>
            <w:fldChar w:fldCharType="separate"/>
          </w:r>
          <w:r w:rsidRPr="007D4FD6">
            <w:rPr>
              <w:noProof/>
              <w:color w:val="FF0000"/>
            </w:rPr>
            <w:t>(ENRIQUEZ, 2013)</w:t>
          </w:r>
          <w:r w:rsidRPr="007D4FD6">
            <w:rPr>
              <w:color w:val="FF0000"/>
            </w:rPr>
            <w:fldChar w:fldCharType="end"/>
          </w:r>
        </w:sdtContent>
      </w:sdt>
    </w:p>
    <w:p w14:paraId="31F9BA67" w14:textId="77777777" w:rsidR="00892E6D" w:rsidRPr="007D4FD6" w:rsidRDefault="00892E6D" w:rsidP="00892E6D">
      <w:pPr>
        <w:rPr>
          <w:color w:val="FF0000"/>
        </w:rPr>
      </w:pPr>
      <w:r w:rsidRPr="007D4FD6">
        <w:rPr>
          <w:color w:val="FF0000"/>
        </w:rPr>
        <w:lastRenderedPageBreak/>
        <w:t xml:space="preserve">Nesse sentido a </w:t>
      </w:r>
      <w:proofErr w:type="spellStart"/>
      <w:r w:rsidRPr="007D4FD6">
        <w:rPr>
          <w:color w:val="FF0000"/>
        </w:rPr>
        <w:t>Bioeconomia</w:t>
      </w:r>
      <w:proofErr w:type="spellEnd"/>
      <w:r w:rsidRPr="007D4FD6">
        <w:rPr>
          <w:color w:val="FF0000"/>
        </w:rPr>
        <w:t xml:space="preserve"> aponta como decorrência do ciclo de inovações resultantes das pesquisas na área de ciências biológicas, diretamente relacionada ao desenvolvimento e emprego de produtos e processos biológicos, com aplicação nas áreas de saúde, agropecuária e insumos produtivos, envolvendo uma gama de segmentos industriais. </w:t>
      </w:r>
      <w:sdt>
        <w:sdtPr>
          <w:rPr>
            <w:color w:val="FF0000"/>
          </w:rPr>
          <w:id w:val="-1036889551"/>
          <w:citation/>
        </w:sdtPr>
        <w:sdtEndPr/>
        <w:sdtContent>
          <w:r w:rsidRPr="007D4FD6">
            <w:rPr>
              <w:color w:val="FF0000"/>
            </w:rPr>
            <w:fldChar w:fldCharType="begin"/>
          </w:r>
          <w:r w:rsidRPr="007D4FD6">
            <w:rPr>
              <w:color w:val="FF0000"/>
            </w:rPr>
            <w:instrText xml:space="preserve"> CITATION AND13 \l 1046 </w:instrText>
          </w:r>
          <w:r w:rsidRPr="007D4FD6">
            <w:rPr>
              <w:color w:val="FF0000"/>
            </w:rPr>
            <w:fldChar w:fldCharType="separate"/>
          </w:r>
          <w:r w:rsidRPr="007D4FD6">
            <w:rPr>
              <w:noProof/>
              <w:color w:val="FF0000"/>
            </w:rPr>
            <w:t>(ANDRADE, 2013)</w:t>
          </w:r>
          <w:r w:rsidRPr="007D4FD6">
            <w:rPr>
              <w:color w:val="FF0000"/>
            </w:rPr>
            <w:fldChar w:fldCharType="end"/>
          </w:r>
        </w:sdtContent>
      </w:sdt>
    </w:p>
    <w:p w14:paraId="5470DC28" w14:textId="77777777" w:rsidR="00892E6D" w:rsidRPr="007D4FD6" w:rsidRDefault="00892E6D" w:rsidP="00892E6D">
      <w:pPr>
        <w:pStyle w:val="IntenseQuote"/>
        <w:rPr>
          <w:color w:val="FF0000"/>
        </w:rPr>
      </w:pPr>
      <w:r w:rsidRPr="007D4FD6">
        <w:rPr>
          <w:color w:val="FF0000"/>
        </w:rPr>
        <w:t xml:space="preserve">E à medida que as curvas de custos colapsam e a produção aumenta, é possível observar, nas ciências da vida, um fenômeno semelhante ao que ocorreu no código digital. No início, o código digital era uma linguagem obscura utilizada por </w:t>
      </w:r>
      <w:proofErr w:type="spellStart"/>
      <w:r w:rsidRPr="007D4FD6">
        <w:rPr>
          <w:i/>
          <w:color w:val="FF0000"/>
        </w:rPr>
        <w:t>nerds</w:t>
      </w:r>
      <w:proofErr w:type="spellEnd"/>
      <w:r w:rsidRPr="007D4FD6">
        <w:rPr>
          <w:color w:val="FF0000"/>
        </w:rPr>
        <w:t xml:space="preserve">, ao passo que hoje é uma linguagem onipresente, utilizada por todos no mundo inteiro. </w:t>
      </w:r>
      <w:sdt>
        <w:sdtPr>
          <w:rPr>
            <w:color w:val="FF0000"/>
          </w:rPr>
          <w:id w:val="-937978704"/>
          <w:citation/>
        </w:sdtPr>
        <w:sdtEndPr/>
        <w:sdtContent>
          <w:r w:rsidRPr="007D4FD6">
            <w:rPr>
              <w:color w:val="FF0000"/>
            </w:rPr>
            <w:fldChar w:fldCharType="begin"/>
          </w:r>
          <w:r w:rsidRPr="007D4FD6">
            <w:rPr>
              <w:color w:val="FF0000"/>
            </w:rPr>
            <w:instrText xml:space="preserve">CITATION ENR13 \p "P. 6" \l 1046 </w:instrText>
          </w:r>
          <w:r w:rsidRPr="007D4FD6">
            <w:rPr>
              <w:color w:val="FF0000"/>
            </w:rPr>
            <w:fldChar w:fldCharType="separate"/>
          </w:r>
          <w:r w:rsidRPr="007D4FD6">
            <w:rPr>
              <w:noProof/>
              <w:color w:val="FF0000"/>
            </w:rPr>
            <w:t>(ENRIQUEZ, 2013, p. P. 6)</w:t>
          </w:r>
          <w:r w:rsidRPr="007D4FD6">
            <w:rPr>
              <w:color w:val="FF0000"/>
            </w:rPr>
            <w:fldChar w:fldCharType="end"/>
          </w:r>
        </w:sdtContent>
      </w:sdt>
    </w:p>
    <w:p w14:paraId="08BAC31A" w14:textId="77777777" w:rsidR="00892E6D" w:rsidRPr="007D4FD6" w:rsidRDefault="00892E6D" w:rsidP="00892E6D">
      <w:pPr>
        <w:pStyle w:val="Heading3"/>
        <w:rPr>
          <w:color w:val="FF0000"/>
        </w:rPr>
      </w:pPr>
      <w:bookmarkStart w:id="310" w:name="_Toc45888585"/>
      <w:r w:rsidRPr="007D4FD6">
        <w:rPr>
          <w:color w:val="FF0000"/>
        </w:rPr>
        <w:t>OFERTA E DEMANDA</w:t>
      </w:r>
      <w:bookmarkEnd w:id="310"/>
    </w:p>
    <w:p w14:paraId="7FDB6461" w14:textId="77777777" w:rsidR="00892E6D" w:rsidRPr="007D4FD6" w:rsidRDefault="00892E6D" w:rsidP="00892E6D">
      <w:pPr>
        <w:rPr>
          <w:color w:val="FF0000"/>
        </w:rPr>
      </w:pPr>
      <w:r w:rsidRPr="007D4FD6">
        <w:rPr>
          <w:color w:val="FF0000"/>
        </w:rPr>
        <w:t xml:space="preserve">A investigação sobre os fatores que envolvem a produção de biopolímeros no processo de inovação biotecnológica, como elemento potencial para solucionar problemas nas esferas econômicas, sociais e ambientais, proporcionando avanço no desenvolvimento econômico, passam primariamente por uma análise microeconômica em termos de oferta e demanda dos mercados e suas diversas configurações, e seu consequente efeito no cenário macroeconômico. </w:t>
      </w:r>
    </w:p>
    <w:p w14:paraId="1EA6D653" w14:textId="77777777" w:rsidR="00892E6D" w:rsidRPr="007D4FD6" w:rsidRDefault="00892E6D" w:rsidP="00892E6D">
      <w:pPr>
        <w:rPr>
          <w:color w:val="FF0000"/>
        </w:rPr>
      </w:pPr>
      <w:r w:rsidRPr="007D4FD6">
        <w:rPr>
          <w:color w:val="FF0000"/>
        </w:rPr>
        <w:t xml:space="preserve">As análises de oferta e demanda guardam relação com os níveis ótimos de atendimento das necessidades dos agentes econômicos no que se relacionam com a alocação, produção e distribuição dos recursos escassos a determinados níveis de preços e quantidades. </w:t>
      </w:r>
    </w:p>
    <w:p w14:paraId="0178F603" w14:textId="77777777" w:rsidR="00892E6D" w:rsidRPr="007D4FD6" w:rsidRDefault="00892E6D" w:rsidP="00892E6D">
      <w:pPr>
        <w:rPr>
          <w:color w:val="FF0000"/>
        </w:rPr>
      </w:pPr>
      <w:r w:rsidRPr="007D4FD6">
        <w:rPr>
          <w:color w:val="FF0000"/>
        </w:rPr>
        <w:t xml:space="preserve">A demanda e oferta, como mecanismos de mercado, determinam que o nível de preços e a quantidades estão relacionadas com a disposição dos agentes econômicos em consumir e produzir. Onde quantidade demandada apresenta uma relação inversa com nível de preço e a quantidade ofertada apresenta uma relação direta com o nível de preço.  </w:t>
      </w:r>
      <w:sdt>
        <w:sdtPr>
          <w:rPr>
            <w:color w:val="FF0000"/>
          </w:rPr>
          <w:id w:val="1277602767"/>
          <w:citation/>
        </w:sdtPr>
        <w:sdtEndPr/>
        <w:sdtContent>
          <w:r w:rsidRPr="007D4FD6">
            <w:rPr>
              <w:color w:val="FF0000"/>
            </w:rPr>
            <w:fldChar w:fldCharType="begin"/>
          </w:r>
          <w:r w:rsidRPr="007D4FD6">
            <w:rPr>
              <w:color w:val="FF0000"/>
            </w:rPr>
            <w:instrText xml:space="preserve">CITATION LOP15 \p 3 \l 1046 </w:instrText>
          </w:r>
          <w:r w:rsidRPr="007D4FD6">
            <w:rPr>
              <w:color w:val="FF0000"/>
            </w:rPr>
            <w:fldChar w:fldCharType="separate"/>
          </w:r>
          <w:r w:rsidRPr="007D4FD6">
            <w:rPr>
              <w:noProof/>
              <w:color w:val="FF0000"/>
            </w:rPr>
            <w:t>(LOPES &amp; VASCONCELLOS, 2015, p. 3)</w:t>
          </w:r>
          <w:r w:rsidRPr="007D4FD6">
            <w:rPr>
              <w:color w:val="FF0000"/>
            </w:rPr>
            <w:fldChar w:fldCharType="end"/>
          </w:r>
        </w:sdtContent>
      </w:sdt>
    </w:p>
    <w:p w14:paraId="18828BFC" w14:textId="77777777" w:rsidR="00892E6D" w:rsidRPr="007D4FD6" w:rsidRDefault="00892E6D" w:rsidP="00892E6D">
      <w:pPr>
        <w:rPr>
          <w:color w:val="FF0000"/>
        </w:rPr>
      </w:pPr>
      <w:r w:rsidRPr="007D4FD6">
        <w:rPr>
          <w:color w:val="FF0000"/>
        </w:rPr>
        <w:t xml:space="preserve">As análises de demanda e oferta se aprofundam a investigar aspectos relacionados a teoria do consumidor e suas preferências e restrições, a teoria da firma e composição da oferta, mercados de concorrência. </w:t>
      </w:r>
    </w:p>
    <w:p w14:paraId="6341138B" w14:textId="77777777" w:rsidR="00892E6D" w:rsidRPr="007D4FD6" w:rsidRDefault="00892E6D" w:rsidP="00892E6D">
      <w:pPr>
        <w:pStyle w:val="Heading3"/>
        <w:rPr>
          <w:color w:val="FF0000"/>
        </w:rPr>
      </w:pPr>
      <w:bookmarkStart w:id="311" w:name="_Toc45888586"/>
      <w:r w:rsidRPr="007D4FD6">
        <w:rPr>
          <w:color w:val="FF0000"/>
        </w:rPr>
        <w:t>ASSIMETRIA DE INFORMAÇÕES</w:t>
      </w:r>
      <w:bookmarkEnd w:id="311"/>
    </w:p>
    <w:p w14:paraId="5297AE66"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O objeto desse estudo partiu da proposta de verificar a assimetria de informações no processo de </w:t>
      </w:r>
      <w:proofErr w:type="spellStart"/>
      <w:r w:rsidRPr="007D4FD6">
        <w:rPr>
          <w:rStyle w:val="SubtleEmphasis"/>
          <w:color w:val="FF0000"/>
          <w:sz w:val="24"/>
          <w:szCs w:val="24"/>
        </w:rPr>
        <w:t>bioinovação</w:t>
      </w:r>
      <w:proofErr w:type="spellEnd"/>
      <w:r w:rsidRPr="007D4FD6">
        <w:rPr>
          <w:rStyle w:val="SubtleEmphasis"/>
          <w:color w:val="FF0000"/>
          <w:sz w:val="24"/>
          <w:szCs w:val="24"/>
        </w:rPr>
        <w:t xml:space="preserve"> tecnológica na produção industrial de biopolímeros. Essa assimetria possui componentes que podem ser avaliados sobre a ótica econômica que envolvem o capital; forças produtivas; alocação de recursos, técnicas produtivas; viabilidade econômica; desenvolvimento econômico; sustentabilidade e bem-estar social.</w:t>
      </w:r>
    </w:p>
    <w:p w14:paraId="200A5A9F" w14:textId="77777777" w:rsidR="00892E6D" w:rsidRPr="007D4FD6" w:rsidRDefault="00892E6D" w:rsidP="00892E6D">
      <w:pPr>
        <w:pStyle w:val="IntenseQuote"/>
        <w:rPr>
          <w:rStyle w:val="SubtleEmphasis"/>
          <w:color w:val="FF0000"/>
          <w:sz w:val="24"/>
          <w:szCs w:val="24"/>
        </w:rPr>
      </w:pPr>
      <w:r w:rsidRPr="007D4FD6">
        <w:rPr>
          <w:rStyle w:val="SubtleEmphasis"/>
          <w:color w:val="FF0000"/>
          <w:sz w:val="24"/>
          <w:szCs w:val="24"/>
        </w:rPr>
        <w:lastRenderedPageBreak/>
        <w:t xml:space="preserve">O teor do crescimento científico da tecnologia e o aumento da subdivisão e da especialização dentro das próprias ciência têm levado vários problemas de comunicação entre especialistas e não-especialistas. Isso tem sido acentuado pelas divisões dentro do sistema educacional entre diferentes disciplinas e entre as artes e as ciências. Para muitas pessoas, estas tendências, junto com algumas características desagradáveis da industrialização moderna, têm aumentando a alienação a tecnologia moderna a ponto de as pessoas questionarem sobre a </w:t>
      </w:r>
      <w:proofErr w:type="spellStart"/>
      <w:r w:rsidRPr="007D4FD6">
        <w:rPr>
          <w:rStyle w:val="SubtleEmphasis"/>
          <w:color w:val="FF0000"/>
          <w:sz w:val="24"/>
          <w:szCs w:val="24"/>
        </w:rPr>
        <w:t>desejabilidade</w:t>
      </w:r>
      <w:proofErr w:type="spellEnd"/>
      <w:r w:rsidRPr="007D4FD6">
        <w:rPr>
          <w:rStyle w:val="SubtleEmphasis"/>
          <w:color w:val="FF0000"/>
          <w:sz w:val="24"/>
          <w:szCs w:val="24"/>
        </w:rPr>
        <w:t xml:space="preserve"> de futuras inovações. </w:t>
      </w:r>
      <w:sdt>
        <w:sdtPr>
          <w:rPr>
            <w:rStyle w:val="SubtleEmphasis"/>
            <w:color w:val="FF0000"/>
            <w:sz w:val="24"/>
            <w:szCs w:val="24"/>
          </w:rPr>
          <w:id w:val="-1431510267"/>
          <w:citation/>
        </w:sdtPr>
        <w:sdtEndPr>
          <w:rPr>
            <w:rStyle w:val="SubtleEmphasis"/>
          </w:rPr>
        </w:sdtEndPr>
        <w:sdtContent>
          <w:r w:rsidRPr="007D4FD6">
            <w:rPr>
              <w:rStyle w:val="SubtleEmphasis"/>
              <w:color w:val="FF0000"/>
              <w:sz w:val="24"/>
              <w:szCs w:val="24"/>
            </w:rPr>
            <w:fldChar w:fldCharType="begin"/>
          </w:r>
          <w:r w:rsidRPr="007D4FD6">
            <w:rPr>
              <w:rStyle w:val="SubtleEmphasis"/>
              <w:color w:val="FF0000"/>
              <w:sz w:val="24"/>
              <w:szCs w:val="24"/>
            </w:rPr>
            <w:instrText xml:space="preserve">CITATION FRE88 \p 42 \l 1046 </w:instrText>
          </w:r>
          <w:r w:rsidRPr="007D4FD6">
            <w:rPr>
              <w:rStyle w:val="SubtleEmphasis"/>
              <w:color w:val="FF0000"/>
              <w:sz w:val="24"/>
              <w:szCs w:val="24"/>
            </w:rPr>
            <w:fldChar w:fldCharType="separate"/>
          </w:r>
          <w:r w:rsidRPr="007D4FD6">
            <w:rPr>
              <w:noProof/>
              <w:color w:val="FF0000"/>
              <w:sz w:val="24"/>
              <w:szCs w:val="24"/>
            </w:rPr>
            <w:t>(FREEMAN &amp; SOETE, 2008, p. 42)</w:t>
          </w:r>
          <w:r w:rsidRPr="007D4FD6">
            <w:rPr>
              <w:rStyle w:val="SubtleEmphasis"/>
              <w:color w:val="FF0000"/>
              <w:sz w:val="24"/>
              <w:szCs w:val="24"/>
            </w:rPr>
            <w:fldChar w:fldCharType="end"/>
          </w:r>
        </w:sdtContent>
      </w:sdt>
      <w:r w:rsidRPr="007D4FD6">
        <w:rPr>
          <w:rStyle w:val="SubtleEmphasis"/>
          <w:color w:val="FF0000"/>
          <w:sz w:val="24"/>
          <w:szCs w:val="24"/>
        </w:rPr>
        <w:t xml:space="preserve">  </w:t>
      </w:r>
    </w:p>
    <w:p w14:paraId="484337E3" w14:textId="77777777" w:rsidR="00892E6D" w:rsidRPr="007D4FD6" w:rsidRDefault="00892E6D" w:rsidP="00892E6D">
      <w:pPr>
        <w:rPr>
          <w:color w:val="FF0000"/>
        </w:rPr>
      </w:pPr>
      <w:r w:rsidRPr="007D4FD6">
        <w:rPr>
          <w:color w:val="FF0000"/>
        </w:rPr>
        <w:t xml:space="preserve">Para Brito </w:t>
      </w:r>
      <w:r w:rsidRPr="007D4FD6">
        <w:rPr>
          <w:i/>
          <w:color w:val="FF0000"/>
        </w:rPr>
        <w:t>et al</w:t>
      </w:r>
      <w:r w:rsidRPr="007D4FD6">
        <w:rPr>
          <w:color w:val="FF0000"/>
        </w:rPr>
        <w:t xml:space="preserve">. </w:t>
      </w:r>
      <w:sdt>
        <w:sdtPr>
          <w:rPr>
            <w:color w:val="FF0000"/>
          </w:rPr>
          <w:id w:val="867261603"/>
          <w:citation/>
        </w:sdtPr>
        <w:sdtEndPr/>
        <w:sdtContent>
          <w:r w:rsidRPr="007D4FD6">
            <w:rPr>
              <w:color w:val="FF0000"/>
            </w:rPr>
            <w:fldChar w:fldCharType="begin"/>
          </w:r>
          <w:r w:rsidRPr="007D4FD6">
            <w:rPr>
              <w:color w:val="FF0000"/>
            </w:rPr>
            <w:instrText xml:space="preserve">CITATION BRI11 \p 130 \n  \l 1046 </w:instrText>
          </w:r>
          <w:r w:rsidRPr="007D4FD6">
            <w:rPr>
              <w:color w:val="FF0000"/>
            </w:rPr>
            <w:fldChar w:fldCharType="separate"/>
          </w:r>
          <w:r w:rsidRPr="007D4FD6">
            <w:rPr>
              <w:noProof/>
              <w:color w:val="FF0000"/>
            </w:rPr>
            <w:t>(2011, p. 130)</w:t>
          </w:r>
          <w:r w:rsidRPr="007D4FD6">
            <w:rPr>
              <w:color w:val="FF0000"/>
            </w:rPr>
            <w:fldChar w:fldCharType="end"/>
          </w:r>
        </w:sdtContent>
      </w:sdt>
      <w:r w:rsidRPr="007D4FD6">
        <w:rPr>
          <w:color w:val="FF0000"/>
        </w:rPr>
        <w:t xml:space="preserve">, as barreiras além das questões técnicas e econômicas, muito se relacionam com a ‘consciência’ e compromisso dos agentes a respeito do tema. A afirmação do autor vai de encontro ao ponto de partida deste estudo, se caracterizando como assimetria de informações e sendo uns dos principais aspectos que devem ser contornados para acelerar o processo que consiste nos desafios de viabilizar a produção dos bioinsumos e bioprodutos. </w:t>
      </w:r>
    </w:p>
    <w:p w14:paraId="55C3ED29" w14:textId="77777777" w:rsidR="00892E6D" w:rsidRPr="007D4FD6" w:rsidRDefault="00892E6D" w:rsidP="00892E6D">
      <w:pPr>
        <w:pStyle w:val="IntenseQuote"/>
        <w:rPr>
          <w:color w:val="FF0000"/>
        </w:rPr>
      </w:pPr>
      <w:r w:rsidRPr="007D4FD6">
        <w:rPr>
          <w:color w:val="FF0000"/>
        </w:rPr>
        <w:t xml:space="preserve">Mesmo em atividades científicas básicas, o conhecimento público é complementar à forma de conhecimento mais específica (ou tácita), a qual é gerada dentro da unidade de inovação. Como exemplo, tem-se o caso da engenharia mecânica associada às máquinas-ferramenta; na </w:t>
      </w:r>
      <w:proofErr w:type="gramStart"/>
      <w:r w:rsidRPr="007D4FD6">
        <w:rPr>
          <w:color w:val="FF0000"/>
        </w:rPr>
        <w:t>microeletrônica,;</w:t>
      </w:r>
      <w:proofErr w:type="gramEnd"/>
      <w:r w:rsidRPr="007D4FD6">
        <w:rPr>
          <w:color w:val="FF0000"/>
        </w:rPr>
        <w:t xml:space="preserve"> na microeletrônica, tem-se o avanço complementar em semicondutores e programação lógica. A variedade de conhecimento básico na busca de inovação implica diferentes graus de </w:t>
      </w:r>
      <w:proofErr w:type="spellStart"/>
      <w:r w:rsidRPr="007D4FD6">
        <w:rPr>
          <w:i/>
          <w:color w:val="FF0000"/>
        </w:rPr>
        <w:t>tacitness</w:t>
      </w:r>
      <w:proofErr w:type="spellEnd"/>
      <w:r w:rsidRPr="007D4FD6">
        <w:rPr>
          <w:color w:val="FF0000"/>
        </w:rPr>
        <w:t xml:space="preserve">, o que explica as diferenças entre setores nas atividades de pesquisa. Assim como na pesquisa científica, o </w:t>
      </w:r>
      <w:proofErr w:type="spellStart"/>
      <w:r w:rsidRPr="007D4FD6">
        <w:rPr>
          <w:i/>
          <w:color w:val="FF0000"/>
        </w:rPr>
        <w:t>tacitness</w:t>
      </w:r>
      <w:proofErr w:type="spellEnd"/>
      <w:r w:rsidRPr="007D4FD6">
        <w:rPr>
          <w:color w:val="FF0000"/>
        </w:rPr>
        <w:t xml:space="preserve"> é essência para a inovação na instância da forma...</w:t>
      </w:r>
      <w:sdt>
        <w:sdtPr>
          <w:rPr>
            <w:color w:val="FF0000"/>
          </w:rPr>
          <w:id w:val="1748386040"/>
          <w:citation/>
        </w:sdtPr>
        <w:sdtEndPr/>
        <w:sdtContent>
          <w:r w:rsidRPr="007D4FD6">
            <w:rPr>
              <w:color w:val="FF0000"/>
            </w:rPr>
            <w:fldChar w:fldCharType="begin"/>
          </w:r>
          <w:r w:rsidRPr="007D4FD6">
            <w:rPr>
              <w:color w:val="FF0000"/>
            </w:rPr>
            <w:instrText xml:space="preserve">CITATION CON00 \p 65-66 \l 1046 </w:instrText>
          </w:r>
          <w:r w:rsidRPr="007D4FD6">
            <w:rPr>
              <w:color w:val="FF0000"/>
            </w:rPr>
            <w:fldChar w:fldCharType="separate"/>
          </w:r>
          <w:r w:rsidRPr="007D4FD6">
            <w:rPr>
              <w:noProof/>
              <w:color w:val="FF0000"/>
            </w:rPr>
            <w:t xml:space="preserve"> (CONCEIÇÃO, 2000, pp. 65-66)</w:t>
          </w:r>
          <w:r w:rsidRPr="007D4FD6">
            <w:rPr>
              <w:color w:val="FF0000"/>
            </w:rPr>
            <w:fldChar w:fldCharType="end"/>
          </w:r>
        </w:sdtContent>
      </w:sdt>
      <w:r w:rsidRPr="007D4FD6">
        <w:rPr>
          <w:color w:val="FF0000"/>
        </w:rPr>
        <w:t xml:space="preserve"> </w:t>
      </w:r>
    </w:p>
    <w:p w14:paraId="586E14BC" w14:textId="77777777" w:rsidR="00892E6D" w:rsidRPr="007D4FD6" w:rsidRDefault="00892E6D" w:rsidP="00892E6D">
      <w:pPr>
        <w:rPr>
          <w:rStyle w:val="SubtleEmphasis"/>
          <w:color w:val="FF0000"/>
          <w:sz w:val="24"/>
          <w:szCs w:val="24"/>
        </w:rPr>
      </w:pPr>
      <w:r w:rsidRPr="007D4FD6">
        <w:rPr>
          <w:rStyle w:val="SubtleEmphasis"/>
          <w:color w:val="FF0000"/>
          <w:sz w:val="24"/>
          <w:szCs w:val="24"/>
        </w:rPr>
        <w:t>As premissas econômicas pregam que os mecanismos de mercado são a forma mais eficiente de gerar e distribuir os recursos escassos, maximizando o bem-estar dos agentes econômicos. Porém os mercados podem não necessariamente promover o melhor nível de bem-estar por ocorrerem em falhas, que são classificadas como Falhas de Mercado. Entre as falhas de mercados estão: Existência de bens públicos; mercados incompletos; existência de monopólios; assimetria de informações e inflação e desemprego.</w:t>
      </w:r>
    </w:p>
    <w:p w14:paraId="121E5E25"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De acordo com Giambiagi </w:t>
      </w:r>
      <w:sdt>
        <w:sdtPr>
          <w:rPr>
            <w:rStyle w:val="SubtleEmphasis"/>
            <w:color w:val="FF0000"/>
            <w:sz w:val="24"/>
            <w:szCs w:val="24"/>
          </w:rPr>
          <w:id w:val="-1159920352"/>
          <w:citation/>
        </w:sdtPr>
        <w:sdtEndPr>
          <w:rPr>
            <w:rStyle w:val="SubtleEmphasis"/>
          </w:rPr>
        </w:sdtEndPr>
        <w:sdtContent>
          <w:r w:rsidRPr="007D4FD6">
            <w:rPr>
              <w:rStyle w:val="SubtleEmphasis"/>
              <w:color w:val="FF0000"/>
              <w:sz w:val="24"/>
              <w:szCs w:val="24"/>
            </w:rPr>
            <w:fldChar w:fldCharType="begin"/>
          </w:r>
          <w:r w:rsidRPr="007D4FD6">
            <w:rPr>
              <w:rStyle w:val="SubtleEmphasis"/>
              <w:color w:val="FF0000"/>
              <w:sz w:val="24"/>
              <w:szCs w:val="24"/>
            </w:rPr>
            <w:instrText xml:space="preserve"> CITATION GIA16 \l 1046 </w:instrText>
          </w:r>
          <w:r w:rsidRPr="007D4FD6">
            <w:rPr>
              <w:rStyle w:val="SubtleEmphasis"/>
              <w:color w:val="FF0000"/>
              <w:sz w:val="24"/>
              <w:szCs w:val="24"/>
            </w:rPr>
            <w:fldChar w:fldCharType="separate"/>
          </w:r>
          <w:r w:rsidRPr="007D4FD6">
            <w:rPr>
              <w:noProof/>
              <w:color w:val="FF0000"/>
            </w:rPr>
            <w:t>(GIAMBIAGI, 2016)</w:t>
          </w:r>
          <w:r w:rsidRPr="007D4FD6">
            <w:rPr>
              <w:rStyle w:val="SubtleEmphasis"/>
              <w:color w:val="FF0000"/>
              <w:sz w:val="24"/>
              <w:szCs w:val="24"/>
            </w:rPr>
            <w:fldChar w:fldCharType="end"/>
          </w:r>
        </w:sdtContent>
      </w:sdt>
      <w:r w:rsidRPr="007D4FD6">
        <w:rPr>
          <w:rStyle w:val="SubtleEmphasis"/>
          <w:color w:val="FF0000"/>
          <w:sz w:val="24"/>
          <w:szCs w:val="24"/>
        </w:rPr>
        <w:t xml:space="preserve">, ocorre quando o mercado não é capaz de disseminar um nível suficiente de informações para manter as atividade em níveis ótimo em termos econômicos e sociais, gerando distorções e ineficiências. </w:t>
      </w:r>
    </w:p>
    <w:p w14:paraId="320E6FDC" w14:textId="77777777" w:rsidR="00892E6D" w:rsidRPr="007D4FD6" w:rsidRDefault="00892E6D" w:rsidP="00892E6D">
      <w:pPr>
        <w:pStyle w:val="IntenseQuote"/>
        <w:rPr>
          <w:rStyle w:val="SubtleEmphasis"/>
          <w:color w:val="FF0000"/>
        </w:rPr>
      </w:pPr>
      <w:r w:rsidRPr="007D4FD6">
        <w:rPr>
          <w:rStyle w:val="SubtleEmphasis"/>
          <w:color w:val="FF0000"/>
        </w:rPr>
        <w:t xml:space="preserve">É bastante difundida a </w:t>
      </w:r>
      <w:proofErr w:type="spellStart"/>
      <w:r w:rsidRPr="007D4FD6">
        <w:rPr>
          <w:rStyle w:val="SubtleEmphasis"/>
          <w:color w:val="FF0000"/>
        </w:rPr>
        <w:t>idéia</w:t>
      </w:r>
      <w:proofErr w:type="spellEnd"/>
      <w:r w:rsidRPr="007D4FD6">
        <w:rPr>
          <w:rStyle w:val="SubtleEmphasis"/>
          <w:color w:val="FF0000"/>
        </w:rPr>
        <w:t xml:space="preserve"> de que, devido as falhas de mercado, seja difícil para a empresa recuperar os gastos em P&amp;D, resultando um menor esforço privado neste tipo de atividade...</w:t>
      </w:r>
      <w:sdt>
        <w:sdtPr>
          <w:rPr>
            <w:rStyle w:val="SubtleEmphasis"/>
            <w:color w:val="FF0000"/>
          </w:rPr>
          <w:id w:val="1271362874"/>
          <w:citation/>
        </w:sdtPr>
        <w:sdtEndPr>
          <w:rPr>
            <w:rStyle w:val="SubtleEmphasis"/>
          </w:rPr>
        </w:sdtEndPr>
        <w:sdtContent>
          <w:r w:rsidRPr="007D4FD6">
            <w:rPr>
              <w:rStyle w:val="SubtleEmphasis"/>
              <w:color w:val="FF0000"/>
            </w:rPr>
            <w:fldChar w:fldCharType="begin"/>
          </w:r>
          <w:r w:rsidRPr="007D4FD6">
            <w:rPr>
              <w:rStyle w:val="SubtleEmphasis"/>
              <w:color w:val="FF0000"/>
            </w:rPr>
            <w:instrText xml:space="preserve">CITATION POZ \p 346 \l 1046 </w:instrText>
          </w:r>
          <w:r w:rsidRPr="007D4FD6">
            <w:rPr>
              <w:rStyle w:val="SubtleEmphasis"/>
              <w:color w:val="FF0000"/>
            </w:rPr>
            <w:fldChar w:fldCharType="separate"/>
          </w:r>
          <w:r w:rsidRPr="007D4FD6">
            <w:rPr>
              <w:rStyle w:val="SubtleEmphasis"/>
              <w:noProof/>
              <w:color w:val="FF0000"/>
            </w:rPr>
            <w:t xml:space="preserve"> </w:t>
          </w:r>
          <w:r w:rsidRPr="007D4FD6">
            <w:rPr>
              <w:noProof/>
              <w:color w:val="FF0000"/>
            </w:rPr>
            <w:t>(POZ, et al., 2004, p. 346)</w:t>
          </w:r>
          <w:r w:rsidRPr="007D4FD6">
            <w:rPr>
              <w:rStyle w:val="SubtleEmphasis"/>
              <w:color w:val="FF0000"/>
            </w:rPr>
            <w:fldChar w:fldCharType="end"/>
          </w:r>
        </w:sdtContent>
      </w:sdt>
      <w:r w:rsidRPr="007D4FD6">
        <w:rPr>
          <w:rStyle w:val="SubtleEmphasis"/>
          <w:color w:val="FF0000"/>
        </w:rPr>
        <w:t xml:space="preserve"> </w:t>
      </w:r>
    </w:p>
    <w:p w14:paraId="6EE60A29" w14:textId="77777777" w:rsidR="00892E6D" w:rsidRPr="007D4FD6" w:rsidRDefault="00892E6D" w:rsidP="00892E6D">
      <w:pPr>
        <w:rPr>
          <w:rStyle w:val="SubtleEmphasis"/>
          <w:color w:val="FF0000"/>
          <w:sz w:val="24"/>
          <w:szCs w:val="24"/>
        </w:rPr>
      </w:pPr>
      <w:r w:rsidRPr="007D4FD6">
        <w:rPr>
          <w:rStyle w:val="SubtleEmphasis"/>
          <w:color w:val="FF0000"/>
          <w:sz w:val="24"/>
          <w:szCs w:val="24"/>
        </w:rPr>
        <w:lastRenderedPageBreak/>
        <w:t xml:space="preserve">A assimetria de informação do processo de inovação biotecnológica – objeto deste estudo – se caracteriza como uma falha de mercado, que por ocasião, além de envolver as questões técnicas de pesquisa e desenvolvimento acabam englobando componentes econômicos, e relacionado com demais itens das falhas de mercado como: mercados incompletos; externalidades; monopólio e a existência bens públicos. </w:t>
      </w:r>
    </w:p>
    <w:p w14:paraId="0A20AC6D" w14:textId="77777777" w:rsidR="00892E6D" w:rsidRPr="007D4FD6" w:rsidRDefault="00892E6D" w:rsidP="00892E6D">
      <w:pPr>
        <w:pStyle w:val="IntenseQuote"/>
        <w:rPr>
          <w:rStyle w:val="SubtleEmphasis"/>
          <w:color w:val="FF0000"/>
        </w:rPr>
      </w:pPr>
      <w:r w:rsidRPr="007D4FD6">
        <w:rPr>
          <w:rStyle w:val="SubtleEmphasis"/>
          <w:color w:val="FF0000"/>
        </w:rPr>
        <w:t>Em um exemplo de falha de mercado: o investimento em pesquisa por organizações privadas seria maior caso não existisse o efeito transbordamento (</w:t>
      </w:r>
      <w:proofErr w:type="spellStart"/>
      <w:r w:rsidRPr="007D4FD6">
        <w:rPr>
          <w:rStyle w:val="SubtleEmphasis"/>
          <w:color w:val="FF0000"/>
        </w:rPr>
        <w:t>spill</w:t>
      </w:r>
      <w:proofErr w:type="spellEnd"/>
      <w:r w:rsidRPr="007D4FD6">
        <w:rPr>
          <w:rStyle w:val="SubtleEmphasis"/>
          <w:color w:val="FF0000"/>
        </w:rPr>
        <w:t xml:space="preserve"> overs) para concorrentes. </w:t>
      </w:r>
      <w:proofErr w:type="gramStart"/>
      <w:r w:rsidRPr="007D4FD6">
        <w:rPr>
          <w:rStyle w:val="SubtleEmphasis"/>
          <w:color w:val="FF0000"/>
        </w:rPr>
        <w:t>Refere-se portanto</w:t>
      </w:r>
      <w:proofErr w:type="gramEnd"/>
      <w:r w:rsidRPr="007D4FD6">
        <w:rPr>
          <w:rStyle w:val="SubtleEmphasis"/>
          <w:color w:val="FF0000"/>
        </w:rPr>
        <w:t xml:space="preserve"> à dificuldade em conciliar a necessidade de realização de gastos em pesquisa pública – que amplie a base de conhecimento e crie novas oportunidades tecnológicas – com a percepção crescente de que o conhecimento básico também é alvo de apropriação privada.  </w:t>
      </w:r>
      <w:sdt>
        <w:sdtPr>
          <w:rPr>
            <w:rStyle w:val="SubtleEmphasis"/>
            <w:color w:val="FF0000"/>
          </w:rPr>
          <w:id w:val="-1047984569"/>
          <w:citation/>
        </w:sdtPr>
        <w:sdtEndPr>
          <w:rPr>
            <w:rStyle w:val="SubtleEmphasis"/>
          </w:rPr>
        </w:sdtEndPr>
        <w:sdtContent>
          <w:r w:rsidRPr="007D4FD6">
            <w:rPr>
              <w:rStyle w:val="SubtleEmphasis"/>
              <w:color w:val="FF0000"/>
            </w:rPr>
            <w:fldChar w:fldCharType="begin"/>
          </w:r>
          <w:r w:rsidRPr="007D4FD6">
            <w:rPr>
              <w:rStyle w:val="SubtleEmphasis"/>
              <w:color w:val="FF0000"/>
            </w:rPr>
            <w:instrText xml:space="preserve">CITATION POZ \p 347 \l 1046 </w:instrText>
          </w:r>
          <w:r w:rsidRPr="007D4FD6">
            <w:rPr>
              <w:rStyle w:val="SubtleEmphasis"/>
              <w:color w:val="FF0000"/>
            </w:rPr>
            <w:fldChar w:fldCharType="separate"/>
          </w:r>
          <w:r w:rsidRPr="007D4FD6">
            <w:rPr>
              <w:noProof/>
              <w:color w:val="FF0000"/>
            </w:rPr>
            <w:t>(POZ, et al., 2004, p. 347)</w:t>
          </w:r>
          <w:r w:rsidRPr="007D4FD6">
            <w:rPr>
              <w:rStyle w:val="SubtleEmphasis"/>
              <w:color w:val="FF0000"/>
            </w:rPr>
            <w:fldChar w:fldCharType="end"/>
          </w:r>
        </w:sdtContent>
      </w:sdt>
    </w:p>
    <w:p w14:paraId="228389DF"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Nesse sentido o processo para viabilização de bioinsumos e bioprodutos poderia ser acelerado com esforços para reduzir as assimetrias de informações, que envolvem além da disseminação das informações dos aspectos técnicos-produtivos como também dos aspectos econômicos, sociais e ambientais em torno das dificuldades e expectativas. </w:t>
      </w:r>
    </w:p>
    <w:p w14:paraId="2B4CF34D"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A minimização da assimetria de informação – em relação aos componentes nela incluídas neste estudo – poderiam atuar no sentido de alinhar esforços das partes, direta e indiretamente envolvidas, em uma visão holística do problema, podendo assim resultar em um avanço do processo de inovação. </w:t>
      </w:r>
    </w:p>
    <w:p w14:paraId="421E88CB"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Essas abordagens vão de encontro com as concepções de </w:t>
      </w:r>
      <w:r w:rsidRPr="007D4FD6">
        <w:rPr>
          <w:noProof/>
          <w:color w:val="FF0000"/>
        </w:rPr>
        <w:t>Conceição</w:t>
      </w:r>
      <w:r w:rsidRPr="007D4FD6">
        <w:rPr>
          <w:rStyle w:val="SubtleEmphasis"/>
          <w:color w:val="FF0000"/>
          <w:sz w:val="24"/>
          <w:szCs w:val="24"/>
        </w:rPr>
        <w:t xml:space="preserve"> </w:t>
      </w:r>
      <w:sdt>
        <w:sdtPr>
          <w:rPr>
            <w:rStyle w:val="SubtleEmphasis"/>
            <w:color w:val="FF0000"/>
            <w:sz w:val="24"/>
            <w:szCs w:val="24"/>
          </w:rPr>
          <w:id w:val="-1119137565"/>
          <w:citation/>
        </w:sdtPr>
        <w:sdtEndPr>
          <w:rPr>
            <w:rStyle w:val="SubtleEmphasis"/>
          </w:rPr>
        </w:sdtEndPr>
        <w:sdtContent>
          <w:r w:rsidRPr="007D4FD6">
            <w:rPr>
              <w:rStyle w:val="SubtleEmphasis"/>
              <w:color w:val="FF0000"/>
              <w:sz w:val="24"/>
              <w:szCs w:val="24"/>
            </w:rPr>
            <w:fldChar w:fldCharType="begin"/>
          </w:r>
          <w:r w:rsidRPr="007D4FD6">
            <w:rPr>
              <w:rStyle w:val="SubtleEmphasis"/>
              <w:color w:val="FF0000"/>
              <w:sz w:val="24"/>
              <w:szCs w:val="24"/>
            </w:rPr>
            <w:instrText xml:space="preserve">CITATION CON00 \p 61 \n  \l 1046 </w:instrText>
          </w:r>
          <w:r w:rsidRPr="007D4FD6">
            <w:rPr>
              <w:rStyle w:val="SubtleEmphasis"/>
              <w:color w:val="FF0000"/>
              <w:sz w:val="24"/>
              <w:szCs w:val="24"/>
            </w:rPr>
            <w:fldChar w:fldCharType="separate"/>
          </w:r>
          <w:r w:rsidRPr="007D4FD6">
            <w:rPr>
              <w:noProof/>
              <w:color w:val="FF0000"/>
            </w:rPr>
            <w:t>(2000, p. 61)</w:t>
          </w:r>
          <w:r w:rsidRPr="007D4FD6">
            <w:rPr>
              <w:rStyle w:val="SubtleEmphasis"/>
              <w:color w:val="FF0000"/>
              <w:sz w:val="24"/>
              <w:szCs w:val="24"/>
            </w:rPr>
            <w:fldChar w:fldCharType="end"/>
          </w:r>
        </w:sdtContent>
      </w:sdt>
      <w:r w:rsidRPr="007D4FD6">
        <w:rPr>
          <w:rStyle w:val="SubtleEmphasis"/>
          <w:color w:val="FF0000"/>
          <w:sz w:val="24"/>
          <w:szCs w:val="24"/>
        </w:rPr>
        <w:t xml:space="preserve">, sobre a “necessidade crescente e cada vez mais complexa de integrar a atividade de pesquisa formal à atividade manufatureira” e que “um significativo número de inovações e melhorias técnicas se origina do </w:t>
      </w:r>
      <w:proofErr w:type="spellStart"/>
      <w:r w:rsidRPr="007D4FD6">
        <w:rPr>
          <w:rStyle w:val="SubtleEmphasis"/>
          <w:i/>
          <w:color w:val="FF0000"/>
          <w:sz w:val="24"/>
          <w:szCs w:val="24"/>
        </w:rPr>
        <w:t>learning-by-doing</w:t>
      </w:r>
      <w:proofErr w:type="spellEnd"/>
      <w:r w:rsidRPr="007D4FD6">
        <w:rPr>
          <w:rStyle w:val="SubtleEmphasis"/>
          <w:color w:val="FF0000"/>
          <w:sz w:val="24"/>
          <w:szCs w:val="24"/>
        </w:rPr>
        <w:t xml:space="preserve"> e do </w:t>
      </w:r>
      <w:proofErr w:type="spellStart"/>
      <w:r w:rsidRPr="007D4FD6">
        <w:rPr>
          <w:rStyle w:val="SubtleEmphasis"/>
          <w:i/>
          <w:color w:val="FF0000"/>
          <w:sz w:val="24"/>
          <w:szCs w:val="24"/>
        </w:rPr>
        <w:t>learning-by-using</w:t>
      </w:r>
      <w:proofErr w:type="spellEnd"/>
      <w:r w:rsidRPr="007D4FD6">
        <w:rPr>
          <w:rStyle w:val="SubtleEmphasis"/>
          <w:i/>
          <w:color w:val="FF0000"/>
          <w:sz w:val="24"/>
          <w:szCs w:val="24"/>
        </w:rPr>
        <w:t>.</w:t>
      </w:r>
      <w:r w:rsidRPr="007D4FD6">
        <w:rPr>
          <w:rStyle w:val="SubtleEmphasis"/>
          <w:color w:val="FF0000"/>
          <w:sz w:val="24"/>
          <w:szCs w:val="24"/>
        </w:rPr>
        <w:t>”</w:t>
      </w:r>
    </w:p>
    <w:p w14:paraId="2872B9F3"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E segundo </w:t>
      </w:r>
      <w:r w:rsidRPr="007D4FD6">
        <w:rPr>
          <w:noProof/>
          <w:color w:val="FF0000"/>
        </w:rPr>
        <w:t>Conceição</w:t>
      </w:r>
      <w:r w:rsidRPr="007D4FD6">
        <w:rPr>
          <w:rStyle w:val="SubtleEmphasis"/>
          <w:color w:val="FF0000"/>
          <w:sz w:val="24"/>
          <w:szCs w:val="24"/>
        </w:rPr>
        <w:t xml:space="preserve"> </w:t>
      </w:r>
      <w:sdt>
        <w:sdtPr>
          <w:rPr>
            <w:rStyle w:val="SubtleEmphasis"/>
            <w:color w:val="FF0000"/>
            <w:sz w:val="24"/>
            <w:szCs w:val="24"/>
          </w:rPr>
          <w:id w:val="333494102"/>
          <w:citation/>
        </w:sdtPr>
        <w:sdtEndPr>
          <w:rPr>
            <w:rStyle w:val="SubtleEmphasis"/>
          </w:rPr>
        </w:sdtEndPr>
        <w:sdtContent>
          <w:r w:rsidRPr="007D4FD6">
            <w:rPr>
              <w:rStyle w:val="SubtleEmphasis"/>
              <w:color w:val="FF0000"/>
              <w:sz w:val="24"/>
              <w:szCs w:val="24"/>
            </w:rPr>
            <w:fldChar w:fldCharType="begin"/>
          </w:r>
          <w:r w:rsidRPr="007D4FD6">
            <w:rPr>
              <w:rStyle w:val="SubtleEmphasis"/>
              <w:color w:val="FF0000"/>
              <w:sz w:val="24"/>
              <w:szCs w:val="24"/>
            </w:rPr>
            <w:instrText xml:space="preserve">CITATION CON00 \p 61 \n  \l 1046 </w:instrText>
          </w:r>
          <w:r w:rsidRPr="007D4FD6">
            <w:rPr>
              <w:rStyle w:val="SubtleEmphasis"/>
              <w:color w:val="FF0000"/>
              <w:sz w:val="24"/>
              <w:szCs w:val="24"/>
            </w:rPr>
            <w:fldChar w:fldCharType="separate"/>
          </w:r>
          <w:r w:rsidRPr="007D4FD6">
            <w:rPr>
              <w:noProof/>
              <w:color w:val="FF0000"/>
            </w:rPr>
            <w:t>(2000, p. 61)</w:t>
          </w:r>
          <w:r w:rsidRPr="007D4FD6">
            <w:rPr>
              <w:rStyle w:val="SubtleEmphasis"/>
              <w:color w:val="FF0000"/>
              <w:sz w:val="24"/>
              <w:szCs w:val="24"/>
            </w:rPr>
            <w:fldChar w:fldCharType="end"/>
          </w:r>
        </w:sdtContent>
      </w:sdt>
      <w:r w:rsidRPr="007D4FD6">
        <w:rPr>
          <w:rStyle w:val="SubtleEmphasis"/>
          <w:color w:val="FF0000"/>
          <w:sz w:val="24"/>
          <w:szCs w:val="24"/>
        </w:rPr>
        <w:t xml:space="preserve">, esses aspectos fazem emergir consequentemente a visualização das transformações tecnológicas dentro da concepção de metodologia processual que ocorrem de forma cumulativa e dinâmica. Vindo a caracterizar um paradigma em torno dos aspectos técnicos, econômicos e sociais.  </w:t>
      </w:r>
    </w:p>
    <w:p w14:paraId="54546FD3" w14:textId="77777777" w:rsidR="00892E6D" w:rsidRPr="007D4FD6" w:rsidRDefault="00892E6D" w:rsidP="00892E6D">
      <w:pPr>
        <w:pStyle w:val="IntenseQuote"/>
        <w:rPr>
          <w:rStyle w:val="SubtleEmphasis"/>
          <w:color w:val="FF0000"/>
        </w:rPr>
      </w:pPr>
      <w:r w:rsidRPr="007D4FD6">
        <w:rPr>
          <w:rStyle w:val="SubtleEmphasis"/>
          <w:color w:val="FF0000"/>
        </w:rPr>
        <w:t>...a natureza das atividades de busca em novos produtos e processos se modificou ao longo do último século, devido à crescente complexidade das pesquisas em atividades inovativas, que passaram a se orientar mais para ‘organizações formais’ (laboratórios de P&amp;D das firmas, laboratórios governamentais, universidades, etc.) do que para ‘inovadores individuais’, como meio mais eficaz à produção de inovação</w:t>
      </w:r>
      <w:sdt>
        <w:sdtPr>
          <w:rPr>
            <w:rStyle w:val="SubtleEmphasis"/>
            <w:color w:val="FF0000"/>
          </w:rPr>
          <w:id w:val="-246113976"/>
          <w:citation/>
        </w:sdtPr>
        <w:sdtEndPr>
          <w:rPr>
            <w:rStyle w:val="SubtleEmphasis"/>
          </w:rPr>
        </w:sdtEndPr>
        <w:sdtContent>
          <w:r w:rsidRPr="007D4FD6">
            <w:rPr>
              <w:rStyle w:val="SubtleEmphasis"/>
              <w:color w:val="FF0000"/>
            </w:rPr>
            <w:fldChar w:fldCharType="begin"/>
          </w:r>
          <w:r w:rsidRPr="007D4FD6">
            <w:rPr>
              <w:rStyle w:val="SubtleEmphasis"/>
              <w:color w:val="FF0000"/>
            </w:rPr>
            <w:instrText xml:space="preserve">CITATION CON00 \p "61 apud DOSI, 1988a, p. 223" \l 1046 </w:instrText>
          </w:r>
          <w:r w:rsidRPr="007D4FD6">
            <w:rPr>
              <w:rStyle w:val="SubtleEmphasis"/>
              <w:color w:val="FF0000"/>
            </w:rPr>
            <w:fldChar w:fldCharType="separate"/>
          </w:r>
          <w:r w:rsidRPr="007D4FD6">
            <w:rPr>
              <w:rStyle w:val="SubtleEmphasis"/>
              <w:noProof/>
              <w:color w:val="FF0000"/>
            </w:rPr>
            <w:t xml:space="preserve"> </w:t>
          </w:r>
          <w:r w:rsidRPr="007D4FD6">
            <w:rPr>
              <w:noProof/>
              <w:color w:val="FF0000"/>
            </w:rPr>
            <w:t>(CONCEIÇÃO, 2000, pp. 61 apud DOSI, 1988a, p. 223)</w:t>
          </w:r>
          <w:r w:rsidRPr="007D4FD6">
            <w:rPr>
              <w:rStyle w:val="SubtleEmphasis"/>
              <w:color w:val="FF0000"/>
            </w:rPr>
            <w:fldChar w:fldCharType="end"/>
          </w:r>
        </w:sdtContent>
      </w:sdt>
      <w:r w:rsidRPr="007D4FD6">
        <w:rPr>
          <w:rStyle w:val="SubtleEmphasis"/>
          <w:color w:val="FF0000"/>
        </w:rPr>
        <w:t xml:space="preserve"> </w:t>
      </w:r>
    </w:p>
    <w:p w14:paraId="4652D59B"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De acordo com Conceição </w:t>
      </w:r>
      <w:sdt>
        <w:sdtPr>
          <w:rPr>
            <w:rStyle w:val="SubtleEmphasis"/>
            <w:color w:val="FF0000"/>
            <w:sz w:val="24"/>
            <w:szCs w:val="24"/>
          </w:rPr>
          <w:id w:val="-943608509"/>
          <w:citation/>
        </w:sdtPr>
        <w:sdtEndPr>
          <w:rPr>
            <w:rStyle w:val="SubtleEmphasis"/>
          </w:rPr>
        </w:sdtEndPr>
        <w:sdtContent>
          <w:r w:rsidRPr="007D4FD6">
            <w:rPr>
              <w:rStyle w:val="SubtleEmphasis"/>
              <w:color w:val="FF0000"/>
              <w:sz w:val="24"/>
              <w:szCs w:val="24"/>
            </w:rPr>
            <w:fldChar w:fldCharType="begin"/>
          </w:r>
          <w:r w:rsidRPr="007D4FD6">
            <w:rPr>
              <w:rStyle w:val="SubtleEmphasis"/>
              <w:color w:val="FF0000"/>
              <w:sz w:val="24"/>
              <w:szCs w:val="24"/>
            </w:rPr>
            <w:instrText xml:space="preserve">CITATION CON00 \p 70 \n  \l 1046 </w:instrText>
          </w:r>
          <w:r w:rsidRPr="007D4FD6">
            <w:rPr>
              <w:rStyle w:val="SubtleEmphasis"/>
              <w:color w:val="FF0000"/>
              <w:sz w:val="24"/>
              <w:szCs w:val="24"/>
            </w:rPr>
            <w:fldChar w:fldCharType="separate"/>
          </w:r>
          <w:r w:rsidRPr="007D4FD6">
            <w:rPr>
              <w:noProof/>
              <w:color w:val="FF0000"/>
            </w:rPr>
            <w:t>(2000, p. 70)</w:t>
          </w:r>
          <w:r w:rsidRPr="007D4FD6">
            <w:rPr>
              <w:rStyle w:val="SubtleEmphasis"/>
              <w:color w:val="FF0000"/>
              <w:sz w:val="24"/>
              <w:szCs w:val="24"/>
            </w:rPr>
            <w:fldChar w:fldCharType="end"/>
          </w:r>
        </w:sdtContent>
      </w:sdt>
      <w:r w:rsidRPr="007D4FD6">
        <w:rPr>
          <w:rStyle w:val="SubtleEmphasis"/>
          <w:color w:val="FF0000"/>
          <w:sz w:val="24"/>
          <w:szCs w:val="24"/>
        </w:rPr>
        <w:t xml:space="preserve">, que alguns fatores ressaltam o “papel das inovações tecnológicas como desencadeador de mudanças estruturais no desenvolvimento </w:t>
      </w:r>
      <w:r w:rsidRPr="007D4FD6">
        <w:rPr>
          <w:rStyle w:val="SubtleEmphasis"/>
          <w:color w:val="FF0000"/>
          <w:sz w:val="24"/>
          <w:szCs w:val="24"/>
        </w:rPr>
        <w:lastRenderedPageBreak/>
        <w:t xml:space="preserve">econômico.  Esses fatores giram no processo de disseminação de informações e cooperação técnica, como o </w:t>
      </w:r>
      <w:proofErr w:type="spellStart"/>
      <w:r w:rsidRPr="007D4FD6">
        <w:rPr>
          <w:rStyle w:val="SubtleEmphasis"/>
          <w:i/>
          <w:color w:val="FF0000"/>
          <w:sz w:val="24"/>
          <w:szCs w:val="24"/>
        </w:rPr>
        <w:t>catching</w:t>
      </w:r>
      <w:proofErr w:type="spellEnd"/>
      <w:r w:rsidRPr="007D4FD6">
        <w:rPr>
          <w:rStyle w:val="SubtleEmphasis"/>
          <w:i/>
          <w:color w:val="FF0000"/>
          <w:sz w:val="24"/>
          <w:szCs w:val="24"/>
        </w:rPr>
        <w:t xml:space="preserve"> </w:t>
      </w:r>
      <w:proofErr w:type="spellStart"/>
      <w:r w:rsidRPr="007D4FD6">
        <w:rPr>
          <w:rStyle w:val="SubtleEmphasis"/>
          <w:i/>
          <w:color w:val="FF0000"/>
          <w:sz w:val="24"/>
          <w:szCs w:val="24"/>
        </w:rPr>
        <w:t>up</w:t>
      </w:r>
      <w:proofErr w:type="spellEnd"/>
      <w:r w:rsidRPr="007D4FD6">
        <w:rPr>
          <w:rStyle w:val="SubtleEmphasis"/>
          <w:i/>
          <w:color w:val="FF0000"/>
          <w:sz w:val="24"/>
          <w:szCs w:val="24"/>
        </w:rPr>
        <w:t xml:space="preserve">, </w:t>
      </w:r>
      <w:r w:rsidRPr="007D4FD6">
        <w:rPr>
          <w:rStyle w:val="SubtleEmphasis"/>
          <w:color w:val="FF0000"/>
          <w:sz w:val="24"/>
          <w:szCs w:val="24"/>
        </w:rPr>
        <w:t>e modelos de crescimento baseado em trocas internacionais em torno da “imitação”.</w:t>
      </w:r>
    </w:p>
    <w:p w14:paraId="72D980FC"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A abordagem do autor ressalta a questão da assimetria de informação, agora na ótica da cooperação técnica, indicando que uma pesquisa, inovação ou produto dela, de forma isolada não é capaz por si só produzir efeitos significativos no desenvolvimento econômico, mas sim através da criação da construção de modelo sistêmico-colaborativo. </w:t>
      </w:r>
    </w:p>
    <w:p w14:paraId="1D36300C" w14:textId="77777777" w:rsidR="00892E6D" w:rsidRPr="007D4FD6" w:rsidRDefault="00892E6D" w:rsidP="00892E6D">
      <w:pPr>
        <w:pStyle w:val="IntenseQuote"/>
        <w:rPr>
          <w:rStyle w:val="SubtleEmphasis"/>
          <w:color w:val="FF0000"/>
        </w:rPr>
      </w:pPr>
      <w:r w:rsidRPr="007D4FD6">
        <w:rPr>
          <w:rStyle w:val="SubtleEmphasis"/>
          <w:color w:val="FF0000"/>
        </w:rPr>
        <w:t xml:space="preserve">Apesar de incerto, o processo de inovação é irreversível e permanente, pois a mudança tecnológica é um aspecto decisivo do ambiente da firma, onde muitas vezes, a opção pela falta de inovação implica seu próprio desaparecimento </w:t>
      </w:r>
      <w:sdt>
        <w:sdtPr>
          <w:rPr>
            <w:rStyle w:val="SubtleEmphasis"/>
            <w:color w:val="FF0000"/>
          </w:rPr>
          <w:id w:val="-361745212"/>
          <w:citation/>
        </w:sdtPr>
        <w:sdtEndPr>
          <w:rPr>
            <w:rStyle w:val="SubtleEmphasis"/>
          </w:rPr>
        </w:sdtEndPr>
        <w:sdtContent>
          <w:r w:rsidRPr="007D4FD6">
            <w:rPr>
              <w:rStyle w:val="SubtleEmphasis"/>
              <w:color w:val="FF0000"/>
            </w:rPr>
            <w:fldChar w:fldCharType="begin"/>
          </w:r>
          <w:r w:rsidRPr="007D4FD6">
            <w:rPr>
              <w:rStyle w:val="SubtleEmphasis"/>
              <w:color w:val="FF0000"/>
            </w:rPr>
            <w:instrText xml:space="preserve">CITATION CON00 \p "61-62 apud Freeman, 1975, p.256" \l 1046 </w:instrText>
          </w:r>
          <w:r w:rsidRPr="007D4FD6">
            <w:rPr>
              <w:rStyle w:val="SubtleEmphasis"/>
              <w:color w:val="FF0000"/>
            </w:rPr>
            <w:fldChar w:fldCharType="separate"/>
          </w:r>
          <w:r w:rsidRPr="007D4FD6">
            <w:rPr>
              <w:noProof/>
              <w:color w:val="FF0000"/>
            </w:rPr>
            <w:t>(CONCEIÇÃO, 2000, pp. 61-62 apud Freeman, 1975, p.256)</w:t>
          </w:r>
          <w:r w:rsidRPr="007D4FD6">
            <w:rPr>
              <w:rStyle w:val="SubtleEmphasis"/>
              <w:color w:val="FF0000"/>
            </w:rPr>
            <w:fldChar w:fldCharType="end"/>
          </w:r>
        </w:sdtContent>
      </w:sdt>
    </w:p>
    <w:p w14:paraId="42DDF06F"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Com a maior disseminação do conhecimento técnico-científico-produtivo, há uma redução da assimetria de informações e atua como um acelerador do processo de inovação e seu efeito no desenvolvimento econômico. Ocorre, pois, o acesso as informações sobre as características técnicas-produtivas e potenciais possibilidades aplicação, atuará nas expectativas dos agentes econômicos em torno das preferências buscando melhorar o bem-estar. </w:t>
      </w:r>
    </w:p>
    <w:p w14:paraId="575DB561" w14:textId="77777777" w:rsidR="00892E6D" w:rsidRPr="007D4FD6" w:rsidRDefault="00892E6D" w:rsidP="00892E6D">
      <w:pPr>
        <w:rPr>
          <w:rStyle w:val="SubtleEmphasis"/>
          <w:color w:val="FF0000"/>
          <w:sz w:val="24"/>
          <w:szCs w:val="24"/>
        </w:rPr>
      </w:pPr>
    </w:p>
    <w:p w14:paraId="41042906" w14:textId="77777777" w:rsidR="00892E6D" w:rsidRPr="007D4FD6" w:rsidRDefault="00892E6D" w:rsidP="00892E6D">
      <w:pPr>
        <w:rPr>
          <w:rStyle w:val="SubtleEmphasis"/>
          <w:color w:val="FF0000"/>
          <w:sz w:val="24"/>
          <w:szCs w:val="24"/>
        </w:rPr>
      </w:pPr>
    </w:p>
    <w:p w14:paraId="57A69C67" w14:textId="77777777" w:rsidR="00892E6D" w:rsidRPr="007D4FD6" w:rsidRDefault="00892E6D" w:rsidP="00892E6D">
      <w:pPr>
        <w:pStyle w:val="Heading3"/>
        <w:rPr>
          <w:color w:val="FF0000"/>
        </w:rPr>
      </w:pPr>
      <w:bookmarkStart w:id="312" w:name="_Ref26010497"/>
      <w:bookmarkStart w:id="313" w:name="_Ref26010518"/>
      <w:bookmarkStart w:id="314" w:name="_Toc45888587"/>
      <w:r w:rsidRPr="007D4FD6">
        <w:rPr>
          <w:color w:val="FF0000"/>
        </w:rPr>
        <w:t>EFEITO SUBSTITUIÇÃO</w:t>
      </w:r>
      <w:bookmarkEnd w:id="312"/>
      <w:bookmarkEnd w:id="313"/>
      <w:bookmarkEnd w:id="314"/>
      <w:r w:rsidRPr="007D4FD6">
        <w:rPr>
          <w:color w:val="FF0000"/>
        </w:rPr>
        <w:t xml:space="preserve">  </w:t>
      </w:r>
    </w:p>
    <w:p w14:paraId="2DCAF15D" w14:textId="77777777" w:rsidR="00892E6D" w:rsidRPr="007D4FD6" w:rsidRDefault="00892E6D" w:rsidP="00892E6D">
      <w:pPr>
        <w:rPr>
          <w:color w:val="FF0000"/>
        </w:rPr>
      </w:pPr>
      <w:r w:rsidRPr="007D4FD6">
        <w:rPr>
          <w:color w:val="FF0000"/>
        </w:rPr>
        <w:t xml:space="preserve">O efeito substituição é um fenômeno natural no ambiente econômico, guarda relação com as tomadas de decisões dos agentes, diante da alocação na obtenção e distribuição dos recursos, girando em torno das preferências e das restrições podendo ser observada em todas as fases do ciclo. </w:t>
      </w:r>
    </w:p>
    <w:p w14:paraId="5D9A3D5F"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O efeito substituição gerado </w:t>
      </w:r>
      <w:del w:id="315" w:author="Microsoft Office User" w:date="2019-12-01T11:13:00Z">
        <w:r w:rsidRPr="007D4FD6" w:rsidDel="000C26BC">
          <w:rPr>
            <w:rStyle w:val="SubtleEmphasis"/>
            <w:color w:val="FF0000"/>
            <w:sz w:val="24"/>
            <w:szCs w:val="24"/>
          </w:rPr>
          <w:delText>pela expectativa viabilização</w:delText>
        </w:r>
      </w:del>
      <w:ins w:id="316" w:author="Microsoft Office User" w:date="2019-12-01T11:13:00Z">
        <w:r w:rsidRPr="007D4FD6">
          <w:rPr>
            <w:rStyle w:val="SubtleEmphasis"/>
            <w:color w:val="FF0000"/>
            <w:sz w:val="24"/>
            <w:szCs w:val="24"/>
          </w:rPr>
          <w:t xml:space="preserve">pelo processo de </w:t>
        </w:r>
      </w:ins>
      <w:r w:rsidRPr="007D4FD6">
        <w:rPr>
          <w:rStyle w:val="SubtleEmphasis"/>
          <w:color w:val="FF0000"/>
          <w:sz w:val="24"/>
          <w:szCs w:val="24"/>
        </w:rPr>
        <w:t>“</w:t>
      </w:r>
      <w:proofErr w:type="spellStart"/>
      <w:ins w:id="317" w:author="Microsoft Office User" w:date="2019-12-01T11:13:00Z">
        <w:r w:rsidRPr="007D4FD6">
          <w:rPr>
            <w:rStyle w:val="SubtleEmphasis"/>
            <w:color w:val="FF0000"/>
            <w:sz w:val="24"/>
            <w:szCs w:val="24"/>
          </w:rPr>
          <w:t>bioinovação</w:t>
        </w:r>
      </w:ins>
      <w:proofErr w:type="spellEnd"/>
      <w:r w:rsidRPr="007D4FD6">
        <w:rPr>
          <w:rStyle w:val="SubtleEmphasis"/>
          <w:color w:val="FF0000"/>
          <w:sz w:val="24"/>
          <w:szCs w:val="24"/>
        </w:rPr>
        <w:t>”</w:t>
      </w:r>
      <w:ins w:id="318" w:author="Microsoft Office User" w:date="2019-12-01T11:13:00Z">
        <w:r w:rsidRPr="007D4FD6">
          <w:rPr>
            <w:rStyle w:val="SubtleEmphasis"/>
            <w:color w:val="FF0000"/>
            <w:sz w:val="24"/>
            <w:szCs w:val="24"/>
          </w:rPr>
          <w:t xml:space="preserve"> tecnológica</w:t>
        </w:r>
      </w:ins>
      <w:ins w:id="319" w:author="Microsoft Office User" w:date="2019-12-01T11:14:00Z">
        <w:r w:rsidRPr="007D4FD6">
          <w:rPr>
            <w:rStyle w:val="SubtleEmphasis"/>
            <w:color w:val="FF0000"/>
            <w:sz w:val="24"/>
            <w:szCs w:val="24"/>
          </w:rPr>
          <w:t xml:space="preserve"> com </w:t>
        </w:r>
      </w:ins>
      <w:del w:id="320" w:author="Microsoft Office User" w:date="2019-12-01T11:14:00Z">
        <w:r w:rsidRPr="007D4FD6" w:rsidDel="0043143C">
          <w:rPr>
            <w:rStyle w:val="SubtleEmphasis"/>
            <w:color w:val="FF0000"/>
            <w:sz w:val="24"/>
            <w:szCs w:val="24"/>
          </w:rPr>
          <w:delText xml:space="preserve"> da </w:delText>
        </w:r>
      </w:del>
      <w:ins w:id="321" w:author="Microsoft Office User" w:date="2019-12-01T11:14:00Z">
        <w:r w:rsidRPr="007D4FD6">
          <w:rPr>
            <w:rStyle w:val="SubtleEmphasis"/>
            <w:color w:val="FF0000"/>
            <w:sz w:val="24"/>
            <w:szCs w:val="24"/>
          </w:rPr>
          <w:t xml:space="preserve">a </w:t>
        </w:r>
      </w:ins>
      <w:r w:rsidRPr="007D4FD6">
        <w:rPr>
          <w:rStyle w:val="SubtleEmphasis"/>
          <w:color w:val="FF0000"/>
          <w:sz w:val="24"/>
          <w:szCs w:val="24"/>
        </w:rPr>
        <w:t>oferta de um “</w:t>
      </w:r>
      <w:del w:id="322" w:author="Microsoft Office User" w:date="2019-12-01T11:14:00Z">
        <w:r w:rsidRPr="007D4FD6" w:rsidDel="00D53426">
          <w:rPr>
            <w:rStyle w:val="SubtleEmphasis"/>
            <w:color w:val="FF0000"/>
            <w:sz w:val="24"/>
            <w:szCs w:val="24"/>
          </w:rPr>
          <w:delText xml:space="preserve">um </w:delText>
        </w:r>
      </w:del>
      <w:r w:rsidRPr="007D4FD6">
        <w:rPr>
          <w:rStyle w:val="SubtleEmphasis"/>
          <w:color w:val="FF0000"/>
          <w:sz w:val="24"/>
          <w:szCs w:val="24"/>
        </w:rPr>
        <w:t>bioinsumo” pode provocar consequências econômicas simultaneamente na inversão do capital, na alocação dos recursos, na redução da curva de custos, equacionar questões ambientais e no bem-estar social em diversas perspectivas.</w:t>
      </w:r>
    </w:p>
    <w:p w14:paraId="01315562"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Segundo Vasconcelos </w:t>
      </w:r>
      <w:sdt>
        <w:sdtPr>
          <w:rPr>
            <w:rStyle w:val="SubtleEmphasis"/>
            <w:color w:val="FF0000"/>
            <w:sz w:val="24"/>
            <w:szCs w:val="24"/>
          </w:rPr>
          <w:id w:val="-2134015399"/>
          <w:citation/>
        </w:sdtPr>
        <w:sdtEndPr>
          <w:rPr>
            <w:rStyle w:val="SubtleEmphasis"/>
          </w:rPr>
        </w:sdtEndPr>
        <w:sdtContent>
          <w:r w:rsidRPr="007D4FD6">
            <w:rPr>
              <w:rStyle w:val="SubtleEmphasis"/>
              <w:color w:val="FF0000"/>
              <w:sz w:val="24"/>
              <w:szCs w:val="24"/>
            </w:rPr>
            <w:fldChar w:fldCharType="begin"/>
          </w:r>
          <w:r w:rsidRPr="007D4FD6">
            <w:rPr>
              <w:rStyle w:val="SubtleEmphasis"/>
              <w:color w:val="FF0000"/>
              <w:sz w:val="24"/>
              <w:szCs w:val="24"/>
            </w:rPr>
            <w:instrText xml:space="preserve">CITATION VAS11 \p 84 \n  \l 1046 </w:instrText>
          </w:r>
          <w:r w:rsidRPr="007D4FD6">
            <w:rPr>
              <w:rStyle w:val="SubtleEmphasis"/>
              <w:color w:val="FF0000"/>
              <w:sz w:val="24"/>
              <w:szCs w:val="24"/>
            </w:rPr>
            <w:fldChar w:fldCharType="separate"/>
          </w:r>
          <w:r w:rsidRPr="007D4FD6">
            <w:rPr>
              <w:noProof/>
              <w:color w:val="FF0000"/>
            </w:rPr>
            <w:t>(2011, p. 84)</w:t>
          </w:r>
          <w:r w:rsidRPr="007D4FD6">
            <w:rPr>
              <w:rStyle w:val="SubtleEmphasis"/>
              <w:color w:val="FF0000"/>
              <w:sz w:val="24"/>
              <w:szCs w:val="24"/>
            </w:rPr>
            <w:fldChar w:fldCharType="end"/>
          </w:r>
        </w:sdtContent>
      </w:sdt>
      <w:r w:rsidRPr="007D4FD6">
        <w:rPr>
          <w:rStyle w:val="SubtleEmphasis"/>
          <w:color w:val="FF0000"/>
          <w:sz w:val="24"/>
          <w:szCs w:val="24"/>
        </w:rPr>
        <w:t xml:space="preserve">, a inserção de uma nova oferta de insumo ou produto, sendo homogêneos, a alteração de preço de um bem afetaria a demanda do próprio bem como a do bem concorrente. </w:t>
      </w:r>
    </w:p>
    <w:p w14:paraId="5CA54B58" w14:textId="77777777" w:rsidR="00892E6D" w:rsidRPr="007D4FD6" w:rsidRDefault="00892E6D" w:rsidP="00892E6D">
      <w:pPr>
        <w:rPr>
          <w:color w:val="FF0000"/>
        </w:rPr>
      </w:pPr>
      <w:r w:rsidRPr="007D4FD6">
        <w:rPr>
          <w:color w:val="FF0000"/>
        </w:rPr>
        <w:lastRenderedPageBreak/>
        <w:t xml:space="preserve">O processo de inovação biotecnológica guarda relação direta com o efeito substituição, atuando na perspectiva de otimização, redução de custos e geração novas oportunidades de desenvolvimento e equacionando problemas produtivos e alocativos, sendo uma variável determinante no modelo de desenvolvimento econômico.  </w:t>
      </w:r>
    </w:p>
    <w:p w14:paraId="4C485865" w14:textId="77777777" w:rsidR="00892E6D" w:rsidRPr="007D4FD6" w:rsidRDefault="00892E6D" w:rsidP="00892E6D">
      <w:pPr>
        <w:rPr>
          <w:color w:val="FF0000"/>
        </w:rPr>
      </w:pPr>
      <w:r w:rsidRPr="007D4FD6">
        <w:rPr>
          <w:color w:val="FF0000"/>
        </w:rPr>
        <w:t xml:space="preserve">Nesse sentido o processo de inovação biotecnológica pode ser observado como uma nova variável dentro do modelo de desenvolvimento econômico. Uma variável com possibilidades de potencializar o processo de inovação, alterar o modo produtivo e alocação do capital e apresentar, alternativas substitutivas, além de novas soluções ligadas diretamente ao bem-estar social. </w:t>
      </w:r>
    </w:p>
    <w:p w14:paraId="0E73EF70" w14:textId="77777777" w:rsidR="00892E6D" w:rsidRPr="007D4FD6" w:rsidRDefault="00892E6D" w:rsidP="00892E6D">
      <w:pPr>
        <w:rPr>
          <w:color w:val="FF0000"/>
        </w:rPr>
      </w:pPr>
      <w:r w:rsidRPr="007D4FD6">
        <w:rPr>
          <w:color w:val="FF0000"/>
        </w:rPr>
        <w:t xml:space="preserve">As possibilidades de desenvolvimento de insumos e produtos poliméricos a partir de microrganismos vivos, dentro do processo de inovação biotecnológica tem grande potencial de gerar impactos consideráveis nas esferas econômica, social e ambiental, em termos alocativos e substitutivos. </w:t>
      </w:r>
    </w:p>
    <w:p w14:paraId="10B55FE0" w14:textId="77777777" w:rsidR="00892E6D" w:rsidRPr="007D4FD6" w:rsidRDefault="00892E6D" w:rsidP="00892E6D">
      <w:pPr>
        <w:rPr>
          <w:color w:val="FF0000"/>
        </w:rPr>
      </w:pPr>
      <w:r w:rsidRPr="007D4FD6">
        <w:rPr>
          <w:color w:val="FF0000"/>
        </w:rPr>
        <w:t xml:space="preserve">Esse caso se torna ainda mais relevante, por esse mercado possuir um elevado nível de produção, consumo de recursos e impactos ambientais gerados. E ainda por possibilitar soluções inovativas para melhoria da qualidade de vida da sociedade em diversas perspectivas, principalmente pelo potencial de desenvolvimento de insumos e produtos voltados para área da saúde.  </w:t>
      </w:r>
    </w:p>
    <w:p w14:paraId="192BD318" w14:textId="77777777" w:rsidR="00892E6D" w:rsidRPr="007D4FD6" w:rsidRDefault="00892E6D" w:rsidP="00892E6D">
      <w:pPr>
        <w:pStyle w:val="IntenseQuote"/>
        <w:rPr>
          <w:color w:val="FF0000"/>
        </w:rPr>
      </w:pPr>
      <w:r w:rsidRPr="007D4FD6">
        <w:rPr>
          <w:color w:val="FF0000"/>
        </w:rPr>
        <w:t xml:space="preserve">Biotecnologia é um exemplo primo de inovação radical, tendo em vista que proporciona tecnologias inteiramente novas para atividades industriais existentes e permite novas indústrias. </w:t>
      </w:r>
      <w:sdt>
        <w:sdtPr>
          <w:rPr>
            <w:color w:val="FF0000"/>
          </w:rPr>
          <w:id w:val="415837829"/>
          <w:citation/>
        </w:sdtPr>
        <w:sdtEndPr/>
        <w:sdtContent>
          <w:r w:rsidRPr="007D4FD6">
            <w:rPr>
              <w:color w:val="FF0000"/>
            </w:rPr>
            <w:fldChar w:fldCharType="begin"/>
          </w:r>
          <w:r w:rsidRPr="007D4FD6">
            <w:rPr>
              <w:color w:val="FF0000"/>
            </w:rPr>
            <w:instrText xml:space="preserve">CITATION CAN04 \p "236 apud BULL et all 2000" \l 1046 </w:instrText>
          </w:r>
          <w:r w:rsidRPr="007D4FD6">
            <w:rPr>
              <w:color w:val="FF0000"/>
            </w:rPr>
            <w:fldChar w:fldCharType="separate"/>
          </w:r>
          <w:r w:rsidRPr="007D4FD6">
            <w:rPr>
              <w:noProof/>
              <w:color w:val="FF0000"/>
            </w:rPr>
            <w:t>(CANHOS &amp; MANFIO, 2004, p. 236 apud BULL et all 2000)</w:t>
          </w:r>
          <w:r w:rsidRPr="007D4FD6">
            <w:rPr>
              <w:color w:val="FF0000"/>
            </w:rPr>
            <w:fldChar w:fldCharType="end"/>
          </w:r>
        </w:sdtContent>
      </w:sdt>
      <w:r w:rsidRPr="007D4FD6">
        <w:rPr>
          <w:color w:val="FF0000"/>
        </w:rPr>
        <w:t xml:space="preserve"> </w:t>
      </w:r>
    </w:p>
    <w:p w14:paraId="414DF478" w14:textId="77777777" w:rsidR="00892E6D" w:rsidRPr="007D4FD6" w:rsidRDefault="00892E6D" w:rsidP="00892E6D">
      <w:pPr>
        <w:rPr>
          <w:color w:val="FF0000"/>
        </w:rPr>
      </w:pPr>
      <w:r w:rsidRPr="007D4FD6">
        <w:rPr>
          <w:color w:val="FF0000"/>
        </w:rPr>
        <w:t xml:space="preserve">O processo não ocorre dentro de uma perspectiva de totalidade de substituição perfeita de insumos e produtos, mas na ótica que podem ocorrer substituições perfeitas e parciais, e geração de novas ofertas inovadoras, ambas com benefícios nas esferas econômicas, sociais e ambientais. Com o foco potencial de gerar novas ofertas inovadoras. </w:t>
      </w:r>
    </w:p>
    <w:p w14:paraId="66A874A3" w14:textId="77777777" w:rsidR="00892E6D" w:rsidRPr="007D4FD6" w:rsidRDefault="00892E6D" w:rsidP="00892E6D">
      <w:pPr>
        <w:rPr>
          <w:color w:val="FF0000"/>
        </w:rPr>
      </w:pPr>
      <w:r w:rsidRPr="007D4FD6">
        <w:rPr>
          <w:color w:val="FF0000"/>
        </w:rPr>
        <w:t xml:space="preserve">Nesse sentindo as ofertas de inovações biotecnológicas para produção de biopolímeros microbianos além de atender – mesmo que ainda de forma parcial e insuficiente – a demanda para substituição dos polímeros sintéticos, gera a possibilidade de configuração de novas possibilidade gerando novas demandas. </w:t>
      </w:r>
    </w:p>
    <w:p w14:paraId="678F7145" w14:textId="77777777" w:rsidR="00892E6D" w:rsidRPr="007D4FD6" w:rsidRDefault="00892E6D" w:rsidP="00892E6D">
      <w:pPr>
        <w:pStyle w:val="IntenseQuote"/>
        <w:rPr>
          <w:color w:val="FF0000"/>
          <w:shd w:val="clear" w:color="auto" w:fill="FFFFFF"/>
        </w:rPr>
      </w:pPr>
      <w:r w:rsidRPr="007D4FD6">
        <w:rPr>
          <w:color w:val="FF0000"/>
          <w:shd w:val="clear" w:color="auto" w:fill="FFFFFF"/>
        </w:rPr>
        <w:t>"É de se ressaltar que um produto tão logo seja criado, nesse mesmo instante, forma um mercado para outros produtos adequado ao próprio valor. Quando o produtor finaliza a</w:t>
      </w:r>
      <w:r w:rsidRPr="007D4FD6">
        <w:rPr>
          <w:rStyle w:val="apple-converted-space"/>
          <w:rFonts w:eastAsia="Times New Roman"/>
          <w:color w:val="FF0000"/>
          <w:sz w:val="21"/>
          <w:szCs w:val="21"/>
          <w:shd w:val="clear" w:color="auto" w:fill="FFFFFF"/>
          <w:rPrChange w:id="323" w:author="Microsoft Office User" w:date="2020-04-14T20:06:00Z">
            <w:rPr>
              <w:rStyle w:val="apple-converted-space"/>
              <w:rFonts w:ascii="Helvetica" w:eastAsia="Times New Roman" w:hAnsi="Helvetica"/>
              <w:color w:val="222222"/>
              <w:sz w:val="21"/>
              <w:szCs w:val="21"/>
              <w:shd w:val="clear" w:color="auto" w:fill="FFFFFF"/>
            </w:rPr>
          </w:rPrChange>
        </w:rPr>
        <w:t> </w:t>
      </w:r>
      <w:r w:rsidRPr="007D4FD6">
        <w:rPr>
          <w:color w:val="FF0000"/>
          <w:rPrChange w:id="324" w:author="Microsoft Office User" w:date="2020-04-14T20:06:00Z">
            <w:rPr>
              <w:rStyle w:val="Hyperlink"/>
              <w:rFonts w:ascii="Helvetica" w:eastAsia="Times New Roman" w:hAnsi="Helvetica"/>
              <w:color w:val="0B0080"/>
              <w:sz w:val="21"/>
              <w:szCs w:val="21"/>
            </w:rPr>
          </w:rPrChange>
        </w:rPr>
        <w:t>produção</w:t>
      </w:r>
      <w:r w:rsidRPr="007D4FD6">
        <w:rPr>
          <w:color w:val="FF0000"/>
          <w:shd w:val="clear" w:color="auto" w:fill="FFFFFF"/>
        </w:rPr>
        <w:t xml:space="preserve">, fica ansioso para vendê-la imediatamente pois quer evitar que a mesma se deprecie em suas mãos. E não ficará menos ansioso para aplicar </w:t>
      </w:r>
      <w:r w:rsidRPr="007D4FD6">
        <w:rPr>
          <w:color w:val="FF0000"/>
          <w:shd w:val="clear" w:color="auto" w:fill="FFFFFF"/>
        </w:rPr>
        <w:lastRenderedPageBreak/>
        <w:t>o dinheiro que ganhará com a venda, pois o valor do</w:t>
      </w:r>
      <w:r w:rsidRPr="007D4FD6">
        <w:rPr>
          <w:rStyle w:val="apple-converted-space"/>
          <w:rFonts w:eastAsia="Times New Roman"/>
          <w:color w:val="FF0000"/>
          <w:sz w:val="21"/>
          <w:szCs w:val="21"/>
          <w:shd w:val="clear" w:color="auto" w:fill="FFFFFF"/>
          <w:rPrChange w:id="325" w:author="Microsoft Office User" w:date="2020-04-14T20:06:00Z">
            <w:rPr>
              <w:rStyle w:val="apple-converted-space"/>
              <w:rFonts w:ascii="Helvetica" w:eastAsia="Times New Roman" w:hAnsi="Helvetica"/>
              <w:color w:val="222222"/>
              <w:sz w:val="21"/>
              <w:szCs w:val="21"/>
              <w:shd w:val="clear" w:color="auto" w:fill="FFFFFF"/>
            </w:rPr>
          </w:rPrChange>
        </w:rPr>
        <w:t> </w:t>
      </w:r>
      <w:r w:rsidRPr="007D4FD6">
        <w:rPr>
          <w:rFonts w:eastAsia="Times New Roman"/>
          <w:color w:val="FF0000"/>
          <w:sz w:val="21"/>
          <w:szCs w:val="21"/>
        </w:rPr>
        <w:t>dinheiro</w:t>
      </w:r>
      <w:r w:rsidRPr="007D4FD6">
        <w:rPr>
          <w:rStyle w:val="apple-converted-space"/>
          <w:rFonts w:eastAsia="Times New Roman"/>
          <w:color w:val="FF0000"/>
          <w:sz w:val="21"/>
          <w:szCs w:val="21"/>
          <w:shd w:val="clear" w:color="auto" w:fill="FFFFFF"/>
          <w:rPrChange w:id="326" w:author="Microsoft Office User" w:date="2020-04-14T20:06:00Z">
            <w:rPr>
              <w:rStyle w:val="apple-converted-space"/>
              <w:rFonts w:ascii="Helvetica" w:eastAsia="Times New Roman" w:hAnsi="Helvetica"/>
              <w:color w:val="222222"/>
              <w:sz w:val="21"/>
              <w:szCs w:val="21"/>
              <w:shd w:val="clear" w:color="auto" w:fill="FFFFFF"/>
            </w:rPr>
          </w:rPrChange>
        </w:rPr>
        <w:t> </w:t>
      </w:r>
      <w:r w:rsidRPr="007D4FD6">
        <w:rPr>
          <w:color w:val="FF0000"/>
          <w:shd w:val="clear" w:color="auto" w:fill="FFFFFF"/>
        </w:rPr>
        <w:t>também poderá se depreciar. Mas o único modo de aplicar o dinheiro é trocá-lo por outros produtos. Assim, a mera circunstância da criação de um produto imediatamente abre um</w:t>
      </w:r>
      <w:r w:rsidRPr="007D4FD6">
        <w:rPr>
          <w:rStyle w:val="apple-converted-space"/>
          <w:rFonts w:eastAsia="Times New Roman"/>
          <w:color w:val="FF0000"/>
          <w:sz w:val="21"/>
          <w:szCs w:val="21"/>
          <w:shd w:val="clear" w:color="auto" w:fill="FFFFFF"/>
          <w:rPrChange w:id="327" w:author="Microsoft Office User" w:date="2020-04-14T20:06:00Z">
            <w:rPr>
              <w:rStyle w:val="apple-converted-space"/>
              <w:rFonts w:ascii="Helvetica" w:eastAsia="Times New Roman" w:hAnsi="Helvetica"/>
              <w:color w:val="222222"/>
              <w:sz w:val="21"/>
              <w:szCs w:val="21"/>
              <w:shd w:val="clear" w:color="auto" w:fill="FFFFFF"/>
            </w:rPr>
          </w:rPrChange>
        </w:rPr>
        <w:t> </w:t>
      </w:r>
      <w:r w:rsidRPr="007D4FD6">
        <w:rPr>
          <w:color w:val="FF0000"/>
          <w:rPrChange w:id="328" w:author="Microsoft Office User" w:date="2020-04-14T20:06:00Z">
            <w:rPr>
              <w:rStyle w:val="Hyperlink"/>
              <w:rFonts w:ascii="Helvetica" w:eastAsia="Times New Roman" w:hAnsi="Helvetica"/>
              <w:color w:val="0B0080"/>
              <w:sz w:val="21"/>
              <w:szCs w:val="21"/>
            </w:rPr>
          </w:rPrChange>
        </w:rPr>
        <w:t>mercado</w:t>
      </w:r>
      <w:r w:rsidRPr="007D4FD6">
        <w:rPr>
          <w:rStyle w:val="apple-converted-space"/>
          <w:rFonts w:eastAsia="Times New Roman"/>
          <w:color w:val="FF0000"/>
          <w:sz w:val="21"/>
          <w:szCs w:val="21"/>
          <w:shd w:val="clear" w:color="auto" w:fill="FFFFFF"/>
          <w:rPrChange w:id="329" w:author="Microsoft Office User" w:date="2020-04-14T20:06:00Z">
            <w:rPr>
              <w:rStyle w:val="apple-converted-space"/>
              <w:rFonts w:ascii="Helvetica" w:eastAsia="Times New Roman" w:hAnsi="Helvetica"/>
              <w:color w:val="222222"/>
              <w:sz w:val="21"/>
              <w:szCs w:val="21"/>
              <w:shd w:val="clear" w:color="auto" w:fill="FFFFFF"/>
            </w:rPr>
          </w:rPrChange>
        </w:rPr>
        <w:t> </w:t>
      </w:r>
      <w:r w:rsidRPr="007D4FD6">
        <w:rPr>
          <w:color w:val="FF0000"/>
          <w:shd w:val="clear" w:color="auto" w:fill="FFFFFF"/>
        </w:rPr>
        <w:t xml:space="preserve">para outro produto". </w:t>
      </w:r>
      <w:sdt>
        <w:sdtPr>
          <w:rPr>
            <w:color w:val="FF0000"/>
            <w:shd w:val="clear" w:color="auto" w:fill="FFFFFF"/>
          </w:rPr>
          <w:id w:val="-1622760453"/>
          <w:citation/>
        </w:sdtPr>
        <w:sdtEndPr/>
        <w:sdtContent>
          <w:r w:rsidRPr="007D4FD6">
            <w:rPr>
              <w:color w:val="FF0000"/>
              <w:shd w:val="clear" w:color="auto" w:fill="FFFFFF"/>
            </w:rPr>
            <w:fldChar w:fldCharType="begin"/>
          </w:r>
          <w:r w:rsidRPr="007D4FD6">
            <w:rPr>
              <w:color w:val="FF0000"/>
              <w:shd w:val="clear" w:color="auto" w:fill="FFFFFF"/>
            </w:rPr>
            <w:instrText xml:space="preserve">CITATION SAY \p 138 \l 1046 </w:instrText>
          </w:r>
          <w:r w:rsidRPr="007D4FD6">
            <w:rPr>
              <w:color w:val="FF0000"/>
              <w:shd w:val="clear" w:color="auto" w:fill="FFFFFF"/>
            </w:rPr>
            <w:fldChar w:fldCharType="separate"/>
          </w:r>
          <w:r w:rsidRPr="007D4FD6">
            <w:rPr>
              <w:noProof/>
              <w:color w:val="FF0000"/>
              <w:shd w:val="clear" w:color="auto" w:fill="FFFFFF"/>
            </w:rPr>
            <w:t>(SAY, 1803, p. 138)</w:t>
          </w:r>
          <w:r w:rsidRPr="007D4FD6">
            <w:rPr>
              <w:color w:val="FF0000"/>
              <w:shd w:val="clear" w:color="auto" w:fill="FFFFFF"/>
            </w:rPr>
            <w:fldChar w:fldCharType="end"/>
          </w:r>
        </w:sdtContent>
      </w:sdt>
    </w:p>
    <w:p w14:paraId="04F95F07" w14:textId="77777777" w:rsidR="00892E6D" w:rsidRPr="007D4FD6" w:rsidRDefault="00892E6D" w:rsidP="00892E6D">
      <w:pPr>
        <w:pStyle w:val="Heading3"/>
        <w:rPr>
          <w:color w:val="FF0000"/>
        </w:rPr>
      </w:pPr>
      <w:bookmarkStart w:id="330" w:name="_Toc45888588"/>
      <w:r w:rsidRPr="007D4FD6">
        <w:rPr>
          <w:color w:val="FF0000"/>
        </w:rPr>
        <w:t>EFEITO ALOCATIVO</w:t>
      </w:r>
      <w:bookmarkEnd w:id="330"/>
      <w:r w:rsidRPr="007D4FD6">
        <w:rPr>
          <w:color w:val="FF0000"/>
        </w:rPr>
        <w:t xml:space="preserve"> </w:t>
      </w:r>
    </w:p>
    <w:p w14:paraId="6DBF45CA" w14:textId="77777777" w:rsidR="00892E6D" w:rsidRPr="007D4FD6" w:rsidRDefault="00892E6D" w:rsidP="00892E6D">
      <w:pPr>
        <w:rPr>
          <w:rStyle w:val="SubtleEmphasis"/>
          <w:color w:val="FF0000"/>
          <w:sz w:val="24"/>
          <w:szCs w:val="24"/>
        </w:rPr>
      </w:pPr>
      <w:r w:rsidRPr="007D4FD6">
        <w:rPr>
          <w:rStyle w:val="SubtleEmphasis"/>
          <w:color w:val="FF0000"/>
          <w:sz w:val="24"/>
          <w:szCs w:val="24"/>
        </w:rPr>
        <w:t>Com a alternativa de um bioinsumo com características de substituição perfeita ou parcial, é reduzida a necessidade de extração, refino e síntese de insumos fósseis. Esse cenário levaria a uma redução da demanda atual, e a nova demanda canalizaria os recursos a nova estrutura de oferta, ocorrendo assim uma inversão do capital, provocando a realocação dos recursos produtivos como um todo.</w:t>
      </w:r>
    </w:p>
    <w:p w14:paraId="5DE543B4"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Os fatores que envolvem a oferta de bioinsumos para: substituição de insumos fósseis ofertas em produção; e composição de novas possibilidades de ofertas pode ser compreendida na concepção de inovação biotecnológica. </w:t>
      </w:r>
    </w:p>
    <w:p w14:paraId="3F632AD4"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O fenômeno da inovação guarda relação com a necessidade de equacionar os recursos escassos, atendendo as necessidades atuais e futuras, bem como melhorar o bem-estar social através do aperfeiçoamento das ofertas atuais e geração de ofertas inovadoras. </w:t>
      </w:r>
    </w:p>
    <w:p w14:paraId="5A6EEA12" w14:textId="77777777" w:rsidR="00892E6D" w:rsidRPr="007D4FD6" w:rsidRDefault="00892E6D" w:rsidP="00892E6D">
      <w:pPr>
        <w:rPr>
          <w:rStyle w:val="SubtleEmphasis"/>
          <w:color w:val="FF0000"/>
          <w:sz w:val="24"/>
          <w:szCs w:val="24"/>
        </w:rPr>
      </w:pPr>
      <w:r w:rsidRPr="007D4FD6">
        <w:rPr>
          <w:rStyle w:val="SubtleEmphasis"/>
          <w:color w:val="FF0000"/>
          <w:sz w:val="24"/>
          <w:szCs w:val="24"/>
        </w:rPr>
        <w:t>Se trata de um processo que envolve questões macroeconômicas, microeconômicas, e que sua viabilização ocorre quando seus “nanocomponentes” conseguem atender as exigências técnicas, econômicas, sociais e ambientais, ou seja, ocorrendo no ambiente “nanoeconômico”</w:t>
      </w:r>
      <w:r w:rsidRPr="007D4FD6">
        <w:rPr>
          <w:rStyle w:val="FootnoteReference"/>
          <w:color w:val="FF0000"/>
        </w:rPr>
        <w:footnoteReference w:id="9"/>
      </w:r>
      <w:r w:rsidRPr="007D4FD6">
        <w:rPr>
          <w:rStyle w:val="SubtleEmphasis"/>
          <w:color w:val="FF0000"/>
          <w:sz w:val="24"/>
          <w:szCs w:val="24"/>
        </w:rPr>
        <w:t>.</w:t>
      </w:r>
    </w:p>
    <w:p w14:paraId="6C169352" w14:textId="77777777" w:rsidR="00892E6D" w:rsidRPr="007D4FD6" w:rsidRDefault="00892E6D" w:rsidP="00892E6D">
      <w:pPr>
        <w:rPr>
          <w:rStyle w:val="SubtleEmphasis"/>
          <w:color w:val="FF0000"/>
          <w:sz w:val="24"/>
          <w:szCs w:val="24"/>
        </w:rPr>
      </w:pPr>
    </w:p>
    <w:p w14:paraId="391EA860" w14:textId="77777777" w:rsidR="00892E6D" w:rsidRPr="007D4FD6" w:rsidRDefault="00892E6D" w:rsidP="00892E6D">
      <w:pPr>
        <w:pStyle w:val="Heading3"/>
        <w:rPr>
          <w:rStyle w:val="SubtleEmphasis"/>
          <w:color w:val="FF0000"/>
          <w:sz w:val="24"/>
          <w:szCs w:val="24"/>
        </w:rPr>
      </w:pPr>
      <w:bookmarkStart w:id="331" w:name="_Toc45888589"/>
      <w:r w:rsidRPr="007D4FD6">
        <w:rPr>
          <w:rStyle w:val="SubtleEmphasis"/>
          <w:color w:val="FF0000"/>
          <w:sz w:val="24"/>
          <w:szCs w:val="24"/>
        </w:rPr>
        <w:t>CURVA DE CUSTOS</w:t>
      </w:r>
      <w:bookmarkEnd w:id="331"/>
    </w:p>
    <w:p w14:paraId="682E40D1" w14:textId="77777777" w:rsidR="00892E6D" w:rsidRPr="007D4FD6" w:rsidRDefault="00892E6D" w:rsidP="00892E6D">
      <w:pPr>
        <w:rPr>
          <w:rStyle w:val="SubtleEmphasis"/>
          <w:color w:val="FF0000"/>
          <w:sz w:val="24"/>
          <w:szCs w:val="24"/>
        </w:rPr>
      </w:pPr>
      <w:r w:rsidRPr="007D4FD6">
        <w:rPr>
          <w:rStyle w:val="SubtleEmphasis"/>
          <w:color w:val="FF0000"/>
          <w:sz w:val="24"/>
          <w:szCs w:val="24"/>
        </w:rPr>
        <w:t>Para os “bioinsumos” e “bioprodutos” se tornarem viáveis, além dos impactos sociais e ambientais positivos, ele deve atender a questão de competitiva da sua curva de custos em uma perspectiva de custo de oportunidade</w:t>
      </w:r>
      <w:r w:rsidRPr="007D4FD6">
        <w:rPr>
          <w:rStyle w:val="FootnoteReference"/>
          <w:color w:val="FF0000"/>
        </w:rPr>
        <w:footnoteReference w:id="10"/>
      </w:r>
      <w:r w:rsidRPr="007D4FD6">
        <w:rPr>
          <w:rStyle w:val="SubtleEmphasis"/>
          <w:color w:val="FF0000"/>
          <w:sz w:val="24"/>
          <w:szCs w:val="24"/>
        </w:rPr>
        <w:t xml:space="preserve">. Nesse sentido uma oferta apta como uma alternativa </w:t>
      </w:r>
      <w:r w:rsidRPr="007D4FD6">
        <w:rPr>
          <w:rStyle w:val="SubtleEmphasis"/>
          <w:color w:val="FF0000"/>
          <w:sz w:val="24"/>
          <w:szCs w:val="24"/>
        </w:rPr>
        <w:lastRenderedPageBreak/>
        <w:t xml:space="preserve">substitutiva deve atender essas características, representando monetariamente seus efeitos sobre as esferas economia, social e ambiental. </w:t>
      </w:r>
    </w:p>
    <w:p w14:paraId="517978E0" w14:textId="77777777" w:rsidR="00892E6D" w:rsidRPr="007D4FD6" w:rsidRDefault="00892E6D" w:rsidP="00892E6D">
      <w:pPr>
        <w:pStyle w:val="IntenseQuote"/>
        <w:rPr>
          <w:rStyle w:val="SubtleEmphasis"/>
          <w:color w:val="FF0000"/>
          <w:sz w:val="24"/>
          <w:szCs w:val="24"/>
        </w:rPr>
      </w:pPr>
      <w:r w:rsidRPr="007D4FD6">
        <w:rPr>
          <w:color w:val="FF0000"/>
        </w:rPr>
        <w:t xml:space="preserve">A despeito da diversidade de análise, o ponto comum em todos... [os] autores é que a inovação envolve solução de problemas, com vistas, simultaneamente, a atender </w:t>
      </w:r>
      <w:proofErr w:type="gramStart"/>
      <w:r w:rsidRPr="007D4FD6">
        <w:rPr>
          <w:color w:val="FF0000"/>
        </w:rPr>
        <w:t>à</w:t>
      </w:r>
      <w:proofErr w:type="gramEnd"/>
      <w:r w:rsidRPr="007D4FD6">
        <w:rPr>
          <w:color w:val="FF0000"/>
        </w:rPr>
        <w:t xml:space="preserve"> necessidades tanto de mercado como de custo. </w:t>
      </w:r>
      <w:sdt>
        <w:sdtPr>
          <w:rPr>
            <w:color w:val="FF0000"/>
          </w:rPr>
          <w:id w:val="-100342966"/>
          <w:citation/>
        </w:sdtPr>
        <w:sdtEndPr>
          <w:rPr>
            <w:rStyle w:val="SubtleEmphasis"/>
            <w:sz w:val="24"/>
            <w:szCs w:val="24"/>
          </w:rPr>
        </w:sdtEndPr>
        <w:sdtContent>
          <w:r w:rsidRPr="007D4FD6">
            <w:rPr>
              <w:rStyle w:val="IntenseQuoteChar"/>
              <w:color w:val="FF0000"/>
            </w:rPr>
            <w:fldChar w:fldCharType="begin"/>
          </w:r>
          <w:r w:rsidRPr="007D4FD6">
            <w:rPr>
              <w:rStyle w:val="IntenseQuoteChar"/>
              <w:color w:val="FF0000"/>
            </w:rPr>
            <w:instrText xml:space="preserve">CITATION CON00 \p 65 \l 1046 </w:instrText>
          </w:r>
          <w:r w:rsidRPr="007D4FD6">
            <w:rPr>
              <w:rStyle w:val="IntenseQuoteChar"/>
              <w:color w:val="FF0000"/>
            </w:rPr>
            <w:fldChar w:fldCharType="separate"/>
          </w:r>
          <w:r w:rsidRPr="007D4FD6">
            <w:rPr>
              <w:noProof/>
              <w:color w:val="FF0000"/>
            </w:rPr>
            <w:t>(CONCEIÇÃO, 2000, p. 65)</w:t>
          </w:r>
          <w:r w:rsidRPr="007D4FD6">
            <w:rPr>
              <w:rStyle w:val="IntenseQuoteChar"/>
              <w:color w:val="FF0000"/>
            </w:rPr>
            <w:fldChar w:fldCharType="end"/>
          </w:r>
        </w:sdtContent>
      </w:sdt>
    </w:p>
    <w:p w14:paraId="3C1F193E"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A curva de custos de uma “bio-oferta” promissora, ao longo do processo de pesquisa e desenvolvimento tem a tendência natural de se manter acima da oferta atual, por várias condicionantes, como requisitos técnicos que precisam ser equacionados, assimetria de informações, insuficiência de capital e recursos produtivos entre outros. </w:t>
      </w:r>
    </w:p>
    <w:p w14:paraId="101840A2" w14:textId="77777777" w:rsidR="00892E6D" w:rsidRPr="007D4FD6" w:rsidRDefault="00892E6D" w:rsidP="00892E6D">
      <w:pPr>
        <w:rPr>
          <w:rStyle w:val="SubtleEmphasis"/>
          <w:color w:val="FF0000"/>
          <w:sz w:val="24"/>
          <w:szCs w:val="24"/>
        </w:rPr>
      </w:pPr>
      <w:r w:rsidRPr="007D4FD6">
        <w:rPr>
          <w:rStyle w:val="SubtleEmphasis"/>
          <w:color w:val="FF0000"/>
          <w:sz w:val="24"/>
          <w:szCs w:val="24"/>
        </w:rPr>
        <w:t>No longo prazo, durante o processo de inovação biotecnológica, ao passo que essas condicionantes são sanadas, a tendência é que haja uma convergência das curvas de custos, onde mesmo abaixo monetariamente, já apresenta viabilidade por: demonstrar sua capacidade de igualar, com a tendência de se manter abaixo; e pela capacidade de reduzir custos operacionais e relacionados aos fatores ambientais.</w:t>
      </w:r>
    </w:p>
    <w:p w14:paraId="0D7449EA" w14:textId="77777777" w:rsidR="00892E6D" w:rsidRPr="007D4FD6" w:rsidRDefault="00892E6D" w:rsidP="00892E6D">
      <w:pPr>
        <w:pStyle w:val="Heading3"/>
        <w:rPr>
          <w:color w:val="FF0000"/>
        </w:rPr>
      </w:pPr>
      <w:bookmarkStart w:id="332" w:name="_Toc45888590"/>
      <w:r w:rsidRPr="007D4FD6">
        <w:rPr>
          <w:color w:val="FF0000"/>
        </w:rPr>
        <w:t>CUSTO DE OPORTUNIDADE, EFEITO TRANSBORDAMENTO, EXTERNALIDADES E BEM-ESTAR SOCIAL</w:t>
      </w:r>
      <w:bookmarkEnd w:id="332"/>
    </w:p>
    <w:p w14:paraId="41445F4A" w14:textId="77777777" w:rsidR="00892E6D" w:rsidRPr="007D4FD6" w:rsidRDefault="00892E6D" w:rsidP="00892E6D">
      <w:pPr>
        <w:rPr>
          <w:rStyle w:val="SubtleEmphasis"/>
          <w:color w:val="FF0000"/>
          <w:sz w:val="24"/>
          <w:szCs w:val="24"/>
        </w:rPr>
      </w:pPr>
      <w:r w:rsidRPr="007D4FD6">
        <w:rPr>
          <w:rStyle w:val="SubtleEmphasis"/>
          <w:color w:val="FF0000"/>
          <w:sz w:val="24"/>
          <w:szCs w:val="24"/>
        </w:rPr>
        <w:t xml:space="preserve">A “bio-oferta” também tem potencial de gerar efeitos no bem-estar social, em diversas perspectivas: como a manutenção e ampliação do atendimento das demandas atuais; geração de insumos e produtos menos nocivos no contato com o ser humano e meio ambiente; possibilidade de gerar novas ofertas – principalmente as que trariam benefícios diretos a saúde e ao organismo humano, como biomedicamentos, biosensores e alimentos funcionais.    </w:t>
      </w:r>
    </w:p>
    <w:p w14:paraId="77086615" w14:textId="77777777" w:rsidR="00892E6D" w:rsidRPr="007D4FD6" w:rsidRDefault="00892E6D" w:rsidP="00892E6D">
      <w:pPr>
        <w:rPr>
          <w:rStyle w:val="SubtleEmphasis"/>
          <w:color w:val="FF0000"/>
          <w:sz w:val="24"/>
          <w:szCs w:val="24"/>
        </w:rPr>
      </w:pPr>
      <w:r w:rsidRPr="007D4FD6">
        <w:rPr>
          <w:rStyle w:val="SubtleEmphasis"/>
          <w:color w:val="FF0000"/>
          <w:sz w:val="24"/>
          <w:szCs w:val="24"/>
        </w:rPr>
        <w:t>Na perspectiva de custo de oportunidade, o ponto da curva de custos que viabilizaria uma bioferta em termos monetários poderia ser equacionada com a inserção de uma taxa de externalidade na oferta atual. A taxa de externalidade englobaria custos explícitos envolvendo o processo produtivo e gestão das questões ambientais, bem como custos implícitos envolvendo questões ambientais.</w:t>
      </w:r>
      <w:bookmarkStart w:id="333" w:name="_Toc26043743"/>
      <w:bookmarkEnd w:id="333"/>
    </w:p>
    <w:p w14:paraId="1841296B" w14:textId="77777777" w:rsidR="00892E6D" w:rsidRPr="007D4FD6" w:rsidRDefault="00892E6D" w:rsidP="00892E6D">
      <w:pPr>
        <w:pStyle w:val="IntenseQuote"/>
        <w:rPr>
          <w:rStyle w:val="SubtleEmphasis"/>
          <w:color w:val="FF0000"/>
        </w:rPr>
      </w:pPr>
      <w:r w:rsidRPr="007D4FD6">
        <w:rPr>
          <w:rStyle w:val="SubtleEmphasis"/>
          <w:color w:val="FF0000"/>
        </w:rPr>
        <w:t>A presença de efeitos de transbordamento dos gastos de pesquisa – externalidades positivas da pesquisa sobre a atividade de outros agentes privados – e os gastos públicos em pesquisa (efeito crowding out) motivam empresas na construção de diferentes formas de garantias de direitos de propriedade sobre a pesquisa.</w:t>
      </w:r>
      <w:sdt>
        <w:sdtPr>
          <w:rPr>
            <w:rStyle w:val="SubtleEmphasis"/>
            <w:color w:val="FF0000"/>
          </w:rPr>
          <w:id w:val="657353023"/>
          <w:citation/>
        </w:sdtPr>
        <w:sdtEndPr>
          <w:rPr>
            <w:rStyle w:val="SubtleEmphasis"/>
          </w:rPr>
        </w:sdtEndPr>
        <w:sdtContent>
          <w:r w:rsidRPr="007D4FD6">
            <w:rPr>
              <w:rStyle w:val="SubtleEmphasis"/>
              <w:color w:val="FF0000"/>
            </w:rPr>
            <w:fldChar w:fldCharType="begin"/>
          </w:r>
          <w:r w:rsidRPr="007D4FD6">
            <w:rPr>
              <w:rStyle w:val="SubtleEmphasis"/>
              <w:color w:val="FF0000"/>
            </w:rPr>
            <w:instrText xml:space="preserve">CITATION POZ \p 346-347 \l 1046 </w:instrText>
          </w:r>
          <w:r w:rsidRPr="007D4FD6">
            <w:rPr>
              <w:rStyle w:val="SubtleEmphasis"/>
              <w:color w:val="FF0000"/>
            </w:rPr>
            <w:fldChar w:fldCharType="separate"/>
          </w:r>
          <w:r w:rsidRPr="007D4FD6">
            <w:rPr>
              <w:rStyle w:val="SubtleEmphasis"/>
              <w:noProof/>
              <w:color w:val="FF0000"/>
            </w:rPr>
            <w:t xml:space="preserve"> </w:t>
          </w:r>
          <w:r w:rsidRPr="007D4FD6">
            <w:rPr>
              <w:noProof/>
              <w:color w:val="FF0000"/>
            </w:rPr>
            <w:t>(POZ, et al., 2004, pp. 346-347)</w:t>
          </w:r>
          <w:r w:rsidRPr="007D4FD6">
            <w:rPr>
              <w:rStyle w:val="SubtleEmphasis"/>
              <w:color w:val="FF0000"/>
            </w:rPr>
            <w:fldChar w:fldCharType="end"/>
          </w:r>
        </w:sdtContent>
      </w:sdt>
    </w:p>
    <w:p w14:paraId="340BE913" w14:textId="77777777" w:rsidR="00892E6D" w:rsidRPr="007D4FD6" w:rsidRDefault="00892E6D" w:rsidP="00892E6D">
      <w:pPr>
        <w:pStyle w:val="Heading2"/>
        <w:rPr>
          <w:rStyle w:val="SubtleEmphasis"/>
          <w:color w:val="FF0000"/>
          <w:sz w:val="24"/>
          <w:szCs w:val="24"/>
        </w:rPr>
      </w:pPr>
      <w:bookmarkStart w:id="334" w:name="_Toc45888591"/>
      <w:r w:rsidRPr="007D4FD6">
        <w:rPr>
          <w:rStyle w:val="SubtleEmphasis"/>
          <w:color w:val="FF0000"/>
          <w:sz w:val="24"/>
          <w:szCs w:val="24"/>
        </w:rPr>
        <w:t>PREFERÊNCIA DO CONSUMIDOR</w:t>
      </w:r>
      <w:bookmarkEnd w:id="334"/>
    </w:p>
    <w:p w14:paraId="194B823F" w14:textId="47F93C78" w:rsidR="007C6170" w:rsidRPr="007D4FD6" w:rsidRDefault="00892E6D" w:rsidP="00892E6D">
      <w:pPr>
        <w:tabs>
          <w:tab w:val="left" w:pos="5529"/>
        </w:tabs>
        <w:rPr>
          <w:color w:val="FF0000"/>
        </w:rPr>
      </w:pPr>
      <w:r w:rsidRPr="007D4FD6">
        <w:rPr>
          <w:color w:val="FF0000"/>
        </w:rPr>
        <w:lastRenderedPageBreak/>
        <w:t xml:space="preserve">Esse efeito substituição guarda relação com a preferência do consumidor, que passa a demandar aditivos de origem natural e biodegradáveis. A características que estimulam esta demanda se relacionam com os benefícios a saúde e ao meio ambiente, mas também com as características de sua produção, tonando-se, diante a demanda, atrativas aos ofertantes.  </w:t>
      </w:r>
    </w:p>
    <w:p w14:paraId="6A1738DC" w14:textId="77777777" w:rsidR="00AC7927" w:rsidRPr="007D4FD6" w:rsidRDefault="00AC7927" w:rsidP="00AC7927">
      <w:pPr>
        <w:widowControl w:val="0"/>
        <w:autoSpaceDE w:val="0"/>
        <w:autoSpaceDN w:val="0"/>
        <w:adjustRightInd w:val="0"/>
        <w:spacing w:after="240" w:line="320" w:lineRule="atLeast"/>
        <w:ind w:firstLine="0"/>
        <w:jc w:val="left"/>
        <w:rPr>
          <w:rFonts w:ascii="Times" w:hAnsi="Times" w:cs="Times"/>
          <w:color w:val="FF0000"/>
          <w:lang w:val="en-US"/>
        </w:rPr>
      </w:pPr>
    </w:p>
    <w:p w14:paraId="516A9A6A" w14:textId="77777777" w:rsidR="001552E1" w:rsidRPr="007D4FD6" w:rsidRDefault="001552E1" w:rsidP="00AC7927">
      <w:pPr>
        <w:widowControl w:val="0"/>
        <w:autoSpaceDE w:val="0"/>
        <w:autoSpaceDN w:val="0"/>
        <w:adjustRightInd w:val="0"/>
        <w:spacing w:after="240" w:line="320" w:lineRule="atLeast"/>
        <w:ind w:firstLine="0"/>
        <w:jc w:val="left"/>
        <w:rPr>
          <w:rFonts w:ascii="Times" w:hAnsi="Times" w:cs="Times"/>
          <w:color w:val="FF0000"/>
          <w:lang w:val="en-US"/>
        </w:rPr>
      </w:pPr>
    </w:p>
    <w:p w14:paraId="01B2B685" w14:textId="77777777" w:rsidR="001552E1" w:rsidRPr="007D4FD6" w:rsidRDefault="001552E1" w:rsidP="00AC7927">
      <w:pPr>
        <w:widowControl w:val="0"/>
        <w:autoSpaceDE w:val="0"/>
        <w:autoSpaceDN w:val="0"/>
        <w:adjustRightInd w:val="0"/>
        <w:spacing w:after="240" w:line="320" w:lineRule="atLeast"/>
        <w:ind w:firstLine="0"/>
        <w:jc w:val="left"/>
        <w:rPr>
          <w:rFonts w:ascii="Times" w:hAnsi="Times" w:cs="Times"/>
          <w:color w:val="FF0000"/>
          <w:lang w:val="en-US"/>
        </w:rPr>
      </w:pPr>
    </w:p>
    <w:p w14:paraId="4010AFE8" w14:textId="77777777" w:rsidR="001552E1" w:rsidRDefault="001552E1" w:rsidP="00AC7927">
      <w:pPr>
        <w:widowControl w:val="0"/>
        <w:autoSpaceDE w:val="0"/>
        <w:autoSpaceDN w:val="0"/>
        <w:adjustRightInd w:val="0"/>
        <w:spacing w:after="240" w:line="320" w:lineRule="atLeast"/>
        <w:ind w:firstLine="0"/>
        <w:jc w:val="left"/>
        <w:rPr>
          <w:rFonts w:ascii="Times" w:hAnsi="Times" w:cs="Times"/>
          <w:color w:val="000000"/>
          <w:lang w:val="en-US"/>
        </w:rPr>
      </w:pPr>
    </w:p>
    <w:p w14:paraId="4B0D711B" w14:textId="77777777" w:rsidR="00641D7C" w:rsidRDefault="00641D7C" w:rsidP="00AC7927">
      <w:pPr>
        <w:widowControl w:val="0"/>
        <w:autoSpaceDE w:val="0"/>
        <w:autoSpaceDN w:val="0"/>
        <w:adjustRightInd w:val="0"/>
        <w:spacing w:after="240" w:line="320" w:lineRule="atLeast"/>
        <w:ind w:firstLine="0"/>
        <w:jc w:val="left"/>
        <w:rPr>
          <w:rFonts w:ascii="Times" w:hAnsi="Times" w:cs="Times"/>
          <w:color w:val="000000"/>
          <w:lang w:val="en-US"/>
        </w:rPr>
      </w:pPr>
    </w:p>
    <w:p w14:paraId="70689968" w14:textId="77777777" w:rsidR="00641D7C" w:rsidRDefault="00641D7C" w:rsidP="00AC7927">
      <w:pPr>
        <w:widowControl w:val="0"/>
        <w:autoSpaceDE w:val="0"/>
        <w:autoSpaceDN w:val="0"/>
        <w:adjustRightInd w:val="0"/>
        <w:spacing w:after="240" w:line="320" w:lineRule="atLeast"/>
        <w:ind w:firstLine="0"/>
        <w:jc w:val="left"/>
        <w:rPr>
          <w:rFonts w:ascii="Times" w:hAnsi="Times" w:cs="Times"/>
          <w:color w:val="000000"/>
          <w:lang w:val="en-US"/>
        </w:rPr>
      </w:pPr>
    </w:p>
    <w:p w14:paraId="77D229A2" w14:textId="77777777" w:rsidR="00641D7C" w:rsidRDefault="00641D7C" w:rsidP="00AC7927">
      <w:pPr>
        <w:widowControl w:val="0"/>
        <w:autoSpaceDE w:val="0"/>
        <w:autoSpaceDN w:val="0"/>
        <w:adjustRightInd w:val="0"/>
        <w:spacing w:after="240" w:line="320" w:lineRule="atLeast"/>
        <w:ind w:firstLine="0"/>
        <w:jc w:val="left"/>
        <w:rPr>
          <w:rFonts w:ascii="Times" w:hAnsi="Times" w:cs="Times"/>
          <w:color w:val="000000"/>
          <w:lang w:val="en-US"/>
        </w:rPr>
      </w:pPr>
    </w:p>
    <w:p w14:paraId="5494199F" w14:textId="77777777" w:rsidR="00641D7C" w:rsidRDefault="00641D7C" w:rsidP="00AC7927">
      <w:pPr>
        <w:widowControl w:val="0"/>
        <w:autoSpaceDE w:val="0"/>
        <w:autoSpaceDN w:val="0"/>
        <w:adjustRightInd w:val="0"/>
        <w:spacing w:after="240" w:line="320" w:lineRule="atLeast"/>
        <w:ind w:firstLine="0"/>
        <w:jc w:val="left"/>
        <w:rPr>
          <w:rFonts w:ascii="Times" w:hAnsi="Times" w:cs="Times"/>
          <w:color w:val="000000"/>
          <w:lang w:val="en-US"/>
        </w:rPr>
      </w:pPr>
    </w:p>
    <w:p w14:paraId="5B393BD6" w14:textId="77777777" w:rsidR="001552E1" w:rsidRDefault="001552E1" w:rsidP="00AC7927">
      <w:pPr>
        <w:widowControl w:val="0"/>
        <w:autoSpaceDE w:val="0"/>
        <w:autoSpaceDN w:val="0"/>
        <w:adjustRightInd w:val="0"/>
        <w:spacing w:after="240" w:line="320" w:lineRule="atLeast"/>
        <w:ind w:firstLine="0"/>
        <w:jc w:val="left"/>
        <w:rPr>
          <w:rFonts w:ascii="Times" w:hAnsi="Times" w:cs="Times"/>
          <w:color w:val="000000"/>
          <w:lang w:val="en-US"/>
        </w:rPr>
      </w:pPr>
    </w:p>
    <w:p w14:paraId="3DB96872" w14:textId="77777777" w:rsidR="001552E1" w:rsidRDefault="001552E1" w:rsidP="00AC7927">
      <w:pPr>
        <w:widowControl w:val="0"/>
        <w:autoSpaceDE w:val="0"/>
        <w:autoSpaceDN w:val="0"/>
        <w:adjustRightInd w:val="0"/>
        <w:spacing w:after="240" w:line="320" w:lineRule="atLeast"/>
        <w:ind w:firstLine="0"/>
        <w:jc w:val="left"/>
        <w:rPr>
          <w:rFonts w:ascii="Times" w:hAnsi="Times" w:cs="Times"/>
          <w:color w:val="000000"/>
          <w:lang w:val="en-US"/>
        </w:rPr>
      </w:pPr>
    </w:p>
    <w:p w14:paraId="0CE89FE1" w14:textId="77777777" w:rsidR="001552E1" w:rsidRDefault="001552E1" w:rsidP="00AC7927">
      <w:pPr>
        <w:widowControl w:val="0"/>
        <w:autoSpaceDE w:val="0"/>
        <w:autoSpaceDN w:val="0"/>
        <w:adjustRightInd w:val="0"/>
        <w:spacing w:after="240" w:line="320" w:lineRule="atLeast"/>
        <w:ind w:firstLine="0"/>
        <w:jc w:val="left"/>
        <w:rPr>
          <w:rFonts w:ascii="Times" w:hAnsi="Times" w:cs="Times"/>
          <w:color w:val="000000"/>
          <w:lang w:val="en-US"/>
        </w:rPr>
      </w:pPr>
    </w:p>
    <w:p w14:paraId="5DDBF603" w14:textId="03290C1C" w:rsidR="0035515C" w:rsidRPr="00B57D84" w:rsidRDefault="00EF44AE" w:rsidP="00FE65EE">
      <w:pPr>
        <w:pStyle w:val="Heading1"/>
      </w:pPr>
      <w:r>
        <w:br w:type="column"/>
      </w:r>
      <w:bookmarkStart w:id="335" w:name="_Toc45888592"/>
      <w:r w:rsidR="0035515C" w:rsidRPr="00B57D84">
        <w:lastRenderedPageBreak/>
        <w:t>CONSIDERAÇÕES FINAIS</w:t>
      </w:r>
      <w:bookmarkEnd w:id="335"/>
    </w:p>
    <w:p w14:paraId="237B34D6" w14:textId="7CF4811F" w:rsidR="00D01D46" w:rsidRPr="00FC457D" w:rsidRDefault="00CD6F00" w:rsidP="00B02B28">
      <w:pPr>
        <w:pStyle w:val="NoSpacing"/>
        <w:rPr>
          <w:color w:val="FF0000"/>
        </w:rPr>
      </w:pPr>
      <w:r w:rsidRPr="00FC457D">
        <w:rPr>
          <w:color w:val="FF0000"/>
        </w:rPr>
        <w:t>A conjuntura econômica atual</w:t>
      </w:r>
      <w:r w:rsidR="00ED3F08" w:rsidRPr="00FC457D">
        <w:rPr>
          <w:color w:val="FF0000"/>
        </w:rPr>
        <w:t>,</w:t>
      </w:r>
      <w:r w:rsidRPr="00FC457D">
        <w:rPr>
          <w:color w:val="FF0000"/>
        </w:rPr>
        <w:t xml:space="preserve"> no que tange as vertentes </w:t>
      </w:r>
      <w:r w:rsidR="0049353D" w:rsidRPr="00FC457D">
        <w:rPr>
          <w:color w:val="FF0000"/>
        </w:rPr>
        <w:t>té</w:t>
      </w:r>
      <w:r w:rsidR="00A87000" w:rsidRPr="00FC457D">
        <w:rPr>
          <w:color w:val="FF0000"/>
        </w:rPr>
        <w:t xml:space="preserve">cnicas, </w:t>
      </w:r>
      <w:r w:rsidR="00905F38" w:rsidRPr="00FC457D">
        <w:rPr>
          <w:color w:val="FF0000"/>
        </w:rPr>
        <w:t>financeira</w:t>
      </w:r>
      <w:r w:rsidRPr="00FC457D">
        <w:rPr>
          <w:color w:val="FF0000"/>
        </w:rPr>
        <w:t xml:space="preserve">, social e ambiental, demanda de forma mais incisiva uma alocação ótima dos recursos, visando um desenvolvimento sustentável ao longo prazo. </w:t>
      </w:r>
      <w:r w:rsidR="00905F38" w:rsidRPr="00FC457D">
        <w:rPr>
          <w:color w:val="FF0000"/>
        </w:rPr>
        <w:t>Essa máxima implica em esforços para au</w:t>
      </w:r>
      <w:r w:rsidR="00824116" w:rsidRPr="00FC457D">
        <w:rPr>
          <w:color w:val="FF0000"/>
        </w:rPr>
        <w:t>mentar a produtividade, reduzir a necessidade de utilização de insumos naturais não renováveis e atenuar o impacto ambiental da ocupação e produçã</w:t>
      </w:r>
      <w:r w:rsidR="00E12025" w:rsidRPr="00FC457D">
        <w:rPr>
          <w:color w:val="FF0000"/>
        </w:rPr>
        <w:t>o.</w:t>
      </w:r>
    </w:p>
    <w:p w14:paraId="02251CFE" w14:textId="675C11AB" w:rsidR="00FC7AE5" w:rsidRPr="00FC457D" w:rsidRDefault="00174FDE" w:rsidP="00B02B28">
      <w:pPr>
        <w:pStyle w:val="NoSpacing"/>
        <w:rPr>
          <w:color w:val="FF0000"/>
        </w:rPr>
      </w:pPr>
      <w:r w:rsidRPr="00FC457D">
        <w:rPr>
          <w:color w:val="FF0000"/>
        </w:rPr>
        <w:t xml:space="preserve">O processo de inovação tecnologia se demonstrou fundamental para solucionar problemas referentes ao desenvolvimento sustentável, </w:t>
      </w:r>
      <w:r w:rsidR="00286F14" w:rsidRPr="00FC457D">
        <w:rPr>
          <w:color w:val="FF0000"/>
        </w:rPr>
        <w:t>possibilitando a otimização de processo</w:t>
      </w:r>
      <w:r w:rsidR="00B06AE0" w:rsidRPr="00FC457D">
        <w:rPr>
          <w:color w:val="FF0000"/>
        </w:rPr>
        <w:t>s, eleva</w:t>
      </w:r>
      <w:r w:rsidR="007961B8" w:rsidRPr="00FC457D">
        <w:rPr>
          <w:color w:val="FF0000"/>
        </w:rPr>
        <w:t>ção</w:t>
      </w:r>
      <w:r w:rsidR="00B06AE0" w:rsidRPr="00FC457D">
        <w:rPr>
          <w:color w:val="FF0000"/>
        </w:rPr>
        <w:t xml:space="preserve"> </w:t>
      </w:r>
      <w:r w:rsidR="007961B8" w:rsidRPr="00FC457D">
        <w:rPr>
          <w:color w:val="FF0000"/>
        </w:rPr>
        <w:t>de produtividade, redução</w:t>
      </w:r>
      <w:r w:rsidR="00286F14" w:rsidRPr="00FC457D">
        <w:rPr>
          <w:color w:val="FF0000"/>
        </w:rPr>
        <w:t xml:space="preserve"> </w:t>
      </w:r>
      <w:r w:rsidR="007961B8" w:rsidRPr="00FC457D">
        <w:rPr>
          <w:color w:val="FF0000"/>
        </w:rPr>
        <w:t>de</w:t>
      </w:r>
      <w:r w:rsidR="00286F14" w:rsidRPr="00FC457D">
        <w:rPr>
          <w:color w:val="FF0000"/>
        </w:rPr>
        <w:t xml:space="preserve"> </w:t>
      </w:r>
      <w:r w:rsidR="003D347B" w:rsidRPr="00FC457D">
        <w:rPr>
          <w:color w:val="FF0000"/>
        </w:rPr>
        <w:t>fatores de produção, proporcionando a manutenção e aumento do bem-estar econômico e social</w:t>
      </w:r>
      <w:r w:rsidR="00B06AE0" w:rsidRPr="00FC457D">
        <w:rPr>
          <w:color w:val="FF0000"/>
        </w:rPr>
        <w:t xml:space="preserve">. </w:t>
      </w:r>
      <w:r w:rsidR="00CC3C9E" w:rsidRPr="00FC457D">
        <w:rPr>
          <w:color w:val="FF0000"/>
        </w:rPr>
        <w:t>Esse processo desencadeia</w:t>
      </w:r>
      <w:r w:rsidR="00BA1361" w:rsidRPr="00FC457D">
        <w:rPr>
          <w:color w:val="FF0000"/>
        </w:rPr>
        <w:t xml:space="preserve"> de forma dinâmica</w:t>
      </w:r>
      <w:r w:rsidR="00CC3C9E" w:rsidRPr="00FC457D">
        <w:rPr>
          <w:color w:val="FF0000"/>
        </w:rPr>
        <w:t xml:space="preserve"> séria de modificações pragmáticas econômicas, té</w:t>
      </w:r>
      <w:r w:rsidR="00BA1361" w:rsidRPr="00FC457D">
        <w:rPr>
          <w:color w:val="FF0000"/>
        </w:rPr>
        <w:t>cnicas e sociais</w:t>
      </w:r>
      <w:r w:rsidR="00972ABF" w:rsidRPr="00FC457D">
        <w:rPr>
          <w:color w:val="FF0000"/>
        </w:rPr>
        <w:t>.</w:t>
      </w:r>
    </w:p>
    <w:p w14:paraId="3D609E22" w14:textId="5ADFF996" w:rsidR="00E12025" w:rsidRPr="00FC457D" w:rsidRDefault="007768E8" w:rsidP="00B02B28">
      <w:pPr>
        <w:pStyle w:val="NoSpacing"/>
        <w:rPr>
          <w:color w:val="FF0000"/>
        </w:rPr>
      </w:pPr>
      <w:r w:rsidRPr="00FC457D">
        <w:rPr>
          <w:color w:val="FF0000"/>
        </w:rPr>
        <w:t>O</w:t>
      </w:r>
      <w:r w:rsidR="00972ABF" w:rsidRPr="00FC457D">
        <w:rPr>
          <w:color w:val="FF0000"/>
        </w:rPr>
        <w:t xml:space="preserve"> avanço das ciências</w:t>
      </w:r>
      <w:r w:rsidR="004F2EA1" w:rsidRPr="00FC457D">
        <w:rPr>
          <w:color w:val="FF0000"/>
        </w:rPr>
        <w:t xml:space="preserve"> naturais</w:t>
      </w:r>
      <w:r w:rsidRPr="00FC457D">
        <w:rPr>
          <w:color w:val="FF0000"/>
        </w:rPr>
        <w:t xml:space="preserve"> e genéticas</w:t>
      </w:r>
      <w:r w:rsidR="00972ABF" w:rsidRPr="00FC457D">
        <w:rPr>
          <w:color w:val="FF0000"/>
        </w:rPr>
        <w:t xml:space="preserve">, </w:t>
      </w:r>
      <w:r w:rsidR="004F2EA1" w:rsidRPr="00FC457D">
        <w:rPr>
          <w:color w:val="FF0000"/>
        </w:rPr>
        <w:t>proporcionou um largo avanço ao processo de inovaç</w:t>
      </w:r>
      <w:r w:rsidR="00701259" w:rsidRPr="00FC457D">
        <w:rPr>
          <w:color w:val="FF0000"/>
        </w:rPr>
        <w:t>ões</w:t>
      </w:r>
      <w:r w:rsidR="004F2EA1" w:rsidRPr="00FC457D">
        <w:rPr>
          <w:color w:val="FF0000"/>
        </w:rPr>
        <w:t xml:space="preserve"> tecnológica</w:t>
      </w:r>
      <w:r w:rsidR="00701259" w:rsidRPr="00FC457D">
        <w:rPr>
          <w:color w:val="FF0000"/>
        </w:rPr>
        <w:t>s</w:t>
      </w:r>
      <w:r w:rsidR="004F2EA1" w:rsidRPr="00FC457D">
        <w:rPr>
          <w:color w:val="FF0000"/>
        </w:rPr>
        <w:t xml:space="preserve"> utilizando recursos biológico, </w:t>
      </w:r>
      <w:r w:rsidR="00701259" w:rsidRPr="00FC457D">
        <w:rPr>
          <w:color w:val="FF0000"/>
        </w:rPr>
        <w:t xml:space="preserve">consolidando um novo paradigma, que gira em torno das inovações </w:t>
      </w:r>
      <w:r w:rsidR="00164A74" w:rsidRPr="00FC457D">
        <w:rPr>
          <w:color w:val="FF0000"/>
        </w:rPr>
        <w:t>bio</w:t>
      </w:r>
      <w:r w:rsidR="00701259" w:rsidRPr="00FC457D">
        <w:rPr>
          <w:color w:val="FF0000"/>
        </w:rPr>
        <w:t xml:space="preserve">tecnológicas. </w:t>
      </w:r>
      <w:r w:rsidR="00F42242" w:rsidRPr="00FC457D">
        <w:rPr>
          <w:color w:val="FF0000"/>
        </w:rPr>
        <w:t>A perspectiva biológica desponta com expectativa de potencializar o efeito das inovações tecnológicas no processo de desenvolvimento econômico</w:t>
      </w:r>
      <w:r w:rsidR="00115E56" w:rsidRPr="00FC457D">
        <w:rPr>
          <w:color w:val="FF0000"/>
        </w:rPr>
        <w:t>.</w:t>
      </w:r>
    </w:p>
    <w:p w14:paraId="0375D7AF" w14:textId="25C8C010" w:rsidR="00115E56" w:rsidRPr="00FC457D" w:rsidRDefault="00115E56" w:rsidP="00B02B28">
      <w:pPr>
        <w:pStyle w:val="NoSpacing"/>
        <w:rPr>
          <w:color w:val="FF0000"/>
        </w:rPr>
      </w:pPr>
      <w:r w:rsidRPr="00FC457D">
        <w:rPr>
          <w:color w:val="FF0000"/>
        </w:rPr>
        <w:t>O</w:t>
      </w:r>
      <w:r w:rsidR="009132F9" w:rsidRPr="00FC457D">
        <w:rPr>
          <w:color w:val="FF0000"/>
        </w:rPr>
        <w:t>s</w:t>
      </w:r>
      <w:r w:rsidRPr="00FC457D">
        <w:rPr>
          <w:color w:val="FF0000"/>
        </w:rPr>
        <w:t xml:space="preserve"> processos de inovações tecnológicas </w:t>
      </w:r>
      <w:r w:rsidR="009132F9" w:rsidRPr="00FC457D">
        <w:rPr>
          <w:color w:val="FF0000"/>
        </w:rPr>
        <w:t xml:space="preserve">e biotecnológicas ocorrem em uma perspectiva transacional de maturação e validação, superando as barreiras técnicas, econômicas, sociais e ambientais que envolvem o modo operante que vigora. </w:t>
      </w:r>
      <w:r w:rsidR="00A71730" w:rsidRPr="00FC457D">
        <w:rPr>
          <w:color w:val="FF0000"/>
        </w:rPr>
        <w:t>Nesse sentido devem atender a um conjunt</w:t>
      </w:r>
      <w:r w:rsidR="001F5A61" w:rsidRPr="00FC457D">
        <w:rPr>
          <w:color w:val="FF0000"/>
        </w:rPr>
        <w:t>o de requisitos circunstanciais para que possa ser consolidado</w:t>
      </w:r>
      <w:r w:rsidR="001F6ADB" w:rsidRPr="00FC457D">
        <w:rPr>
          <w:color w:val="FF0000"/>
        </w:rPr>
        <w:t xml:space="preserve"> e disseminado.</w:t>
      </w:r>
    </w:p>
    <w:p w14:paraId="6061EBFA" w14:textId="6828386E" w:rsidR="00EA4A9D" w:rsidRPr="00FC457D" w:rsidRDefault="009E272E" w:rsidP="00EA4A9D">
      <w:pPr>
        <w:pStyle w:val="NoSpacing"/>
        <w:rPr>
          <w:color w:val="FF0000"/>
        </w:rPr>
      </w:pPr>
      <w:r w:rsidRPr="00FC457D">
        <w:rPr>
          <w:color w:val="FF0000"/>
        </w:rPr>
        <w:t xml:space="preserve">O desenvolvimento de polímeros sintéticos consolidou uma vasta gama de insumos e produtos, e com a crescente produção ao longo das décadas, gerou uma grande dependência de recursos naturais não renováveis e problemas ambientais devido aos descartes. </w:t>
      </w:r>
      <w:r w:rsidR="00EA4A9D" w:rsidRPr="00FC457D">
        <w:rPr>
          <w:color w:val="FF0000"/>
        </w:rPr>
        <w:t>A produção de polímeros a partir de origens fósseis representa um recorte dos</w:t>
      </w:r>
      <w:r w:rsidR="00636E7A" w:rsidRPr="00FC457D">
        <w:rPr>
          <w:color w:val="FF0000"/>
        </w:rPr>
        <w:t xml:space="preserve"> inúmeros</w:t>
      </w:r>
      <w:r w:rsidR="00EA4A9D" w:rsidRPr="00FC457D">
        <w:rPr>
          <w:color w:val="FF0000"/>
        </w:rPr>
        <w:t xml:space="preserve"> desafios econômicos em torno da alocação dos recursos voltada ao desenvolvimento econômico sustentá</w:t>
      </w:r>
      <w:r w:rsidRPr="00FC457D">
        <w:rPr>
          <w:color w:val="FF0000"/>
        </w:rPr>
        <w:t>vel.</w:t>
      </w:r>
    </w:p>
    <w:p w14:paraId="58AAB5C1" w14:textId="5112C485" w:rsidR="00C04E9E" w:rsidRPr="00FC457D" w:rsidRDefault="00035D29" w:rsidP="00EA4A9D">
      <w:pPr>
        <w:pStyle w:val="NoSpacing"/>
        <w:rPr>
          <w:color w:val="FF0000"/>
        </w:rPr>
      </w:pPr>
      <w:r w:rsidRPr="00FC457D">
        <w:rPr>
          <w:color w:val="FF0000"/>
        </w:rPr>
        <w:t>No</w:t>
      </w:r>
      <w:r w:rsidR="0012758D" w:rsidRPr="00FC457D">
        <w:rPr>
          <w:color w:val="FF0000"/>
        </w:rPr>
        <w:t xml:space="preserve"> contexto </w:t>
      </w:r>
      <w:r w:rsidRPr="00FC457D">
        <w:rPr>
          <w:color w:val="FF0000"/>
        </w:rPr>
        <w:t xml:space="preserve">em </w:t>
      </w:r>
      <w:r w:rsidR="0012758D" w:rsidRPr="00FC457D">
        <w:rPr>
          <w:color w:val="FF0000"/>
        </w:rPr>
        <w:t>que o</w:t>
      </w:r>
      <w:r w:rsidR="0036519D" w:rsidRPr="00FC457D">
        <w:rPr>
          <w:color w:val="FF0000"/>
        </w:rPr>
        <w:t>s</w:t>
      </w:r>
      <w:r w:rsidR="0012758D" w:rsidRPr="00FC457D">
        <w:rPr>
          <w:color w:val="FF0000"/>
        </w:rPr>
        <w:t xml:space="preserve"> polímeros sinté</w:t>
      </w:r>
      <w:r w:rsidRPr="00FC457D">
        <w:rPr>
          <w:color w:val="FF0000"/>
        </w:rPr>
        <w:t>ticos apresentam problemas de dependência de recursos não-renováveis, sujeição as flutuações de preç</w:t>
      </w:r>
      <w:r w:rsidR="0036519D" w:rsidRPr="00FC457D">
        <w:rPr>
          <w:color w:val="FF0000"/>
        </w:rPr>
        <w:t xml:space="preserve">os e elevado nível de degradação do meio ambiente, </w:t>
      </w:r>
      <w:r w:rsidR="00F92487" w:rsidRPr="00FC457D">
        <w:rPr>
          <w:color w:val="FF0000"/>
        </w:rPr>
        <w:t>emerge</w:t>
      </w:r>
      <w:r w:rsidR="0036519D" w:rsidRPr="00FC457D">
        <w:rPr>
          <w:color w:val="FF0000"/>
        </w:rPr>
        <w:t xml:space="preserve"> a possibilidade de produzir polímero</w:t>
      </w:r>
      <w:r w:rsidR="00251576" w:rsidRPr="00FC457D">
        <w:rPr>
          <w:color w:val="FF0000"/>
        </w:rPr>
        <w:t>s</w:t>
      </w:r>
      <w:r w:rsidR="0036519D" w:rsidRPr="00FC457D">
        <w:rPr>
          <w:color w:val="FF0000"/>
        </w:rPr>
        <w:t xml:space="preserve"> a partir de fontes renováveis através de sintetização por microrganismos, </w:t>
      </w:r>
      <w:r w:rsidR="00251576" w:rsidRPr="00FC457D">
        <w:rPr>
          <w:color w:val="FF0000"/>
        </w:rPr>
        <w:t>resultando nos</w:t>
      </w:r>
      <w:r w:rsidR="00E855E7" w:rsidRPr="00FC457D">
        <w:rPr>
          <w:color w:val="FF0000"/>
        </w:rPr>
        <w:t xml:space="preserve"> </w:t>
      </w:r>
      <w:r w:rsidR="0036519D" w:rsidRPr="00FC457D">
        <w:rPr>
          <w:color w:val="FF0000"/>
        </w:rPr>
        <w:t>biopolímeros</w:t>
      </w:r>
      <w:r w:rsidR="001D1690" w:rsidRPr="00FC457D">
        <w:rPr>
          <w:color w:val="FF0000"/>
        </w:rPr>
        <w:t xml:space="preserve">, </w:t>
      </w:r>
      <w:r w:rsidR="00375A0D" w:rsidRPr="00FC457D">
        <w:rPr>
          <w:color w:val="FF0000"/>
        </w:rPr>
        <w:t>configurado no</w:t>
      </w:r>
      <w:r w:rsidR="001D1690" w:rsidRPr="00FC457D">
        <w:rPr>
          <w:color w:val="FF0000"/>
        </w:rPr>
        <w:t xml:space="preserve"> processo de inovação tecnológica</w:t>
      </w:r>
      <w:r w:rsidR="0036519D" w:rsidRPr="00FC457D">
        <w:rPr>
          <w:color w:val="FF0000"/>
        </w:rPr>
        <w:t>.</w:t>
      </w:r>
    </w:p>
    <w:p w14:paraId="55301BE1" w14:textId="4257C4D4" w:rsidR="00FA3635" w:rsidRPr="00FC457D" w:rsidRDefault="002026FA" w:rsidP="00EA4A9D">
      <w:pPr>
        <w:pStyle w:val="NoSpacing"/>
        <w:rPr>
          <w:color w:val="FF0000"/>
        </w:rPr>
      </w:pPr>
      <w:r w:rsidRPr="00FC457D">
        <w:rPr>
          <w:color w:val="FF0000"/>
        </w:rPr>
        <w:lastRenderedPageBreak/>
        <w:t xml:space="preserve">Este estudo </w:t>
      </w:r>
      <w:r w:rsidR="00D221BA" w:rsidRPr="00FC457D">
        <w:rPr>
          <w:color w:val="FF0000"/>
        </w:rPr>
        <w:t>se propôs</w:t>
      </w:r>
      <w:r w:rsidRPr="00FC457D">
        <w:rPr>
          <w:color w:val="FF0000"/>
        </w:rPr>
        <w:t xml:space="preserve"> </w:t>
      </w:r>
      <w:r w:rsidR="00387E97" w:rsidRPr="00FC457D">
        <w:rPr>
          <w:color w:val="FF0000"/>
        </w:rPr>
        <w:t>a</w:t>
      </w:r>
      <w:r w:rsidRPr="00FC457D">
        <w:rPr>
          <w:color w:val="FF0000"/>
        </w:rPr>
        <w:t xml:space="preserve"> averiguar </w:t>
      </w:r>
      <w:r w:rsidR="004A56C5" w:rsidRPr="00FC457D">
        <w:rPr>
          <w:color w:val="FF0000"/>
        </w:rPr>
        <w:t xml:space="preserve">os </w:t>
      </w:r>
      <w:r w:rsidR="00704DC0" w:rsidRPr="00FC457D">
        <w:rPr>
          <w:color w:val="FF0000"/>
        </w:rPr>
        <w:t>aspectos que envolvem</w:t>
      </w:r>
      <w:r w:rsidR="004A56C5" w:rsidRPr="00FC457D">
        <w:rPr>
          <w:color w:val="FF0000"/>
        </w:rPr>
        <w:t xml:space="preserve"> a viabilização das pesquisas de inovações </w:t>
      </w:r>
      <w:r w:rsidR="00093AF0" w:rsidRPr="00FC457D">
        <w:rPr>
          <w:color w:val="FF0000"/>
        </w:rPr>
        <w:t>bio</w:t>
      </w:r>
      <w:r w:rsidR="004A56C5" w:rsidRPr="00FC457D">
        <w:rPr>
          <w:color w:val="FF0000"/>
        </w:rPr>
        <w:t xml:space="preserve">tecnológicas </w:t>
      </w:r>
      <w:r w:rsidR="007C33A0" w:rsidRPr="00FC457D">
        <w:rPr>
          <w:color w:val="FF0000"/>
        </w:rPr>
        <w:t>na produção dos biopolí</w:t>
      </w:r>
      <w:r w:rsidR="001F61E6" w:rsidRPr="00FC457D">
        <w:rPr>
          <w:color w:val="FF0000"/>
        </w:rPr>
        <w:t xml:space="preserve">meros microbianos, através dos seus aspectos econômicos envolvendo questões históricas, técnicas </w:t>
      </w:r>
      <w:r w:rsidR="006434B6" w:rsidRPr="00FC457D">
        <w:rPr>
          <w:color w:val="FF0000"/>
        </w:rPr>
        <w:t>lega</w:t>
      </w:r>
      <w:r w:rsidR="005F27DD" w:rsidRPr="00FC457D">
        <w:rPr>
          <w:color w:val="FF0000"/>
        </w:rPr>
        <w:t>is, sociais e ambientais.</w:t>
      </w:r>
    </w:p>
    <w:p w14:paraId="126B084E" w14:textId="0E381DC5" w:rsidR="005F27DD" w:rsidRPr="00FC457D" w:rsidRDefault="004A48E2" w:rsidP="00EA4A9D">
      <w:pPr>
        <w:pStyle w:val="NoSpacing"/>
        <w:rPr>
          <w:color w:val="FF0000"/>
        </w:rPr>
      </w:pPr>
      <w:r w:rsidRPr="00FC457D">
        <w:rPr>
          <w:color w:val="FF0000"/>
        </w:rPr>
        <w:t>O ponto de partida foi verificar os aspectos históricos, técnicos e políticos-legais dos processos de inovações tecnológicas e biotecnoló</w:t>
      </w:r>
      <w:r w:rsidR="00DF36DF" w:rsidRPr="00FC457D">
        <w:rPr>
          <w:color w:val="FF0000"/>
        </w:rPr>
        <w:t>gicas.</w:t>
      </w:r>
      <w:r w:rsidR="00C664AB" w:rsidRPr="00FC457D">
        <w:rPr>
          <w:color w:val="FF0000"/>
        </w:rPr>
        <w:t xml:space="preserve"> A principal diferencia entre os processos se encontra no meio de reprodução, onde o processo de inovação tecnológica se dá através da reprodução mecânica</w:t>
      </w:r>
      <w:r w:rsidR="00E57F94" w:rsidRPr="00FC457D">
        <w:rPr>
          <w:color w:val="FF0000"/>
        </w:rPr>
        <w:t xml:space="preserve"> e a inovação biotecnológica ocorre por meio da reprodução natural. </w:t>
      </w:r>
    </w:p>
    <w:p w14:paraId="7FBAB63A" w14:textId="4F2E5809" w:rsidR="00DF04CB" w:rsidRPr="00FC457D" w:rsidRDefault="00DE7EEC" w:rsidP="00DF04CB">
      <w:pPr>
        <w:pStyle w:val="NoSpacing"/>
        <w:rPr>
          <w:color w:val="FF0000"/>
        </w:rPr>
      </w:pPr>
      <w:r w:rsidRPr="00FC457D">
        <w:rPr>
          <w:color w:val="FF0000"/>
        </w:rPr>
        <w:t xml:space="preserve">Os aspectos históricos, conceituais e políticos-legais se demonstram </w:t>
      </w:r>
      <w:r w:rsidR="00A33164" w:rsidRPr="00FC457D">
        <w:rPr>
          <w:color w:val="FF0000"/>
        </w:rPr>
        <w:t xml:space="preserve">equiparados entre os processos. Porém </w:t>
      </w:r>
      <w:r w:rsidR="00661064" w:rsidRPr="00FC457D">
        <w:rPr>
          <w:color w:val="FF0000"/>
        </w:rPr>
        <w:t>o</w:t>
      </w:r>
      <w:r w:rsidR="00C92EF2" w:rsidRPr="00FC457D">
        <w:rPr>
          <w:color w:val="FF0000"/>
        </w:rPr>
        <w:t>s</w:t>
      </w:r>
      <w:r w:rsidR="00661064" w:rsidRPr="00FC457D">
        <w:rPr>
          <w:color w:val="FF0000"/>
        </w:rPr>
        <w:t xml:space="preserve"> desencadeamento</w:t>
      </w:r>
      <w:r w:rsidR="00C92EF2" w:rsidRPr="00FC457D">
        <w:rPr>
          <w:color w:val="FF0000"/>
        </w:rPr>
        <w:t>s</w:t>
      </w:r>
      <w:r w:rsidR="00661064" w:rsidRPr="00FC457D">
        <w:rPr>
          <w:color w:val="FF0000"/>
        </w:rPr>
        <w:t xml:space="preserve"> dos aspectos políticos-legais das biotecnologias envolve</w:t>
      </w:r>
      <w:r w:rsidR="00C92EF2" w:rsidRPr="00FC457D">
        <w:rPr>
          <w:color w:val="FF0000"/>
        </w:rPr>
        <w:t>m</w:t>
      </w:r>
      <w:r w:rsidR="00A33164" w:rsidRPr="00FC457D">
        <w:rPr>
          <w:color w:val="FF0000"/>
        </w:rPr>
        <w:t xml:space="preserve"> exigências mais rigorosas em torno da biosseguranç</w:t>
      </w:r>
      <w:r w:rsidR="00661064" w:rsidRPr="00FC457D">
        <w:rPr>
          <w:color w:val="FF0000"/>
        </w:rPr>
        <w:t xml:space="preserve">a </w:t>
      </w:r>
      <w:r w:rsidR="00C92EF2" w:rsidRPr="00FC457D">
        <w:rPr>
          <w:color w:val="FF0000"/>
        </w:rPr>
        <w:t xml:space="preserve">e </w:t>
      </w:r>
      <w:r w:rsidR="00211B9D" w:rsidRPr="00FC457D">
        <w:rPr>
          <w:color w:val="FF0000"/>
        </w:rPr>
        <w:t xml:space="preserve">processos de propriedade intelectual mais </w:t>
      </w:r>
      <w:r w:rsidR="0045411A" w:rsidRPr="00FC457D">
        <w:rPr>
          <w:color w:val="FF0000"/>
        </w:rPr>
        <w:t xml:space="preserve">difusos e complexos. Tais desencadeamentos implicam em processos </w:t>
      </w:r>
      <w:r w:rsidR="00296875" w:rsidRPr="00FC457D">
        <w:rPr>
          <w:color w:val="FF0000"/>
        </w:rPr>
        <w:t>burocráticos, demandando maior tempo</w:t>
      </w:r>
      <w:r w:rsidR="0045411A" w:rsidRPr="00FC457D">
        <w:rPr>
          <w:color w:val="FF0000"/>
        </w:rPr>
        <w:t xml:space="preserve"> e</w:t>
      </w:r>
      <w:r w:rsidR="00296875" w:rsidRPr="00FC457D">
        <w:rPr>
          <w:color w:val="FF0000"/>
        </w:rPr>
        <w:t xml:space="preserve"> implicando em </w:t>
      </w:r>
      <w:r w:rsidR="0045411A" w:rsidRPr="00FC457D">
        <w:rPr>
          <w:color w:val="FF0000"/>
        </w:rPr>
        <w:t>maiores custos</w:t>
      </w:r>
      <w:r w:rsidR="00B52931" w:rsidRPr="00FC457D">
        <w:rPr>
          <w:color w:val="FF0000"/>
        </w:rPr>
        <w:t xml:space="preserve"> e investimentos </w:t>
      </w:r>
      <w:r w:rsidR="0045411A" w:rsidRPr="00FC457D">
        <w:rPr>
          <w:color w:val="FF0000"/>
        </w:rPr>
        <w:t>para a viabilizaçã</w:t>
      </w:r>
      <w:r w:rsidR="00293CA1" w:rsidRPr="00FC457D">
        <w:rPr>
          <w:color w:val="FF0000"/>
        </w:rPr>
        <w:t>o.</w:t>
      </w:r>
    </w:p>
    <w:p w14:paraId="2F99E3DD" w14:textId="571B5F23" w:rsidR="006164AE" w:rsidRPr="00FC457D" w:rsidRDefault="00CD5F1F" w:rsidP="00EA4A9D">
      <w:pPr>
        <w:pStyle w:val="NoSpacing"/>
        <w:rPr>
          <w:color w:val="FF0000"/>
        </w:rPr>
      </w:pPr>
      <w:r w:rsidRPr="00FC457D">
        <w:rPr>
          <w:color w:val="FF0000"/>
        </w:rPr>
        <w:t>A investigação dos aspectos econômicos iniciou a partir da assimetria de informações. Foi verificado que a maioria das iniciativas de pesquisa</w:t>
      </w:r>
      <w:r w:rsidR="00093AF0" w:rsidRPr="00FC457D">
        <w:rPr>
          <w:color w:val="FF0000"/>
        </w:rPr>
        <w:t>s</w:t>
      </w:r>
      <w:r w:rsidRPr="00FC457D">
        <w:rPr>
          <w:color w:val="FF0000"/>
        </w:rPr>
        <w:t xml:space="preserve"> e desenvolvimento de biopolímeros</w:t>
      </w:r>
      <w:r w:rsidR="001242A8" w:rsidRPr="00FC457D">
        <w:rPr>
          <w:color w:val="FF0000"/>
        </w:rPr>
        <w:t xml:space="preserve"> microbianos</w:t>
      </w:r>
      <w:r w:rsidRPr="00FC457D">
        <w:rPr>
          <w:color w:val="FF0000"/>
        </w:rPr>
        <w:t xml:space="preserve"> </w:t>
      </w:r>
      <w:r w:rsidR="001242A8" w:rsidRPr="00FC457D">
        <w:rPr>
          <w:color w:val="FF0000"/>
        </w:rPr>
        <w:t>o</w:t>
      </w:r>
      <w:r w:rsidRPr="00FC457D">
        <w:rPr>
          <w:color w:val="FF0000"/>
        </w:rPr>
        <w:t>correm de forma isolada, sem</w:t>
      </w:r>
      <w:r w:rsidR="00873980" w:rsidRPr="00FC457D">
        <w:rPr>
          <w:color w:val="FF0000"/>
        </w:rPr>
        <w:t xml:space="preserve"> a integração e</w:t>
      </w:r>
      <w:r w:rsidRPr="00FC457D">
        <w:rPr>
          <w:color w:val="FF0000"/>
        </w:rPr>
        <w:t xml:space="preserve"> cooperação e participação de agentes econômicos interessados. </w:t>
      </w:r>
    </w:p>
    <w:p w14:paraId="68C2001E" w14:textId="3D074820" w:rsidR="00CD5F1F" w:rsidRPr="00FC457D" w:rsidRDefault="006164AE" w:rsidP="00EA4A9D">
      <w:pPr>
        <w:pStyle w:val="NoSpacing"/>
        <w:rPr>
          <w:color w:val="FF0000"/>
        </w:rPr>
      </w:pPr>
      <w:r w:rsidRPr="00FC457D">
        <w:rPr>
          <w:color w:val="FF0000"/>
        </w:rPr>
        <w:t>A assimetria de informação</w:t>
      </w:r>
      <w:r w:rsidR="00E047BB" w:rsidRPr="00FC457D">
        <w:rPr>
          <w:color w:val="FF0000"/>
        </w:rPr>
        <w:t>, se configura como uma falha de mercado e</w:t>
      </w:r>
      <w:r w:rsidRPr="00FC457D">
        <w:rPr>
          <w:color w:val="FF0000"/>
        </w:rPr>
        <w:t xml:space="preserve"> atua como redutora da</w:t>
      </w:r>
      <w:r w:rsidR="001242A8" w:rsidRPr="00FC457D">
        <w:rPr>
          <w:color w:val="FF0000"/>
        </w:rPr>
        <w:t xml:space="preserve"> eficiê</w:t>
      </w:r>
      <w:r w:rsidR="00182EC2" w:rsidRPr="00FC457D">
        <w:rPr>
          <w:color w:val="FF0000"/>
        </w:rPr>
        <w:t>ncia do proce</w:t>
      </w:r>
      <w:r w:rsidR="001242A8" w:rsidRPr="00FC457D">
        <w:rPr>
          <w:color w:val="FF0000"/>
        </w:rPr>
        <w:t>sso de</w:t>
      </w:r>
      <w:r w:rsidR="00182EC2" w:rsidRPr="00FC457D">
        <w:rPr>
          <w:color w:val="FF0000"/>
        </w:rPr>
        <w:t xml:space="preserve"> inovação biotecnoló</w:t>
      </w:r>
      <w:r w:rsidR="000C2077" w:rsidRPr="00FC457D">
        <w:rPr>
          <w:color w:val="FF0000"/>
        </w:rPr>
        <w:t>gica</w:t>
      </w:r>
      <w:r w:rsidRPr="00FC457D">
        <w:rPr>
          <w:color w:val="FF0000"/>
        </w:rPr>
        <w:t xml:space="preserve"> na produção de biopolímeros</w:t>
      </w:r>
      <w:r w:rsidR="000C2077" w:rsidRPr="00FC457D">
        <w:rPr>
          <w:color w:val="FF0000"/>
        </w:rPr>
        <w:t xml:space="preserve">, principalmente no que tange sua </w:t>
      </w:r>
      <w:r w:rsidR="00AD5E47" w:rsidRPr="00FC457D">
        <w:rPr>
          <w:color w:val="FF0000"/>
        </w:rPr>
        <w:t>disseminação</w:t>
      </w:r>
      <w:r w:rsidR="00E047BB" w:rsidRPr="00FC457D">
        <w:rPr>
          <w:color w:val="FF0000"/>
        </w:rPr>
        <w:t xml:space="preserve"> e o efeito transbordamento.</w:t>
      </w:r>
      <w:r w:rsidR="00592AFF" w:rsidRPr="00FC457D">
        <w:rPr>
          <w:color w:val="FF0000"/>
        </w:rPr>
        <w:t xml:space="preserve"> A assimetria de informação nesse processo envolve os aspectos científicos, técnicos, econômicos, s</w:t>
      </w:r>
      <w:r w:rsidR="002914B5" w:rsidRPr="00FC457D">
        <w:rPr>
          <w:color w:val="FF0000"/>
        </w:rPr>
        <w:t>ociais</w:t>
      </w:r>
      <w:r w:rsidR="00592AFF" w:rsidRPr="00FC457D">
        <w:rPr>
          <w:color w:val="FF0000"/>
        </w:rPr>
        <w:t xml:space="preserve"> e ambientais</w:t>
      </w:r>
      <w:r w:rsidR="00923800" w:rsidRPr="00FC457D">
        <w:rPr>
          <w:color w:val="FF0000"/>
        </w:rPr>
        <w:t>.</w:t>
      </w:r>
    </w:p>
    <w:p w14:paraId="5A902546" w14:textId="2209C46F" w:rsidR="00592AFF" w:rsidRPr="00FC457D" w:rsidRDefault="00E56AB3" w:rsidP="00592AFF">
      <w:pPr>
        <w:pStyle w:val="NoSpacing"/>
        <w:rPr>
          <w:color w:val="FF0000"/>
        </w:rPr>
      </w:pPr>
      <w:r w:rsidRPr="00FC457D">
        <w:rPr>
          <w:color w:val="FF0000"/>
        </w:rPr>
        <w:t>A a</w:t>
      </w:r>
      <w:r w:rsidR="001345AF" w:rsidRPr="00FC457D">
        <w:rPr>
          <w:color w:val="FF0000"/>
        </w:rPr>
        <w:t xml:space="preserve">ssimetria de informação </w:t>
      </w:r>
      <w:r w:rsidR="00B6287E" w:rsidRPr="00FC457D">
        <w:rPr>
          <w:color w:val="FF0000"/>
        </w:rPr>
        <w:t xml:space="preserve">em torno </w:t>
      </w:r>
      <w:r w:rsidR="001345AF" w:rsidRPr="00FC457D">
        <w:rPr>
          <w:color w:val="FF0000"/>
        </w:rPr>
        <w:t xml:space="preserve">do processo de inovação biotecnológico </w:t>
      </w:r>
      <w:r w:rsidR="00B6287E" w:rsidRPr="00FC457D">
        <w:rPr>
          <w:color w:val="FF0000"/>
        </w:rPr>
        <w:t xml:space="preserve">de biopolímeros microbianos desencadeia outras falhas de mercado como os mercados incompletos e as externalidades. </w:t>
      </w:r>
      <w:r w:rsidR="00592AFF" w:rsidRPr="00FC457D">
        <w:rPr>
          <w:color w:val="FF0000"/>
        </w:rPr>
        <w:t>E nesse sentido acaba se tornando um grande entrav</w:t>
      </w:r>
      <w:r w:rsidR="002914B5" w:rsidRPr="00FC457D">
        <w:rPr>
          <w:color w:val="FF0000"/>
        </w:rPr>
        <w:t>e</w:t>
      </w:r>
      <w:r w:rsidR="00592AFF" w:rsidRPr="00FC457D">
        <w:rPr>
          <w:color w:val="FF0000"/>
        </w:rPr>
        <w:t xml:space="preserve"> para o avanç</w:t>
      </w:r>
      <w:r w:rsidR="00923800" w:rsidRPr="00FC457D">
        <w:rPr>
          <w:color w:val="FF0000"/>
        </w:rPr>
        <w:t>o</w:t>
      </w:r>
      <w:r w:rsidR="00592AFF" w:rsidRPr="00FC457D">
        <w:rPr>
          <w:color w:val="FF0000"/>
        </w:rPr>
        <w:t xml:space="preserve"> dessa biotecnologia</w:t>
      </w:r>
      <w:r w:rsidR="002914B5" w:rsidRPr="00FC457D">
        <w:rPr>
          <w:color w:val="FF0000"/>
        </w:rPr>
        <w:t>, aumentando as incertezas</w:t>
      </w:r>
      <w:r w:rsidR="00592AFF" w:rsidRPr="00FC457D">
        <w:rPr>
          <w:color w:val="FF0000"/>
        </w:rPr>
        <w:t xml:space="preserve">. </w:t>
      </w:r>
    </w:p>
    <w:p w14:paraId="55A2E3F9" w14:textId="75DEE4D0" w:rsidR="00511FE8" w:rsidRPr="00FC457D" w:rsidRDefault="00511FE8" w:rsidP="00511FE8">
      <w:pPr>
        <w:pStyle w:val="NoSpacing"/>
        <w:rPr>
          <w:color w:val="FF0000"/>
        </w:rPr>
      </w:pPr>
      <w:r w:rsidRPr="00FC457D">
        <w:rPr>
          <w:color w:val="FF0000"/>
        </w:rPr>
        <w:t xml:space="preserve">Este estudo verificou que nos últimos 2020 anos houve uma elevação substancial de artigos e pesquisas envolvendo biopolímeros, e essas pesquisas em grande maioria estão concentradas em centros universitários. </w:t>
      </w:r>
    </w:p>
    <w:p w14:paraId="426205D7" w14:textId="051FEF8F" w:rsidR="00787524" w:rsidRPr="00FC457D" w:rsidRDefault="00C92EF2" w:rsidP="00EA4A9D">
      <w:pPr>
        <w:pStyle w:val="NoSpacing"/>
        <w:rPr>
          <w:color w:val="FF0000"/>
        </w:rPr>
      </w:pPr>
      <w:r w:rsidRPr="00FC457D">
        <w:rPr>
          <w:color w:val="FF0000"/>
        </w:rPr>
        <w:t>A investigação dos aspectos econômicos</w:t>
      </w:r>
      <w:r w:rsidR="00C5153E" w:rsidRPr="00FC457D">
        <w:rPr>
          <w:color w:val="FF0000"/>
        </w:rPr>
        <w:t xml:space="preserve"> </w:t>
      </w:r>
      <w:r w:rsidR="00AF09C3" w:rsidRPr="00FC457D">
        <w:rPr>
          <w:color w:val="FF0000"/>
        </w:rPr>
        <w:t>prosseguiu com</w:t>
      </w:r>
      <w:r w:rsidR="00C5153E" w:rsidRPr="00FC457D">
        <w:rPr>
          <w:color w:val="FF0000"/>
        </w:rPr>
        <w:t xml:space="preserve"> o</w:t>
      </w:r>
      <w:r w:rsidR="009A633E" w:rsidRPr="00FC457D">
        <w:rPr>
          <w:color w:val="FF0000"/>
        </w:rPr>
        <w:t xml:space="preserve"> estudo do</w:t>
      </w:r>
      <w:r w:rsidRPr="00FC457D">
        <w:rPr>
          <w:color w:val="FF0000"/>
        </w:rPr>
        <w:t xml:space="preserve"> efeito substituiçã</w:t>
      </w:r>
      <w:r w:rsidR="00A03F00" w:rsidRPr="00FC457D">
        <w:rPr>
          <w:color w:val="FF0000"/>
        </w:rPr>
        <w:t xml:space="preserve">o, </w:t>
      </w:r>
      <w:r w:rsidR="007C613C" w:rsidRPr="00FC457D">
        <w:rPr>
          <w:color w:val="FF0000"/>
        </w:rPr>
        <w:t xml:space="preserve">abordando os </w:t>
      </w:r>
      <w:r w:rsidRPr="00FC457D">
        <w:rPr>
          <w:color w:val="FF0000"/>
        </w:rPr>
        <w:t xml:space="preserve">biopolímeros </w:t>
      </w:r>
      <w:r w:rsidR="00550768" w:rsidRPr="00FC457D">
        <w:rPr>
          <w:color w:val="FF0000"/>
        </w:rPr>
        <w:t xml:space="preserve">bacterianos </w:t>
      </w:r>
      <w:r w:rsidR="002368E8" w:rsidRPr="00FC457D">
        <w:rPr>
          <w:color w:val="FF0000"/>
        </w:rPr>
        <w:t xml:space="preserve">como </w:t>
      </w:r>
      <w:r w:rsidRPr="00FC457D">
        <w:rPr>
          <w:color w:val="FF0000"/>
        </w:rPr>
        <w:t>alternativa aos</w:t>
      </w:r>
      <w:r w:rsidR="00DA44AF" w:rsidRPr="00FC457D">
        <w:rPr>
          <w:color w:val="FF0000"/>
        </w:rPr>
        <w:t xml:space="preserve"> insumos e produtos</w:t>
      </w:r>
      <w:r w:rsidRPr="00FC457D">
        <w:rPr>
          <w:color w:val="FF0000"/>
        </w:rPr>
        <w:t xml:space="preserve"> polímeros </w:t>
      </w:r>
      <w:r w:rsidRPr="00FC457D">
        <w:rPr>
          <w:color w:val="FF0000"/>
        </w:rPr>
        <w:lastRenderedPageBreak/>
        <w:t xml:space="preserve">sintéticos. </w:t>
      </w:r>
      <w:r w:rsidR="00975B47" w:rsidRPr="00FC457D">
        <w:rPr>
          <w:color w:val="FF0000"/>
        </w:rPr>
        <w:t xml:space="preserve">A viabilização dos biopolímeros aumentaria sua demanda, reduzindo </w:t>
      </w:r>
      <w:r w:rsidR="000065D5" w:rsidRPr="00FC457D">
        <w:rPr>
          <w:color w:val="FF0000"/>
        </w:rPr>
        <w:t>sua</w:t>
      </w:r>
      <w:r w:rsidR="00975B47" w:rsidRPr="00FC457D">
        <w:rPr>
          <w:color w:val="FF0000"/>
        </w:rPr>
        <w:t xml:space="preserve"> curva de custos, reduziria a demanda por polímeros sinté</w:t>
      </w:r>
      <w:r w:rsidR="00293CA1" w:rsidRPr="00FC457D">
        <w:rPr>
          <w:color w:val="FF0000"/>
        </w:rPr>
        <w:t xml:space="preserve">ticos, </w:t>
      </w:r>
      <w:r w:rsidR="00045923" w:rsidRPr="00FC457D">
        <w:rPr>
          <w:color w:val="FF0000"/>
        </w:rPr>
        <w:t xml:space="preserve">o que </w:t>
      </w:r>
      <w:r w:rsidR="00293CA1" w:rsidRPr="00FC457D">
        <w:rPr>
          <w:color w:val="FF0000"/>
        </w:rPr>
        <w:t>provoca</w:t>
      </w:r>
      <w:r w:rsidR="00045923" w:rsidRPr="00FC457D">
        <w:rPr>
          <w:color w:val="FF0000"/>
        </w:rPr>
        <w:t>ria uma</w:t>
      </w:r>
      <w:r w:rsidR="00293CA1" w:rsidRPr="00FC457D">
        <w:rPr>
          <w:color w:val="FF0000"/>
        </w:rPr>
        <w:t xml:space="preserve"> inversão de capital. </w:t>
      </w:r>
    </w:p>
    <w:p w14:paraId="1CD89B69" w14:textId="5270C0D7" w:rsidR="00C92EF2" w:rsidRPr="00FC457D" w:rsidRDefault="00940D38" w:rsidP="00EA4A9D">
      <w:pPr>
        <w:pStyle w:val="NoSpacing"/>
        <w:rPr>
          <w:color w:val="FF0000"/>
        </w:rPr>
      </w:pPr>
      <w:r w:rsidRPr="00FC457D">
        <w:rPr>
          <w:color w:val="FF0000"/>
        </w:rPr>
        <w:t xml:space="preserve">O </w:t>
      </w:r>
      <w:r w:rsidR="000A6E51" w:rsidRPr="00FC457D">
        <w:rPr>
          <w:color w:val="FF0000"/>
        </w:rPr>
        <w:t xml:space="preserve">aumento da </w:t>
      </w:r>
      <w:r w:rsidR="00F320F6" w:rsidRPr="00FC457D">
        <w:rPr>
          <w:color w:val="FF0000"/>
        </w:rPr>
        <w:t>oferta de biopolímeros</w:t>
      </w:r>
      <w:r w:rsidR="00E7667E" w:rsidRPr="00FC457D">
        <w:rPr>
          <w:color w:val="FF0000"/>
        </w:rPr>
        <w:t xml:space="preserve"> se relacionaria com seus benefícios econômicos nos âmbitos sociais e ambientais</w:t>
      </w:r>
      <w:r w:rsidR="00FC5E8D" w:rsidRPr="00FC457D">
        <w:rPr>
          <w:color w:val="FF0000"/>
        </w:rPr>
        <w:t>, alterando as preferências do consumidor</w:t>
      </w:r>
      <w:r w:rsidR="00E7667E" w:rsidRPr="00FC457D">
        <w:rPr>
          <w:color w:val="FF0000"/>
        </w:rPr>
        <w:t>.</w:t>
      </w:r>
      <w:r w:rsidR="00F320F6" w:rsidRPr="00FC457D">
        <w:rPr>
          <w:color w:val="FF0000"/>
        </w:rPr>
        <w:t xml:space="preserve"> </w:t>
      </w:r>
      <w:r w:rsidR="00E7667E" w:rsidRPr="00FC457D">
        <w:rPr>
          <w:color w:val="FF0000"/>
        </w:rPr>
        <w:t>A</w:t>
      </w:r>
      <w:r w:rsidR="00F320F6" w:rsidRPr="00FC457D">
        <w:rPr>
          <w:color w:val="FF0000"/>
        </w:rPr>
        <w:t>tua</w:t>
      </w:r>
      <w:r w:rsidR="00E7667E" w:rsidRPr="00FC457D">
        <w:rPr>
          <w:color w:val="FF0000"/>
        </w:rPr>
        <w:t>ndo</w:t>
      </w:r>
      <w:r w:rsidR="00F320F6" w:rsidRPr="00FC457D">
        <w:rPr>
          <w:color w:val="FF0000"/>
        </w:rPr>
        <w:t xml:space="preserve"> na redução </w:t>
      </w:r>
      <w:r w:rsidR="00293CA1" w:rsidRPr="00FC457D">
        <w:rPr>
          <w:color w:val="FF0000"/>
        </w:rPr>
        <w:t xml:space="preserve">dependência de fontes não renováveis, </w:t>
      </w:r>
      <w:r w:rsidR="00F320F6" w:rsidRPr="00FC457D">
        <w:rPr>
          <w:color w:val="FF0000"/>
        </w:rPr>
        <w:t>e possu</w:t>
      </w:r>
      <w:r w:rsidR="0020481B" w:rsidRPr="00FC457D">
        <w:rPr>
          <w:color w:val="FF0000"/>
        </w:rPr>
        <w:t>indo duplo</w:t>
      </w:r>
      <w:r w:rsidR="00F320F6" w:rsidRPr="00FC457D">
        <w:rPr>
          <w:color w:val="FF0000"/>
        </w:rPr>
        <w:t xml:space="preserve"> </w:t>
      </w:r>
      <w:r w:rsidR="0020481B" w:rsidRPr="00FC457D">
        <w:rPr>
          <w:color w:val="FF0000"/>
        </w:rPr>
        <w:t>efeito</w:t>
      </w:r>
      <w:r w:rsidR="00F320F6" w:rsidRPr="00FC457D">
        <w:rPr>
          <w:color w:val="FF0000"/>
        </w:rPr>
        <w:t xml:space="preserve"> sobre as questões ambientais por ser biodegradável e absorver CO2 da atmosfera. </w:t>
      </w:r>
    </w:p>
    <w:p w14:paraId="7450A7FC" w14:textId="77777777" w:rsidR="00940D38" w:rsidRPr="00FC457D" w:rsidRDefault="00D221C6" w:rsidP="001835B6">
      <w:pPr>
        <w:pStyle w:val="NoSpacing"/>
        <w:rPr>
          <w:color w:val="FF0000"/>
        </w:rPr>
      </w:pPr>
      <w:r w:rsidRPr="00FC457D">
        <w:rPr>
          <w:color w:val="FF0000"/>
        </w:rPr>
        <w:t>Porém foi verificado que o estágio atual das pesquisas e desenvolvimentos</w:t>
      </w:r>
      <w:r w:rsidR="005E3E45" w:rsidRPr="00FC457D">
        <w:rPr>
          <w:color w:val="FF0000"/>
        </w:rPr>
        <w:t xml:space="preserve"> de biopolímeros</w:t>
      </w:r>
      <w:r w:rsidRPr="00FC457D">
        <w:rPr>
          <w:color w:val="FF0000"/>
        </w:rPr>
        <w:t xml:space="preserve">, em sua maioria, não geram </w:t>
      </w:r>
      <w:r w:rsidR="00CE4506" w:rsidRPr="00FC457D">
        <w:rPr>
          <w:color w:val="FF0000"/>
        </w:rPr>
        <w:t>resultados capazes de atender as ca</w:t>
      </w:r>
      <w:r w:rsidR="00A25792" w:rsidRPr="00FC457D">
        <w:rPr>
          <w:color w:val="FF0000"/>
        </w:rPr>
        <w:t>ra</w:t>
      </w:r>
      <w:r w:rsidR="00CE4506" w:rsidRPr="00FC457D">
        <w:rPr>
          <w:color w:val="FF0000"/>
        </w:rPr>
        <w:t xml:space="preserve">cterísticas técnicas </w:t>
      </w:r>
      <w:r w:rsidR="00A25792" w:rsidRPr="00FC457D">
        <w:rPr>
          <w:color w:val="FF0000"/>
        </w:rPr>
        <w:t>reológicas para substituição total dos polí</w:t>
      </w:r>
      <w:r w:rsidR="001A0AF3" w:rsidRPr="00FC457D">
        <w:rPr>
          <w:color w:val="FF0000"/>
        </w:rPr>
        <w:t>meros, atuando como substituto parcial.</w:t>
      </w:r>
      <w:r w:rsidR="00FD5916" w:rsidRPr="00FC457D">
        <w:rPr>
          <w:color w:val="FF0000"/>
        </w:rPr>
        <w:t xml:space="preserve"> </w:t>
      </w:r>
    </w:p>
    <w:p w14:paraId="627B2058" w14:textId="30A27F1D" w:rsidR="00953EEE" w:rsidRPr="00FC457D" w:rsidRDefault="00953EEE" w:rsidP="001835B6">
      <w:pPr>
        <w:pStyle w:val="NoSpacing"/>
        <w:rPr>
          <w:color w:val="FF0000"/>
          <w:vertAlign w:val="subscript"/>
        </w:rPr>
      </w:pPr>
      <w:r w:rsidRPr="00FC457D">
        <w:rPr>
          <w:color w:val="FF0000"/>
        </w:rPr>
        <w:t>Com essa observação</w:t>
      </w:r>
      <w:r w:rsidR="00160E18" w:rsidRPr="00FC457D">
        <w:rPr>
          <w:color w:val="FF0000"/>
        </w:rPr>
        <w:t>,</w:t>
      </w:r>
      <w:r w:rsidR="00A57CE6" w:rsidRPr="00FC457D">
        <w:rPr>
          <w:color w:val="FF0000"/>
        </w:rPr>
        <w:t xml:space="preserve"> a partir e um caso particular dos biopolímeros microbianos, se </w:t>
      </w:r>
      <w:r w:rsidR="00E00DAC" w:rsidRPr="00FC457D">
        <w:rPr>
          <w:color w:val="FF0000"/>
        </w:rPr>
        <w:t xml:space="preserve">evidenciou </w:t>
      </w:r>
      <w:r w:rsidR="00A57CE6" w:rsidRPr="00FC457D">
        <w:rPr>
          <w:color w:val="FF0000"/>
        </w:rPr>
        <w:t xml:space="preserve">um indício para o caso </w:t>
      </w:r>
      <w:r w:rsidR="004752DF" w:rsidRPr="00FC457D">
        <w:rPr>
          <w:color w:val="FF0000"/>
        </w:rPr>
        <w:t xml:space="preserve">geral </w:t>
      </w:r>
      <w:r w:rsidR="00A57CE6" w:rsidRPr="00FC457D">
        <w:rPr>
          <w:color w:val="FF0000"/>
        </w:rPr>
        <w:t xml:space="preserve">das inovações, da existência de um ambiente </w:t>
      </w:r>
      <w:r w:rsidR="00D01E8A" w:rsidRPr="00FC457D">
        <w:rPr>
          <w:color w:val="FF0000"/>
        </w:rPr>
        <w:t>“</w:t>
      </w:r>
      <w:r w:rsidR="00A57CE6" w:rsidRPr="00FC457D">
        <w:rPr>
          <w:color w:val="FF0000"/>
        </w:rPr>
        <w:t>nanoeconômico</w:t>
      </w:r>
      <w:r w:rsidR="00D01E8A" w:rsidRPr="00FC457D">
        <w:rPr>
          <w:color w:val="FF0000"/>
        </w:rPr>
        <w:t>”</w:t>
      </w:r>
      <w:r w:rsidR="005037FA" w:rsidRPr="00FC457D">
        <w:rPr>
          <w:color w:val="FF0000"/>
        </w:rPr>
        <w:t xml:space="preserve"> transversal. </w:t>
      </w:r>
      <w:r w:rsidR="0029633A" w:rsidRPr="00FC457D">
        <w:rPr>
          <w:color w:val="FF0000"/>
        </w:rPr>
        <w:t xml:space="preserve">Onde </w:t>
      </w:r>
      <w:r w:rsidR="0041348F" w:rsidRPr="00FC457D">
        <w:rPr>
          <w:color w:val="FF0000"/>
        </w:rPr>
        <w:t>a consolidação das inovações em ofertas efetivas se dá</w:t>
      </w:r>
      <w:r w:rsidR="00B65B0B" w:rsidRPr="00FC457D">
        <w:rPr>
          <w:color w:val="FF0000"/>
        </w:rPr>
        <w:t xml:space="preserve"> </w:t>
      </w:r>
      <w:r w:rsidR="0041348F" w:rsidRPr="00FC457D">
        <w:rPr>
          <w:color w:val="FF0000"/>
        </w:rPr>
        <w:t>através das combinações</w:t>
      </w:r>
      <w:r w:rsidR="00B65B0B" w:rsidRPr="00FC457D">
        <w:rPr>
          <w:color w:val="FF0000"/>
        </w:rPr>
        <w:t xml:space="preserve"> dos seus “nanoc</w:t>
      </w:r>
      <w:r w:rsidR="00571E07" w:rsidRPr="00FC457D">
        <w:rPr>
          <w:color w:val="FF0000"/>
        </w:rPr>
        <w:t>o</w:t>
      </w:r>
      <w:r w:rsidR="00B65B0B" w:rsidRPr="00FC457D">
        <w:rPr>
          <w:color w:val="FF0000"/>
        </w:rPr>
        <w:t>mponentes”</w:t>
      </w:r>
      <w:r w:rsidR="003B1362" w:rsidRPr="00FC457D">
        <w:rPr>
          <w:color w:val="FF0000"/>
        </w:rPr>
        <w:t xml:space="preserve"> tangíveis e intangíveis. </w:t>
      </w:r>
    </w:p>
    <w:p w14:paraId="731EC7F7" w14:textId="36FB1B42" w:rsidR="00940D38" w:rsidRPr="00FC457D" w:rsidRDefault="00940D38" w:rsidP="001835B6">
      <w:pPr>
        <w:pStyle w:val="NoSpacing"/>
        <w:rPr>
          <w:color w:val="FF0000"/>
        </w:rPr>
      </w:pPr>
      <w:r w:rsidRPr="00FC457D">
        <w:rPr>
          <w:color w:val="FF0000"/>
        </w:rPr>
        <w:t xml:space="preserve">Os polímeros do tipo PHB e </w:t>
      </w:r>
      <w:proofErr w:type="spellStart"/>
      <w:r w:rsidRPr="00FC457D">
        <w:rPr>
          <w:color w:val="FF0000"/>
        </w:rPr>
        <w:t>PHBHx</w:t>
      </w:r>
      <w:proofErr w:type="spellEnd"/>
      <w:r w:rsidRPr="00FC457D">
        <w:rPr>
          <w:color w:val="FF0000"/>
        </w:rPr>
        <w:t xml:space="preserve"> se demonstram com maior potencial de disseminação, servindo como substitutos parciais para um grande número de polímeros e substitutos totais para duas classe</w:t>
      </w:r>
      <w:r w:rsidR="003B69C4" w:rsidRPr="00FC457D">
        <w:rPr>
          <w:color w:val="FF0000"/>
        </w:rPr>
        <w:t>s</w:t>
      </w:r>
      <w:r w:rsidRPr="00FC457D">
        <w:rPr>
          <w:color w:val="FF0000"/>
        </w:rPr>
        <w:t xml:space="preserve"> de polímeros. </w:t>
      </w:r>
    </w:p>
    <w:p w14:paraId="0671AF41" w14:textId="1E92FE43" w:rsidR="00A66488" w:rsidRPr="00FC457D" w:rsidRDefault="00940D38" w:rsidP="00EA4A9D">
      <w:pPr>
        <w:pStyle w:val="NoSpacing"/>
        <w:rPr>
          <w:color w:val="FF0000"/>
        </w:rPr>
      </w:pPr>
      <w:r w:rsidRPr="00FC457D">
        <w:rPr>
          <w:color w:val="FF0000"/>
        </w:rPr>
        <w:t>Foi verificado que os custos dos processos produtivos de biopolímeros</w:t>
      </w:r>
      <w:r w:rsidR="00FD5916" w:rsidRPr="00FC457D">
        <w:rPr>
          <w:color w:val="FF0000"/>
        </w:rPr>
        <w:t xml:space="preserve"> são </w:t>
      </w:r>
      <w:r w:rsidR="008700FF" w:rsidRPr="00FC457D">
        <w:rPr>
          <w:color w:val="FF0000"/>
        </w:rPr>
        <w:t>elevados, tornando</w:t>
      </w:r>
      <w:r w:rsidR="003B69C4" w:rsidRPr="00FC457D">
        <w:rPr>
          <w:color w:val="FF0000"/>
        </w:rPr>
        <w:t xml:space="preserve"> sua utilização parcial e total pouco atrativas. </w:t>
      </w:r>
      <w:r w:rsidR="001B5727" w:rsidRPr="00FC457D">
        <w:rPr>
          <w:color w:val="FF0000"/>
        </w:rPr>
        <w:t>Porém, durante o longo prazo a tendência é que ocorra um</w:t>
      </w:r>
      <w:r w:rsidR="00147CAE" w:rsidRPr="00FC457D">
        <w:rPr>
          <w:color w:val="FF0000"/>
        </w:rPr>
        <w:t>a</w:t>
      </w:r>
      <w:r w:rsidR="001B5727" w:rsidRPr="00FC457D">
        <w:rPr>
          <w:color w:val="FF0000"/>
        </w:rPr>
        <w:t xml:space="preserve"> redução na curva de custos que pode ser potencializada </w:t>
      </w:r>
      <w:r w:rsidR="005D6124" w:rsidRPr="00FC457D">
        <w:rPr>
          <w:color w:val="FF0000"/>
        </w:rPr>
        <w:t>com os incrementos dos</w:t>
      </w:r>
      <w:r w:rsidR="001B5727" w:rsidRPr="00FC457D">
        <w:rPr>
          <w:color w:val="FF0000"/>
        </w:rPr>
        <w:t xml:space="preserve"> avanços biotecnológicos. </w:t>
      </w:r>
    </w:p>
    <w:p w14:paraId="0A2696AA" w14:textId="58599E67" w:rsidR="007C406B" w:rsidRPr="00FC457D" w:rsidRDefault="007C406B" w:rsidP="00EA4A9D">
      <w:pPr>
        <w:pStyle w:val="NoSpacing"/>
        <w:rPr>
          <w:color w:val="FF0000"/>
        </w:rPr>
      </w:pPr>
      <w:r w:rsidRPr="00FC457D">
        <w:rPr>
          <w:color w:val="FF0000"/>
        </w:rPr>
        <w:t xml:space="preserve">Porém o estudo identificou que os aspectos relacionados aos custos poderiam ser contornados se fossem levados em consideração </w:t>
      </w:r>
      <w:r w:rsidR="00CB34E5" w:rsidRPr="00FC457D">
        <w:rPr>
          <w:color w:val="FF0000"/>
        </w:rPr>
        <w:t>os</w:t>
      </w:r>
      <w:r w:rsidR="0078638F" w:rsidRPr="00FC457D">
        <w:rPr>
          <w:color w:val="FF0000"/>
        </w:rPr>
        <w:t xml:space="preserve"> custos implícitos das externalidades negativas </w:t>
      </w:r>
      <w:r w:rsidR="00E60582" w:rsidRPr="00FC457D">
        <w:rPr>
          <w:color w:val="FF0000"/>
        </w:rPr>
        <w:t xml:space="preserve">geradas pelos polímeros sintéticos e os </w:t>
      </w:r>
      <w:r w:rsidR="004E32CB" w:rsidRPr="00FC457D">
        <w:rPr>
          <w:color w:val="FF0000"/>
        </w:rPr>
        <w:t>benefícios das</w:t>
      </w:r>
      <w:r w:rsidR="00E60582" w:rsidRPr="00FC457D">
        <w:rPr>
          <w:color w:val="FF0000"/>
        </w:rPr>
        <w:t xml:space="preserve"> externalidades positivas do biopolí</w:t>
      </w:r>
      <w:r w:rsidR="002E3A32" w:rsidRPr="00FC457D">
        <w:rPr>
          <w:color w:val="FF0000"/>
        </w:rPr>
        <w:t>meros.</w:t>
      </w:r>
    </w:p>
    <w:p w14:paraId="75B1DF9B" w14:textId="109E6F67" w:rsidR="002E3A32" w:rsidRPr="00FC457D" w:rsidRDefault="002E3A32" w:rsidP="00EA4A9D">
      <w:pPr>
        <w:pStyle w:val="NoSpacing"/>
        <w:rPr>
          <w:color w:val="FF0000"/>
        </w:rPr>
      </w:pPr>
      <w:r w:rsidRPr="00FC457D">
        <w:rPr>
          <w:color w:val="FF0000"/>
        </w:rPr>
        <w:t xml:space="preserve">A questão </w:t>
      </w:r>
      <w:r w:rsidR="00DA47C7" w:rsidRPr="00FC457D">
        <w:rPr>
          <w:color w:val="FF0000"/>
        </w:rPr>
        <w:t>da falta de</w:t>
      </w:r>
      <w:r w:rsidRPr="00FC457D">
        <w:rPr>
          <w:color w:val="FF0000"/>
        </w:rPr>
        <w:t xml:space="preserve"> atendimento das características técnicas</w:t>
      </w:r>
      <w:r w:rsidR="00DA47C7" w:rsidRPr="00FC457D">
        <w:rPr>
          <w:color w:val="FF0000"/>
        </w:rPr>
        <w:t xml:space="preserve"> dos biopolímeros microbianos</w:t>
      </w:r>
      <w:r w:rsidRPr="00FC457D">
        <w:rPr>
          <w:color w:val="FF0000"/>
        </w:rPr>
        <w:t xml:space="preserve"> necessárias</w:t>
      </w:r>
      <w:r w:rsidR="00DA47C7" w:rsidRPr="00FC457D">
        <w:rPr>
          <w:color w:val="FF0000"/>
        </w:rPr>
        <w:t xml:space="preserve"> para substituição total</w:t>
      </w:r>
      <w:r w:rsidRPr="00FC457D">
        <w:rPr>
          <w:color w:val="FF0000"/>
        </w:rPr>
        <w:t xml:space="preserve"> </w:t>
      </w:r>
      <w:r w:rsidR="00DA47C7" w:rsidRPr="00FC457D">
        <w:rPr>
          <w:color w:val="FF0000"/>
        </w:rPr>
        <w:t>aos</w:t>
      </w:r>
      <w:r w:rsidRPr="00FC457D">
        <w:rPr>
          <w:color w:val="FF0000"/>
        </w:rPr>
        <w:t xml:space="preserve"> polím</w:t>
      </w:r>
      <w:r w:rsidR="009B5E06" w:rsidRPr="00FC457D">
        <w:rPr>
          <w:color w:val="FF0000"/>
        </w:rPr>
        <w:t>eros</w:t>
      </w:r>
      <w:r w:rsidR="00314F2A" w:rsidRPr="00FC457D">
        <w:rPr>
          <w:color w:val="FF0000"/>
        </w:rPr>
        <w:t xml:space="preserve"> em breve deverá ser contornada com a utilização de técnicas de </w:t>
      </w:r>
      <w:r w:rsidR="00C05D10" w:rsidRPr="00FC457D">
        <w:rPr>
          <w:color w:val="FF0000"/>
        </w:rPr>
        <w:t xml:space="preserve">manipulação </w:t>
      </w:r>
      <w:r w:rsidR="00314F2A" w:rsidRPr="00FC457D">
        <w:rPr>
          <w:color w:val="FF0000"/>
        </w:rPr>
        <w:t>genômicas, que também ocasionarã</w:t>
      </w:r>
      <w:r w:rsidR="00CD15EE" w:rsidRPr="00FC457D">
        <w:rPr>
          <w:color w:val="FF0000"/>
        </w:rPr>
        <w:t xml:space="preserve">o melhorias no nível de produtividade. </w:t>
      </w:r>
    </w:p>
    <w:p w14:paraId="73580B2B" w14:textId="1F60C92D" w:rsidR="00DA47C7" w:rsidRPr="00FC457D" w:rsidRDefault="00DA47C7" w:rsidP="00EA4A9D">
      <w:pPr>
        <w:pStyle w:val="NoSpacing"/>
        <w:rPr>
          <w:color w:val="FF0000"/>
        </w:rPr>
      </w:pPr>
      <w:r w:rsidRPr="00FC457D">
        <w:rPr>
          <w:color w:val="FF0000"/>
        </w:rPr>
        <w:t>O</w:t>
      </w:r>
      <w:r w:rsidR="008C05F6" w:rsidRPr="00FC457D">
        <w:rPr>
          <w:color w:val="FF0000"/>
        </w:rPr>
        <w:t>s resultados quantitativos do</w:t>
      </w:r>
      <w:r w:rsidRPr="00FC457D">
        <w:rPr>
          <w:color w:val="FF0000"/>
        </w:rPr>
        <w:t xml:space="preserve"> processo de produção de biopolí</w:t>
      </w:r>
      <w:r w:rsidR="00B71AE5" w:rsidRPr="00FC457D">
        <w:rPr>
          <w:color w:val="FF0000"/>
        </w:rPr>
        <w:t>meros por sí</w:t>
      </w:r>
      <w:r w:rsidR="008C05F6" w:rsidRPr="00FC457D">
        <w:rPr>
          <w:color w:val="FF0000"/>
        </w:rPr>
        <w:t>ntese bacteriana, caracterizando a reprodução natural, analogamente se assemelha com um</w:t>
      </w:r>
      <w:r w:rsidR="00DF7402" w:rsidRPr="00FC457D">
        <w:rPr>
          <w:color w:val="FF0000"/>
        </w:rPr>
        <w:t>a</w:t>
      </w:r>
      <w:r w:rsidR="008C05F6" w:rsidRPr="00FC457D">
        <w:rPr>
          <w:color w:val="FF0000"/>
        </w:rPr>
        <w:t xml:space="preserve"> função de produçã</w:t>
      </w:r>
      <w:r w:rsidR="00CF697F" w:rsidRPr="00FC457D">
        <w:rPr>
          <w:color w:val="FF0000"/>
        </w:rPr>
        <w:t xml:space="preserve">o. </w:t>
      </w:r>
      <w:r w:rsidR="003D5F98" w:rsidRPr="00FC457D">
        <w:rPr>
          <w:color w:val="FF0000"/>
        </w:rPr>
        <w:t xml:space="preserve">A produtividade aumenta de forma exponencial de acordo que os fatores são consumidos, até chegar a um ponto de maximização. Porém no processo de reprodução </w:t>
      </w:r>
      <w:r w:rsidR="00EE0ECE" w:rsidRPr="00FC457D">
        <w:rPr>
          <w:color w:val="FF0000"/>
        </w:rPr>
        <w:t xml:space="preserve">natural, </w:t>
      </w:r>
      <w:r w:rsidR="00EE0ECE" w:rsidRPr="00FC457D">
        <w:rPr>
          <w:color w:val="FF0000"/>
        </w:rPr>
        <w:lastRenderedPageBreak/>
        <w:t xml:space="preserve">esse a partir do ponto de maximização </w:t>
      </w:r>
      <w:r w:rsidR="00951ECB" w:rsidRPr="00FC457D">
        <w:rPr>
          <w:color w:val="FF0000"/>
        </w:rPr>
        <w:t>se não interrompido há decréscimo</w:t>
      </w:r>
      <w:r w:rsidR="00EE0ECE" w:rsidRPr="00FC457D">
        <w:rPr>
          <w:color w:val="FF0000"/>
        </w:rPr>
        <w:t xml:space="preserve"> até zero pois os microrganismos passar a consumir os fatores resultantes.</w:t>
      </w:r>
    </w:p>
    <w:p w14:paraId="2E522AB9" w14:textId="1F2AAC47" w:rsidR="00473B25" w:rsidRPr="00FC457D" w:rsidRDefault="00842A53" w:rsidP="00473B25">
      <w:pPr>
        <w:pStyle w:val="NoSpacing"/>
        <w:rPr>
          <w:color w:val="FF0000"/>
        </w:rPr>
      </w:pPr>
      <w:r w:rsidRPr="00FC457D">
        <w:rPr>
          <w:color w:val="FF0000"/>
        </w:rPr>
        <w:t>Dado o está</w:t>
      </w:r>
      <w:r w:rsidR="0005616E" w:rsidRPr="00FC457D">
        <w:rPr>
          <w:color w:val="FF0000"/>
        </w:rPr>
        <w:t>gio atual da oferta de biopolímeros, em que sua maioria, não apresenta viabilidade técnica e competitiva para substituição total aos polí</w:t>
      </w:r>
      <w:r w:rsidR="00473B25" w:rsidRPr="00FC457D">
        <w:rPr>
          <w:color w:val="FF0000"/>
        </w:rPr>
        <w:t>meros, emerge sua principal característica de servir como base para produção de produtos e soluções inovadoras para as áreas de área de medicina, farmácia, alimentos, agrícola</w:t>
      </w:r>
      <w:r w:rsidR="00435DE2" w:rsidRPr="00FC457D">
        <w:rPr>
          <w:color w:val="FF0000"/>
        </w:rPr>
        <w:t>, com potencial de aumentar o bem</w:t>
      </w:r>
      <w:r w:rsidR="007E36D3" w:rsidRPr="00FC457D">
        <w:rPr>
          <w:color w:val="FF0000"/>
        </w:rPr>
        <w:t>-</w:t>
      </w:r>
      <w:r w:rsidR="00BE2BC8" w:rsidRPr="00FC457D">
        <w:rPr>
          <w:color w:val="FF0000"/>
        </w:rPr>
        <w:t>estar social.</w:t>
      </w:r>
    </w:p>
    <w:p w14:paraId="512CA872" w14:textId="77777777" w:rsidR="004C4C63" w:rsidRPr="00FC457D" w:rsidRDefault="003A1FEA" w:rsidP="002A26EB">
      <w:pPr>
        <w:pStyle w:val="NoSpacing"/>
        <w:rPr>
          <w:color w:val="FF0000"/>
        </w:rPr>
      </w:pPr>
      <w:r w:rsidRPr="00FC457D">
        <w:rPr>
          <w:color w:val="FF0000"/>
        </w:rPr>
        <w:t xml:space="preserve">Nesse sentido a oferta de biopolímeros microbianos para substituição de polímeros sintéticos, em suas características atuais, acabam gerando novas possibilidade de desenvolvimento e </w:t>
      </w:r>
      <w:r w:rsidR="00CB34E5" w:rsidRPr="00FC457D">
        <w:rPr>
          <w:color w:val="FF0000"/>
        </w:rPr>
        <w:t>consequentemente novas demandas.</w:t>
      </w:r>
      <w:r w:rsidR="004202E8" w:rsidRPr="00FC457D">
        <w:rPr>
          <w:color w:val="FF0000"/>
        </w:rPr>
        <w:t xml:space="preserve"> </w:t>
      </w:r>
    </w:p>
    <w:p w14:paraId="2F23EF41" w14:textId="43BC0308" w:rsidR="00D8364C" w:rsidRPr="00FC457D" w:rsidRDefault="004202E8" w:rsidP="002A26EB">
      <w:pPr>
        <w:pStyle w:val="NoSpacing"/>
        <w:rPr>
          <w:color w:val="FF0000"/>
        </w:rPr>
      </w:pPr>
      <w:r w:rsidRPr="00FC457D">
        <w:rPr>
          <w:color w:val="FF0000"/>
        </w:rPr>
        <w:t>Desde 2002 o mercado de biopolímeros vem cre</w:t>
      </w:r>
      <w:r w:rsidR="004876F8" w:rsidRPr="00FC457D">
        <w:rPr>
          <w:color w:val="FF0000"/>
        </w:rPr>
        <w:t xml:space="preserve">scendo na faixa de 20% ao ano, e com os avanços as pesquisas, e melhorias das características técnicas e produtivas, </w:t>
      </w:r>
      <w:r w:rsidR="004C4C63" w:rsidRPr="00FC457D">
        <w:rPr>
          <w:color w:val="FF0000"/>
        </w:rPr>
        <w:t xml:space="preserve">o mercado pode ter uma explosão de crescimento. É nesse cenário que os principais aspectos econômicos como a inversão de capital serão melhor observados. </w:t>
      </w:r>
    </w:p>
    <w:p w14:paraId="035A68C0" w14:textId="555F3AAD" w:rsidR="00F0302E" w:rsidRPr="00FC457D" w:rsidRDefault="00C3752F" w:rsidP="00EA4A9D">
      <w:pPr>
        <w:pStyle w:val="NoSpacing"/>
        <w:rPr>
          <w:color w:val="FF0000"/>
        </w:rPr>
      </w:pPr>
      <w:r w:rsidRPr="00FC457D">
        <w:rPr>
          <w:color w:val="FF0000"/>
        </w:rPr>
        <w:t>Este estudo considera as iniciativas de inovações biotecnológicas de biopolímeros microbianos</w:t>
      </w:r>
      <w:r w:rsidR="0071724A" w:rsidRPr="00FC457D">
        <w:rPr>
          <w:color w:val="FF0000"/>
        </w:rPr>
        <w:t xml:space="preserve"> como </w:t>
      </w:r>
      <w:r w:rsidR="00F0302E" w:rsidRPr="00FC457D">
        <w:rPr>
          <w:color w:val="FF0000"/>
        </w:rPr>
        <w:t>grandes potenciais equalizadores</w:t>
      </w:r>
      <w:r w:rsidR="0071724A" w:rsidRPr="00FC457D">
        <w:rPr>
          <w:color w:val="FF0000"/>
        </w:rPr>
        <w:t xml:space="preserve"> de problemas econômico</w:t>
      </w:r>
      <w:r w:rsidR="00810923" w:rsidRPr="00FC457D">
        <w:rPr>
          <w:color w:val="FF0000"/>
        </w:rPr>
        <w:t>s</w:t>
      </w:r>
      <w:r w:rsidR="0071724A" w:rsidRPr="00FC457D">
        <w:rPr>
          <w:color w:val="FF0000"/>
        </w:rPr>
        <w:t>, ambientais e sociais, com efeitos sem precedentes ao longo prazo na colaboração para o desenvolvimento sustentá</w:t>
      </w:r>
      <w:r w:rsidR="00180A46" w:rsidRPr="00FC457D">
        <w:rPr>
          <w:color w:val="FF0000"/>
        </w:rPr>
        <w:t xml:space="preserve">vel e geração de bem-estar social. </w:t>
      </w:r>
    </w:p>
    <w:p w14:paraId="11D2599B" w14:textId="139132CC" w:rsidR="00E84835" w:rsidRPr="00FC457D" w:rsidRDefault="00F0302E" w:rsidP="00EA4A9D">
      <w:pPr>
        <w:pStyle w:val="NoSpacing"/>
        <w:rPr>
          <w:color w:val="FF0000"/>
        </w:rPr>
      </w:pPr>
      <w:r w:rsidRPr="00FC457D">
        <w:rPr>
          <w:color w:val="FF0000"/>
        </w:rPr>
        <w:t>Para continuação deste estudo se recomenta uma abordagem direcionada aos biopolímeros microbianos, mapeando as pesquisas, técnicas e processos produtos, com estudo</w:t>
      </w:r>
      <w:r w:rsidR="00F1301E" w:rsidRPr="00FC457D">
        <w:rPr>
          <w:color w:val="FF0000"/>
        </w:rPr>
        <w:t xml:space="preserve"> aprofundado do mercado de polímeros e biopolím</w:t>
      </w:r>
      <w:r w:rsidR="001F1E6F" w:rsidRPr="00FC457D">
        <w:rPr>
          <w:color w:val="FF0000"/>
        </w:rPr>
        <w:t>eros.</w:t>
      </w:r>
    </w:p>
    <w:p w14:paraId="44566ADD" w14:textId="580FBD4D" w:rsidR="00E84835" w:rsidRPr="00275AAE" w:rsidRDefault="00E84835" w:rsidP="00275AAE">
      <w:pPr>
        <w:pStyle w:val="IntenseQuote"/>
        <w:ind w:left="0" w:firstLine="0"/>
        <w:rPr>
          <w:rFonts w:eastAsia="MS Mincho"/>
          <w:b/>
          <w:color w:val="FF0000"/>
          <w:sz w:val="40"/>
          <w:szCs w:val="40"/>
        </w:rPr>
      </w:pPr>
      <w:bookmarkStart w:id="336" w:name="_GoBack"/>
      <w:bookmarkEnd w:id="336"/>
    </w:p>
    <w:p w14:paraId="424E8750" w14:textId="77777777" w:rsidR="00E84835" w:rsidRPr="00275AAE" w:rsidRDefault="00E84835" w:rsidP="00E84835">
      <w:pPr>
        <w:pStyle w:val="IntenseQuote"/>
        <w:rPr>
          <w:rFonts w:eastAsia="MS Mincho"/>
          <w:color w:val="FF0000"/>
        </w:rPr>
      </w:pPr>
    </w:p>
    <w:p w14:paraId="59A9D889" w14:textId="77777777" w:rsidR="00E84835" w:rsidRPr="00275AAE" w:rsidRDefault="00E84835" w:rsidP="00E84835">
      <w:pPr>
        <w:pStyle w:val="IntenseQuote"/>
        <w:rPr>
          <w:color w:val="FF0000"/>
        </w:rPr>
      </w:pPr>
      <w:r w:rsidRPr="00275AAE">
        <w:rPr>
          <w:rFonts w:eastAsia="MS Mincho"/>
          <w:color w:val="FF0000"/>
        </w:rPr>
        <w:t xml:space="preserve">A biotecnologia ganhou importância econômica na segunda metade do século XX, quando passou a se apresentar como ferramenta para o desenvolvimento de soluções tecnológicas a desafios de monta no horizonte presente, a exemplo da produção de alimentos, da geração de energia ambientalmente preservadora, e do tratamento de inúmeras doenças. </w:t>
      </w:r>
      <w:sdt>
        <w:sdtPr>
          <w:rPr>
            <w:color w:val="FF0000"/>
          </w:rPr>
          <w:id w:val="80956772"/>
          <w:citation/>
        </w:sdtPr>
        <w:sdtEndPr/>
        <w:sdtContent>
          <w:r w:rsidRPr="00275AAE">
            <w:rPr>
              <w:color w:val="FF0000"/>
            </w:rPr>
            <w:fldChar w:fldCharType="begin"/>
          </w:r>
          <w:r w:rsidRPr="00275AAE">
            <w:rPr>
              <w:color w:val="FF0000"/>
            </w:rPr>
            <w:instrText xml:space="preserve"> CITATION NER13 \l 1046 </w:instrText>
          </w:r>
          <w:r w:rsidRPr="00275AAE">
            <w:rPr>
              <w:color w:val="FF0000"/>
            </w:rPr>
            <w:fldChar w:fldCharType="separate"/>
          </w:r>
          <w:r w:rsidRPr="00275AAE">
            <w:rPr>
              <w:noProof/>
              <w:color w:val="FF0000"/>
            </w:rPr>
            <w:t>(NERI, 2013)</w:t>
          </w:r>
          <w:r w:rsidRPr="00275AAE">
            <w:rPr>
              <w:color w:val="FF0000"/>
            </w:rPr>
            <w:fldChar w:fldCharType="end"/>
          </w:r>
        </w:sdtContent>
      </w:sdt>
      <w:r w:rsidRPr="00275AAE">
        <w:rPr>
          <w:color w:val="FF0000"/>
        </w:rPr>
        <w:t xml:space="preserve"> </w:t>
      </w:r>
    </w:p>
    <w:p w14:paraId="381CF3C4" w14:textId="77777777" w:rsidR="00E84835" w:rsidRPr="00275AAE" w:rsidRDefault="00E84835" w:rsidP="00E84835">
      <w:pPr>
        <w:rPr>
          <w:rFonts w:eastAsia="MS Mincho"/>
          <w:color w:val="FF0000"/>
        </w:rPr>
      </w:pPr>
      <w:r w:rsidRPr="00275AAE">
        <w:rPr>
          <w:rFonts w:eastAsia="MS Mincho"/>
          <w:color w:val="FF0000"/>
        </w:rPr>
        <w:t xml:space="preserve">Com a evolução das pesquisas biotecnológicas, o movimento de aumento da demanda e da oferta pelos produtos gerados, e a redução das estruturas de custos, espera-se que os bioprodutos, que hoje são uma alternativa substituta inviável economicamente, sejam capazes de ser tornarem viáveis, com aumento significativo no nível de produção e, consequentemente, </w:t>
      </w:r>
      <w:r w:rsidRPr="00275AAE">
        <w:rPr>
          <w:rFonts w:eastAsia="MS Mincho"/>
          <w:color w:val="FF0000"/>
        </w:rPr>
        <w:lastRenderedPageBreak/>
        <w:t xml:space="preserve">bem-estar, ou seja, atendendo a demanda em termos de quantidade e qualidade e ainda possibilitando a derivação de novas possibilidades de ofertas. </w:t>
      </w:r>
    </w:p>
    <w:p w14:paraId="49C0842A" w14:textId="77777777" w:rsidR="00E84835" w:rsidRPr="00275AAE" w:rsidRDefault="00E84835" w:rsidP="00E84835">
      <w:pPr>
        <w:rPr>
          <w:color w:val="FF0000"/>
        </w:rPr>
      </w:pPr>
      <w:r w:rsidRPr="00275AAE">
        <w:rPr>
          <w:rFonts w:eastAsia="MS Mincho"/>
          <w:color w:val="FF0000"/>
        </w:rPr>
        <w:t xml:space="preserve">As possibilidades que podem ser geradas pelo processo biotecnológico, através da reprodução natural se tornam sem </w:t>
      </w:r>
      <w:commentRangeStart w:id="337"/>
      <w:r w:rsidRPr="00275AAE">
        <w:rPr>
          <w:rFonts w:eastAsia="MS Mincho"/>
          <w:color w:val="FF0000"/>
        </w:rPr>
        <w:t>precedentes nos aspectos econômicos, sociais e ambientais</w:t>
      </w:r>
      <w:commentRangeEnd w:id="337"/>
      <w:r w:rsidRPr="00275AAE">
        <w:rPr>
          <w:rStyle w:val="CommentReference"/>
          <w:rFonts w:eastAsia="MS Mincho"/>
          <w:color w:val="FF0000"/>
        </w:rPr>
        <w:commentReference w:id="337"/>
      </w:r>
      <w:r w:rsidRPr="00275AAE">
        <w:rPr>
          <w:rFonts w:eastAsia="MS Mincho"/>
          <w:color w:val="FF0000"/>
        </w:rPr>
        <w:t>. O processo de reprodução natural possui uma válvula propulsora que seria a utilização dos já avançados recursos da genética, onde através da reprogramação genômica nos microrganismos e nas culturas que sevem como base, são vislumbradas possibilidades de acelerar os processos, alcançar melhores resultados técnicos e ainda possibilitar a geração de novas composições</w:t>
      </w:r>
    </w:p>
    <w:p w14:paraId="33711075" w14:textId="77777777" w:rsidR="00F0302E" w:rsidRDefault="00F0302E" w:rsidP="00EA4A9D">
      <w:pPr>
        <w:pStyle w:val="NoSpacing"/>
      </w:pPr>
    </w:p>
    <w:p w14:paraId="454C2AAF" w14:textId="3E714A4B" w:rsidR="00EC4A83" w:rsidRDefault="0071724A" w:rsidP="00EA4A9D">
      <w:pPr>
        <w:pStyle w:val="NoSpacing"/>
      </w:pPr>
      <w:r>
        <w:t xml:space="preserve"> </w:t>
      </w:r>
    </w:p>
    <w:p w14:paraId="1FDA9549" w14:textId="77777777" w:rsidR="000A488A" w:rsidRDefault="000A488A" w:rsidP="00EA4A9D">
      <w:pPr>
        <w:pStyle w:val="NoSpacing"/>
      </w:pPr>
    </w:p>
    <w:p w14:paraId="557F24D7" w14:textId="77777777" w:rsidR="00323A8C" w:rsidRDefault="00323A8C" w:rsidP="00EA4A9D">
      <w:pPr>
        <w:pStyle w:val="NoSpacing"/>
      </w:pPr>
    </w:p>
    <w:p w14:paraId="5A3C9EB1" w14:textId="77777777" w:rsidR="00FE65EE" w:rsidRDefault="00FE65EE" w:rsidP="00EA4A9D">
      <w:pPr>
        <w:pStyle w:val="NoSpacing"/>
      </w:pPr>
    </w:p>
    <w:p w14:paraId="13C47DED" w14:textId="6DA3E691" w:rsidR="002E1D38" w:rsidRDefault="002E1D38" w:rsidP="00913CAD">
      <w:pPr>
        <w:pStyle w:val="Heading1"/>
        <w:numPr>
          <w:ilvl w:val="0"/>
          <w:numId w:val="0"/>
        </w:numPr>
        <w:ind w:left="432"/>
      </w:pPr>
    </w:p>
    <w:p w14:paraId="7266B571" w14:textId="77777777" w:rsidR="00913CAD" w:rsidRDefault="00913CAD" w:rsidP="00913CAD">
      <w:pPr>
        <w:pStyle w:val="NoSpacing"/>
      </w:pPr>
    </w:p>
    <w:p w14:paraId="1B5F0B2C" w14:textId="77777777" w:rsidR="00913CAD" w:rsidRDefault="00913CAD" w:rsidP="00913CAD">
      <w:pPr>
        <w:pStyle w:val="NoSpacing"/>
      </w:pPr>
    </w:p>
    <w:p w14:paraId="75449B2D" w14:textId="77777777" w:rsidR="00913CAD" w:rsidRDefault="00913CAD" w:rsidP="00913CAD">
      <w:pPr>
        <w:pStyle w:val="NoSpacing"/>
      </w:pPr>
    </w:p>
    <w:p w14:paraId="43E2C3F7" w14:textId="77777777" w:rsidR="00275AAE" w:rsidRDefault="00275AAE" w:rsidP="00913CAD">
      <w:pPr>
        <w:pStyle w:val="NoSpacing"/>
      </w:pPr>
    </w:p>
    <w:p w14:paraId="6D84B4DE" w14:textId="77777777" w:rsidR="00275AAE" w:rsidRDefault="00275AAE" w:rsidP="00913CAD">
      <w:pPr>
        <w:pStyle w:val="NoSpacing"/>
      </w:pPr>
    </w:p>
    <w:p w14:paraId="171B9632" w14:textId="77777777" w:rsidR="00275AAE" w:rsidRDefault="00275AAE" w:rsidP="00913CAD">
      <w:pPr>
        <w:pStyle w:val="NoSpacing"/>
      </w:pPr>
    </w:p>
    <w:p w14:paraId="185DC539" w14:textId="77777777" w:rsidR="00275AAE" w:rsidRDefault="00275AAE" w:rsidP="00913CAD">
      <w:pPr>
        <w:pStyle w:val="NoSpacing"/>
      </w:pPr>
    </w:p>
    <w:p w14:paraId="6063D301" w14:textId="77777777" w:rsidR="00275AAE" w:rsidRDefault="00275AAE" w:rsidP="00913CAD">
      <w:pPr>
        <w:pStyle w:val="NoSpacing"/>
      </w:pPr>
    </w:p>
    <w:p w14:paraId="70A2A926" w14:textId="77777777" w:rsidR="00275AAE" w:rsidRDefault="00275AAE" w:rsidP="00913CAD">
      <w:pPr>
        <w:pStyle w:val="NoSpacing"/>
      </w:pPr>
    </w:p>
    <w:p w14:paraId="2B400434" w14:textId="77777777" w:rsidR="00275AAE" w:rsidRDefault="00275AAE" w:rsidP="00913CAD">
      <w:pPr>
        <w:pStyle w:val="NoSpacing"/>
      </w:pPr>
    </w:p>
    <w:p w14:paraId="51EDF9DC" w14:textId="77777777" w:rsidR="00275AAE" w:rsidRDefault="00275AAE" w:rsidP="00913CAD">
      <w:pPr>
        <w:pStyle w:val="NoSpacing"/>
      </w:pPr>
    </w:p>
    <w:p w14:paraId="319744E4" w14:textId="77777777" w:rsidR="00275AAE" w:rsidRDefault="00275AAE" w:rsidP="00913CAD">
      <w:pPr>
        <w:pStyle w:val="NoSpacing"/>
      </w:pPr>
    </w:p>
    <w:p w14:paraId="133A9BBF" w14:textId="77777777" w:rsidR="00275AAE" w:rsidRDefault="00275AAE" w:rsidP="00913CAD">
      <w:pPr>
        <w:pStyle w:val="NoSpacing"/>
      </w:pPr>
    </w:p>
    <w:p w14:paraId="6401F4F9" w14:textId="77777777" w:rsidR="00913CAD" w:rsidRPr="00913CAD" w:rsidRDefault="00913CAD" w:rsidP="00913CAD">
      <w:pPr>
        <w:pStyle w:val="NoSpacing"/>
      </w:pPr>
    </w:p>
    <w:bookmarkStart w:id="338" w:name="_Toc45888593" w:displacedByCustomXml="next"/>
    <w:sdt>
      <w:sdtPr>
        <w:rPr>
          <w:b w:val="0"/>
          <w:color w:val="auto"/>
        </w:rPr>
        <w:id w:val="721021550"/>
        <w:docPartObj>
          <w:docPartGallery w:val="Bibliographies"/>
          <w:docPartUnique/>
        </w:docPartObj>
      </w:sdtPr>
      <w:sdtEndPr/>
      <w:sdtContent>
        <w:p w14:paraId="6C2F19B7" w14:textId="77777777" w:rsidR="002E1D38" w:rsidRDefault="002E1D38" w:rsidP="00FE65EE">
          <w:pPr>
            <w:pStyle w:val="Heading1"/>
          </w:pPr>
          <w:r>
            <w:t>REFERÊNCIAS</w:t>
          </w:r>
          <w:bookmarkEnd w:id="338"/>
        </w:p>
        <w:sdt>
          <w:sdtPr>
            <w:id w:val="111145805"/>
            <w:bibliography/>
          </w:sdtPr>
          <w:sdtEndPr/>
          <w:sdtContent>
            <w:p w14:paraId="5A07A9E6" w14:textId="77777777" w:rsidR="00CD6F00" w:rsidRDefault="002E1D38" w:rsidP="00CD6F00">
              <w:pPr>
                <w:pStyle w:val="Bibliography"/>
                <w:spacing w:after="120" w:line="240" w:lineRule="auto"/>
                <w:ind w:firstLine="0"/>
                <w:rPr>
                  <w:noProof/>
                </w:rPr>
              </w:pPr>
              <w:r w:rsidRPr="00C21802">
                <w:rPr>
                  <w:rStyle w:val="IntenseReference"/>
                </w:rPr>
                <w:fldChar w:fldCharType="begin"/>
              </w:r>
              <w:r w:rsidRPr="00C21802">
                <w:rPr>
                  <w:rStyle w:val="IntenseReference"/>
                </w:rPr>
                <w:instrText xml:space="preserve"> BIBLIOGRAPHY </w:instrText>
              </w:r>
              <w:r w:rsidRPr="00C21802">
                <w:rPr>
                  <w:rStyle w:val="IntenseReference"/>
                </w:rPr>
                <w:fldChar w:fldCharType="separate"/>
              </w:r>
              <w:r w:rsidR="00CD6F00">
                <w:rPr>
                  <w:noProof/>
                </w:rPr>
                <w:t xml:space="preserve">ANDRADE, R. B. d., 2013. Introdução . Em: </w:t>
              </w:r>
              <w:r w:rsidR="00CD6F00">
                <w:rPr>
                  <w:i/>
                  <w:iCs/>
                  <w:noProof/>
                </w:rPr>
                <w:t xml:space="preserve">Bioeconomia: uma agenda para o Brasil. </w:t>
              </w:r>
              <w:r w:rsidR="00CD6F00">
                <w:rPr>
                  <w:noProof/>
                </w:rPr>
                <w:t>Brasília: CNI.</w:t>
              </w:r>
            </w:p>
            <w:p w14:paraId="730DB425" w14:textId="77777777" w:rsidR="00CD6F00" w:rsidRDefault="00CD6F00" w:rsidP="00CD6F00">
              <w:pPr>
                <w:pStyle w:val="Bibliography"/>
                <w:spacing w:after="120" w:line="240" w:lineRule="auto"/>
                <w:ind w:firstLine="0"/>
                <w:rPr>
                  <w:noProof/>
                </w:rPr>
              </w:pPr>
              <w:r>
                <w:rPr>
                  <w:noProof/>
                </w:rPr>
                <w:t xml:space="preserve">ASSAD, A. L. D. &amp; AUCELIO, J. G., 2004. Biotecnologia no Brasil – Recentes esforços . Em: FINEP, ed. </w:t>
              </w:r>
              <w:r>
                <w:rPr>
                  <w:i/>
                  <w:iCs/>
                  <w:noProof/>
                </w:rPr>
                <w:t xml:space="preserve">Biotecnolgia e recursos genéticos. </w:t>
              </w:r>
              <w:r>
                <w:rPr>
                  <w:noProof/>
                </w:rPr>
                <w:t>Campinas: Instituto de Economia/FINEP, p. 412.</w:t>
              </w:r>
            </w:p>
            <w:p w14:paraId="6FC4D63E" w14:textId="77777777" w:rsidR="00CD6F00" w:rsidRDefault="00CD6F00" w:rsidP="00CD6F00">
              <w:pPr>
                <w:pStyle w:val="Bibliography"/>
                <w:spacing w:after="120" w:line="240" w:lineRule="auto"/>
                <w:ind w:firstLine="0"/>
                <w:rPr>
                  <w:noProof/>
                </w:rPr>
              </w:pPr>
              <w:r>
                <w:rPr>
                  <w:noProof/>
                </w:rPr>
                <w:t xml:space="preserve">ASSIS, D. d. J., 2013. Influência da aeração e agitação nas propriedades de gomas xantana produzidas por xanthomonas campestris mangiferaeindicae 2103 com glicerina residual do biodiesel: otimização e cinética do bioprocesso. </w:t>
              </w:r>
            </w:p>
            <w:p w14:paraId="6D5BEA74" w14:textId="77777777" w:rsidR="00CD6F00" w:rsidRDefault="00CD6F00" w:rsidP="00CD6F00">
              <w:pPr>
                <w:pStyle w:val="Bibliography"/>
                <w:spacing w:after="120" w:line="240" w:lineRule="auto"/>
                <w:ind w:firstLine="0"/>
                <w:rPr>
                  <w:noProof/>
                </w:rPr>
              </w:pPr>
              <w:r>
                <w:rPr>
                  <w:noProof/>
                </w:rPr>
                <w:t xml:space="preserve">BERWANGER, A. L. d. S., 2005. Produção e caracterização de biopolímero sintetizado por sphingomonas capsulata. </w:t>
              </w:r>
            </w:p>
            <w:p w14:paraId="7A3E4D90" w14:textId="77777777" w:rsidR="00CD6F00" w:rsidRDefault="00CD6F00" w:rsidP="00CD6F00">
              <w:pPr>
                <w:pStyle w:val="Bibliography"/>
                <w:spacing w:after="120" w:line="240" w:lineRule="auto"/>
                <w:ind w:firstLine="0"/>
                <w:rPr>
                  <w:noProof/>
                </w:rPr>
              </w:pPr>
              <w:r>
                <w:rPr>
                  <w:noProof/>
                </w:rPr>
                <w:t>BORSCHIVER, S., Almeida, L. F. M. &amp; Roitman, T., 2008. Monitoramento Tecnológico e Mercadológico de Biopolímeros. 18(3), pp. 256-261.</w:t>
              </w:r>
            </w:p>
            <w:p w14:paraId="43327D08" w14:textId="77777777" w:rsidR="00CD6F00" w:rsidRDefault="00CD6F00" w:rsidP="00CD6F00">
              <w:pPr>
                <w:pStyle w:val="Bibliography"/>
                <w:spacing w:after="120" w:line="240" w:lineRule="auto"/>
                <w:ind w:firstLine="0"/>
                <w:rPr>
                  <w:noProof/>
                </w:rPr>
              </w:pPr>
              <w:r>
                <w:rPr>
                  <w:noProof/>
                </w:rPr>
                <w:t>BRASIL, C. F. d. 1., 1988. s.l.:s.n.</w:t>
              </w:r>
            </w:p>
            <w:p w14:paraId="02F36F28" w14:textId="77777777" w:rsidR="00CD6F00" w:rsidRDefault="00CD6F00" w:rsidP="00CD6F00">
              <w:pPr>
                <w:pStyle w:val="Bibliography"/>
                <w:spacing w:after="120" w:line="240" w:lineRule="auto"/>
                <w:ind w:firstLine="0"/>
                <w:rPr>
                  <w:noProof/>
                </w:rPr>
              </w:pPr>
              <w:r>
                <w:rPr>
                  <w:noProof/>
                </w:rPr>
                <w:t xml:space="preserve">BRITO, G. F., AGRAWAL, P., ARAÚJO, E. M. &amp; MÉLO, T. J. A., 2011. Biopolímeros, Polímeros Biodegradáveis e Polímeros Verdes. </w:t>
              </w:r>
              <w:r>
                <w:rPr>
                  <w:i/>
                  <w:iCs/>
                  <w:noProof/>
                </w:rPr>
                <w:t>Revista Eletrônica de Materiais e Processos</w:t>
              </w:r>
              <w:r>
                <w:rPr>
                  <w:noProof/>
                </w:rPr>
                <w:t>, Volume 6.2, pp. 127-139.</w:t>
              </w:r>
            </w:p>
            <w:p w14:paraId="4FFBFD70" w14:textId="77777777" w:rsidR="00CD6F00" w:rsidRDefault="00CD6F00" w:rsidP="00CD6F00">
              <w:pPr>
                <w:pStyle w:val="Bibliography"/>
                <w:spacing w:after="120" w:line="240" w:lineRule="auto"/>
                <w:ind w:firstLine="0"/>
                <w:rPr>
                  <w:noProof/>
                </w:rPr>
              </w:pPr>
              <w:r>
                <w:rPr>
                  <w:noProof/>
                </w:rPr>
                <w:t xml:space="preserve">CANHOS, W. P. &amp; MANFIO, G. P., 2004. Recusos microbiológicos para biotecnologia. Em: </w:t>
              </w:r>
              <w:r>
                <w:rPr>
                  <w:i/>
                  <w:iCs/>
                  <w:noProof/>
                </w:rPr>
                <w:t xml:space="preserve">Biotecnologia e recursos genéticos: desafios e oportunidades para o Brasil . </w:t>
              </w:r>
              <w:r>
                <w:rPr>
                  <w:noProof/>
                </w:rPr>
                <w:t>s.l.:Instituto de Economia/FINEP.</w:t>
              </w:r>
            </w:p>
            <w:p w14:paraId="11369C77" w14:textId="77777777" w:rsidR="00CD6F00" w:rsidRDefault="00CD6F00" w:rsidP="00CD6F00">
              <w:pPr>
                <w:pStyle w:val="Bibliography"/>
                <w:spacing w:after="120" w:line="240" w:lineRule="auto"/>
                <w:ind w:firstLine="0"/>
                <w:rPr>
                  <w:noProof/>
                </w:rPr>
              </w:pPr>
              <w:r>
                <w:rPr>
                  <w:noProof/>
                </w:rPr>
                <w:t xml:space="preserve">CARVALHO, P. G. M. d., 2008. </w:t>
              </w:r>
              <w:r>
                <w:rPr>
                  <w:i/>
                  <w:iCs/>
                  <w:noProof/>
                </w:rPr>
                <w:t xml:space="preserve">Mensurando a sustentabilidade.. </w:t>
              </w:r>
              <w:r>
                <w:rPr>
                  <w:noProof/>
                </w:rPr>
                <w:t>s.l.:Núcelo de Meio Ambiente do IBGE e ENCE.</w:t>
              </w:r>
            </w:p>
            <w:p w14:paraId="771D457D" w14:textId="77777777" w:rsidR="00CD6F00" w:rsidRDefault="00CD6F00" w:rsidP="00CD6F00">
              <w:pPr>
                <w:pStyle w:val="Bibliography"/>
                <w:spacing w:after="120" w:line="240" w:lineRule="auto"/>
                <w:ind w:firstLine="0"/>
                <w:rPr>
                  <w:noProof/>
                </w:rPr>
              </w:pPr>
              <w:r>
                <w:rPr>
                  <w:noProof/>
                </w:rPr>
                <w:t xml:space="preserve">CNI / HAVARD BUSINESS, 2013. </w:t>
              </w:r>
              <w:r>
                <w:rPr>
                  <w:i/>
                  <w:iCs/>
                  <w:noProof/>
                </w:rPr>
                <w:t xml:space="preserve">Bioeconomia: uma agenda para o Brasil.. </w:t>
              </w:r>
              <w:r>
                <w:rPr>
                  <w:noProof/>
                </w:rPr>
                <w:t>Brasília: CNI.</w:t>
              </w:r>
            </w:p>
            <w:p w14:paraId="38FFB875" w14:textId="77777777" w:rsidR="00CD6F00" w:rsidRDefault="00CD6F00" w:rsidP="00CD6F00">
              <w:pPr>
                <w:pStyle w:val="Bibliography"/>
                <w:spacing w:after="120" w:line="240" w:lineRule="auto"/>
                <w:ind w:firstLine="0"/>
                <w:rPr>
                  <w:noProof/>
                </w:rPr>
              </w:pPr>
              <w:r>
                <w:rPr>
                  <w:noProof/>
                </w:rPr>
                <w:t xml:space="preserve">CONCEIÇÃO, O. A., 2000. A centralidade do conceito de inovação tecnológica no proceso de mudança estrutural.. </w:t>
              </w:r>
              <w:r>
                <w:rPr>
                  <w:i/>
                  <w:iCs/>
                  <w:noProof/>
                </w:rPr>
                <w:t xml:space="preserve">Ensaios FEE, </w:t>
              </w:r>
              <w:r>
                <w:rPr>
                  <w:noProof/>
                </w:rPr>
                <w:t>21(2), pp. 58-76.</w:t>
              </w:r>
            </w:p>
            <w:p w14:paraId="455437A5" w14:textId="77777777" w:rsidR="00CD6F00" w:rsidRDefault="00CD6F00" w:rsidP="00CD6F00">
              <w:pPr>
                <w:pStyle w:val="Bibliography"/>
                <w:spacing w:after="120" w:line="240" w:lineRule="auto"/>
                <w:ind w:firstLine="0"/>
                <w:rPr>
                  <w:noProof/>
                </w:rPr>
              </w:pPr>
              <w:r>
                <w:rPr>
                  <w:noProof/>
                </w:rPr>
                <w:t xml:space="preserve">DONINI, Í. A. et al., 2010. Biossíntese e recentes avanços na produção de celulose bacteriana.. </w:t>
              </w:r>
              <w:r>
                <w:rPr>
                  <w:i/>
                  <w:iCs/>
                  <w:noProof/>
                </w:rPr>
                <w:t xml:space="preserve">Eclética Química, </w:t>
              </w:r>
              <w:r>
                <w:rPr>
                  <w:noProof/>
                </w:rPr>
                <w:t>35(4), pp. 165-178.</w:t>
              </w:r>
            </w:p>
            <w:p w14:paraId="4AE7984C" w14:textId="77777777" w:rsidR="00CD6F00" w:rsidRDefault="00CD6F00" w:rsidP="00CD6F00">
              <w:pPr>
                <w:pStyle w:val="Bibliography"/>
                <w:spacing w:after="120" w:line="240" w:lineRule="auto"/>
                <w:ind w:firstLine="0"/>
                <w:rPr>
                  <w:noProof/>
                </w:rPr>
              </w:pPr>
              <w:r>
                <w:rPr>
                  <w:noProof/>
                </w:rPr>
                <w:t xml:space="preserve">ENRIQUEZ, J., 2013. A economia emergente. Em: </w:t>
              </w:r>
              <w:r>
                <w:rPr>
                  <w:i/>
                  <w:iCs/>
                  <w:noProof/>
                </w:rPr>
                <w:t xml:space="preserve">Bioeconomia: uma agenda para o brasil . </w:t>
              </w:r>
              <w:r>
                <w:rPr>
                  <w:noProof/>
                </w:rPr>
                <w:t>Brasília: s.n.</w:t>
              </w:r>
            </w:p>
            <w:p w14:paraId="31CA6FE8" w14:textId="77777777" w:rsidR="00CD6F00" w:rsidRDefault="00CD6F00" w:rsidP="00CD6F00">
              <w:pPr>
                <w:pStyle w:val="Bibliography"/>
                <w:spacing w:after="120" w:line="240" w:lineRule="auto"/>
                <w:ind w:firstLine="0"/>
                <w:rPr>
                  <w:noProof/>
                </w:rPr>
              </w:pPr>
              <w:r>
                <w:rPr>
                  <w:noProof/>
                </w:rPr>
                <w:t xml:space="preserve">ERNANDES, F. P. G. &amp; CRUZ, C. H. G., 2009. Análise dos parâmetros cinéticos para produção de levana por Zymomonas mobilis utilizando fermentação submersa.. </w:t>
              </w:r>
              <w:r>
                <w:rPr>
                  <w:i/>
                  <w:iCs/>
                  <w:noProof/>
                </w:rPr>
                <w:t xml:space="preserve">DOI, </w:t>
              </w:r>
              <w:r>
                <w:rPr>
                  <w:noProof/>
                </w:rPr>
                <w:t>31(1), p. 35041.</w:t>
              </w:r>
            </w:p>
            <w:p w14:paraId="3E33D805" w14:textId="77777777" w:rsidR="00CD6F00" w:rsidRDefault="00CD6F00" w:rsidP="00CD6F00">
              <w:pPr>
                <w:pStyle w:val="Bibliography"/>
                <w:spacing w:after="120" w:line="240" w:lineRule="auto"/>
                <w:ind w:firstLine="0"/>
                <w:rPr>
                  <w:noProof/>
                </w:rPr>
              </w:pPr>
              <w:r>
                <w:rPr>
                  <w:noProof/>
                </w:rPr>
                <w:t xml:space="preserve">FREEMAN, C. &amp; SOETE, L., 2008. </w:t>
              </w:r>
              <w:r>
                <w:rPr>
                  <w:i/>
                  <w:iCs/>
                  <w:noProof/>
                </w:rPr>
                <w:t xml:space="preserve">A economia da inovação industrial.. </w:t>
              </w:r>
              <w:r>
                <w:rPr>
                  <w:noProof/>
                </w:rPr>
                <w:t>Campinas(SP): Editora da Unicamp.</w:t>
              </w:r>
            </w:p>
            <w:p w14:paraId="65F30F41" w14:textId="77777777" w:rsidR="00CD6F00" w:rsidRDefault="00CD6F00" w:rsidP="00CD6F00">
              <w:pPr>
                <w:pStyle w:val="Bibliography"/>
                <w:spacing w:after="120" w:line="240" w:lineRule="auto"/>
                <w:ind w:firstLine="0"/>
                <w:rPr>
                  <w:noProof/>
                </w:rPr>
              </w:pPr>
              <w:r>
                <w:rPr>
                  <w:noProof/>
                </w:rPr>
                <w:t xml:space="preserve">GIAMBIAGI, F., 2016. </w:t>
              </w:r>
              <w:r>
                <w:rPr>
                  <w:i/>
                  <w:iCs/>
                  <w:noProof/>
                </w:rPr>
                <w:t xml:space="preserve">Finanças públicas: teoria e prática no Brasil. </w:t>
              </w:r>
              <w:r>
                <w:rPr>
                  <w:noProof/>
                </w:rPr>
                <w:t>5 ed. Rio de Janeiro: Elsevier.</w:t>
              </w:r>
            </w:p>
            <w:p w14:paraId="389D2FD8" w14:textId="77777777" w:rsidR="00CD6F00" w:rsidRDefault="00CD6F00" w:rsidP="00CD6F00">
              <w:pPr>
                <w:pStyle w:val="Bibliography"/>
                <w:spacing w:after="120" w:line="240" w:lineRule="auto"/>
                <w:ind w:firstLine="0"/>
                <w:rPr>
                  <w:noProof/>
                </w:rPr>
              </w:pPr>
              <w:r>
                <w:rPr>
                  <w:noProof/>
                </w:rPr>
                <w:t xml:space="preserve">HIRATA, M. H. &amp; FILHO, J. M., 2002. </w:t>
              </w:r>
              <w:r>
                <w:rPr>
                  <w:i/>
                  <w:iCs/>
                  <w:noProof/>
                </w:rPr>
                <w:t xml:space="preserve">Manual de Biossegurança. </w:t>
              </w:r>
              <w:r>
                <w:rPr>
                  <w:noProof/>
                </w:rPr>
                <w:t>Barueri: Manole.</w:t>
              </w:r>
            </w:p>
            <w:p w14:paraId="01413548" w14:textId="77777777" w:rsidR="00CD6F00" w:rsidRDefault="00CD6F00" w:rsidP="00CD6F00">
              <w:pPr>
                <w:pStyle w:val="Bibliography"/>
                <w:spacing w:after="120" w:line="240" w:lineRule="auto"/>
                <w:ind w:firstLine="0"/>
                <w:rPr>
                  <w:noProof/>
                </w:rPr>
              </w:pPr>
              <w:r>
                <w:rPr>
                  <w:noProof/>
                </w:rPr>
                <w:t xml:space="preserve">HOBSBAWM, E. J. A., s.d. </w:t>
              </w:r>
              <w:r>
                <w:rPr>
                  <w:i/>
                  <w:iCs/>
                  <w:noProof/>
                </w:rPr>
                <w:t xml:space="preserve">Era das Revoluções. </w:t>
              </w:r>
              <w:r>
                <w:rPr>
                  <w:noProof/>
                </w:rPr>
                <w:t>s.l.:s.n.</w:t>
              </w:r>
            </w:p>
            <w:p w14:paraId="3DA5CD65" w14:textId="77777777" w:rsidR="00CD6F00" w:rsidRDefault="00CD6F00" w:rsidP="00CD6F00">
              <w:pPr>
                <w:pStyle w:val="Bibliography"/>
                <w:spacing w:after="120" w:line="240" w:lineRule="auto"/>
                <w:ind w:firstLine="0"/>
                <w:rPr>
                  <w:noProof/>
                </w:rPr>
              </w:pPr>
              <w:r>
                <w:rPr>
                  <w:noProof/>
                </w:rPr>
                <w:t xml:space="preserve">LOPES, L. M. &amp; VASCONCELLOS, A. S., 2015. </w:t>
              </w:r>
              <w:r>
                <w:rPr>
                  <w:i/>
                  <w:iCs/>
                  <w:noProof/>
                </w:rPr>
                <w:t xml:space="preserve">Manual de macroeconomia: nível básico e intermediário.. </w:t>
              </w:r>
              <w:r>
                <w:rPr>
                  <w:noProof/>
                </w:rPr>
                <w:t>3 ed. São Paulo: Atlas.</w:t>
              </w:r>
            </w:p>
            <w:p w14:paraId="1CC5650D" w14:textId="77777777" w:rsidR="00CD6F00" w:rsidRDefault="00CD6F00" w:rsidP="00CD6F00">
              <w:pPr>
                <w:pStyle w:val="Bibliography"/>
                <w:spacing w:after="120" w:line="240" w:lineRule="auto"/>
                <w:ind w:firstLine="0"/>
                <w:rPr>
                  <w:noProof/>
                </w:rPr>
              </w:pPr>
              <w:r>
                <w:rPr>
                  <w:noProof/>
                </w:rPr>
                <w:t xml:space="preserve">MANKIW, N. G., 2015. </w:t>
              </w:r>
              <w:r>
                <w:rPr>
                  <w:i/>
                  <w:iCs/>
                  <w:noProof/>
                </w:rPr>
                <w:t xml:space="preserve">Introdução a Economia. </w:t>
              </w:r>
              <w:r>
                <w:rPr>
                  <w:noProof/>
                </w:rPr>
                <w:t>3. ed ed. São Paulo: Cenagage Learning.</w:t>
              </w:r>
            </w:p>
            <w:p w14:paraId="5BC25BFE" w14:textId="77777777" w:rsidR="00CD6F00" w:rsidRDefault="00CD6F00" w:rsidP="00CD6F00">
              <w:pPr>
                <w:pStyle w:val="Bibliography"/>
                <w:spacing w:after="120" w:line="240" w:lineRule="auto"/>
                <w:ind w:firstLine="0"/>
                <w:rPr>
                  <w:noProof/>
                </w:rPr>
              </w:pPr>
              <w:r>
                <w:rPr>
                  <w:noProof/>
                </w:rPr>
                <w:lastRenderedPageBreak/>
                <w:t xml:space="preserve">MARTINS, R. G., 2014. Síntese, extração e caracterização de biopolímeros de origem microalgal para desenvolvimento de nanofibras. </w:t>
              </w:r>
              <w:r>
                <w:rPr>
                  <w:i/>
                  <w:iCs/>
                  <w:noProof/>
                </w:rPr>
                <w:t>UNIVERSIDADE FEDERAL DO RIO GRANDE</w:t>
              </w:r>
              <w:r>
                <w:rPr>
                  <w:noProof/>
                </w:rPr>
                <w:t xml:space="preserve">. </w:t>
              </w:r>
            </w:p>
            <w:p w14:paraId="4A5008EC" w14:textId="77777777" w:rsidR="00CD6F00" w:rsidRDefault="00CD6F00" w:rsidP="00CD6F00">
              <w:pPr>
                <w:pStyle w:val="Bibliography"/>
                <w:spacing w:after="120" w:line="240" w:lineRule="auto"/>
                <w:ind w:firstLine="0"/>
                <w:rPr>
                  <w:noProof/>
                </w:rPr>
              </w:pPr>
              <w:r>
                <w:rPr>
                  <w:noProof/>
                </w:rPr>
                <w:t xml:space="preserve">MORAES, C. C. d. &amp; JUNIOR, J. A. G., s.d. </w:t>
              </w:r>
              <w:r>
                <w:rPr>
                  <w:i/>
                  <w:iCs/>
                  <w:noProof/>
                </w:rPr>
                <w:t xml:space="preserve">Inovações tecnológicas no sistema de embalagens da indústria de alimentos. </w:t>
              </w:r>
              <w:r>
                <w:rPr>
                  <w:noProof/>
                </w:rPr>
                <w:t>s.l., s.n.</w:t>
              </w:r>
            </w:p>
            <w:p w14:paraId="7B7323EA" w14:textId="77777777" w:rsidR="00CD6F00" w:rsidRDefault="00CD6F00" w:rsidP="00CD6F00">
              <w:pPr>
                <w:pStyle w:val="Bibliography"/>
                <w:spacing w:after="120" w:line="240" w:lineRule="auto"/>
                <w:ind w:firstLine="0"/>
                <w:rPr>
                  <w:noProof/>
                </w:rPr>
              </w:pPr>
              <w:r>
                <w:rPr>
                  <w:noProof/>
                </w:rPr>
                <w:t xml:space="preserve">MOREIRA, N. Â., 2002. </w:t>
              </w:r>
              <w:r>
                <w:rPr>
                  <w:i/>
                  <w:iCs/>
                  <w:noProof/>
                </w:rPr>
                <w:t xml:space="preserve">M.S., Universidade Federal de Pelotas, março de 2002. Estudo da viabilidade de produção do biopolímero da bactéria Beijerinckia sp. 7070 via enzimática. Professora Orientadora: Claire Tondo Vendruscolo. Co- orientador: Francisco Augusto Burkert Del Pino.. </w:t>
              </w:r>
              <w:r>
                <w:rPr>
                  <w:noProof/>
                </w:rPr>
                <w:t>s.l.:s.n.</w:t>
              </w:r>
            </w:p>
            <w:p w14:paraId="0B35D494" w14:textId="77777777" w:rsidR="00CD6F00" w:rsidRDefault="00CD6F00" w:rsidP="00CD6F00">
              <w:pPr>
                <w:pStyle w:val="Bibliography"/>
                <w:spacing w:after="120" w:line="240" w:lineRule="auto"/>
                <w:ind w:firstLine="0"/>
                <w:rPr>
                  <w:noProof/>
                </w:rPr>
              </w:pPr>
              <w:r>
                <w:rPr>
                  <w:noProof/>
                </w:rPr>
                <w:t xml:space="preserve">NERI, M. C., 2013. Apresentação. Em: IPEA, ed. </w:t>
              </w:r>
              <w:r>
                <w:rPr>
                  <w:i/>
                  <w:iCs/>
                  <w:noProof/>
                </w:rPr>
                <w:t xml:space="preserve">Propriedade intelectual e aspectos regulatórios em biotecnologia. . </w:t>
              </w:r>
              <w:r>
                <w:rPr>
                  <w:noProof/>
                </w:rPr>
                <w:t>Rio de Janeiro : IPEA, p. 240.</w:t>
              </w:r>
            </w:p>
            <w:p w14:paraId="2B28DBF4" w14:textId="77777777" w:rsidR="00CD6F00" w:rsidRDefault="00CD6F00" w:rsidP="00CD6F00">
              <w:pPr>
                <w:pStyle w:val="Bibliography"/>
                <w:spacing w:after="120" w:line="240" w:lineRule="auto"/>
                <w:ind w:firstLine="0"/>
                <w:rPr>
                  <w:noProof/>
                </w:rPr>
              </w:pPr>
              <w:r>
                <w:rPr>
                  <w:noProof/>
                </w:rPr>
                <w:t xml:space="preserve">NERY, T. B. R., BRANDÃO , L. V., ESPERIDIÃO, M. C. A. &amp; DRUZIAN, J. I., 2008. Biossíntese de goma xantana a partir da fermentação de soro de leite: rendimento e viscosidade.. </w:t>
              </w:r>
              <w:r>
                <w:rPr>
                  <w:i/>
                  <w:iCs/>
                  <w:noProof/>
                </w:rPr>
                <w:t xml:space="preserve">Quim. Nova, </w:t>
              </w:r>
              <w:r>
                <w:rPr>
                  <w:noProof/>
                </w:rPr>
                <w:t>31(8), pp. 1937-1941.</w:t>
              </w:r>
            </w:p>
            <w:p w14:paraId="598ADD3B" w14:textId="77777777" w:rsidR="00CD6F00" w:rsidRDefault="00CD6F00" w:rsidP="00CD6F00">
              <w:pPr>
                <w:pStyle w:val="Bibliography"/>
                <w:spacing w:after="120" w:line="240" w:lineRule="auto"/>
                <w:ind w:firstLine="0"/>
                <w:rPr>
                  <w:noProof/>
                </w:rPr>
              </w:pPr>
              <w:r>
                <w:rPr>
                  <w:noProof/>
                </w:rPr>
                <w:t xml:space="preserve">NOBRE, F. S. M. &amp; ARAÚJO, 2009. </w:t>
              </w:r>
              <w:r>
                <w:rPr>
                  <w:i/>
                  <w:iCs/>
                  <w:noProof/>
                </w:rPr>
                <w:t xml:space="preserve">Mercosul e sustentabilidade: estudo exploratório.. </w:t>
              </w:r>
              <w:r>
                <w:rPr>
                  <w:noProof/>
                </w:rPr>
                <w:t>s.l.:Integração.</w:t>
              </w:r>
            </w:p>
            <w:p w14:paraId="3F56061D" w14:textId="77777777" w:rsidR="00CD6F00" w:rsidRDefault="00CD6F00" w:rsidP="00CD6F00">
              <w:pPr>
                <w:pStyle w:val="Bibliography"/>
                <w:spacing w:after="120" w:line="240" w:lineRule="auto"/>
                <w:ind w:firstLine="0"/>
                <w:rPr>
                  <w:noProof/>
                </w:rPr>
              </w:pPr>
              <w:r>
                <w:rPr>
                  <w:noProof/>
                </w:rPr>
                <w:t xml:space="preserve">Nogueira, P. M., Oliveira, O. B. d. M. F. F. d. &amp; A. S. Machado, E. D. V. F. M. T. J. S. J. C. D. H. G., s.d. DESENVOLVIMENTO DE ROTA PARA PRODUÇÃO DE BIOPOLÍMEROS A PARTIR DE AÇÚCARES. </w:t>
              </w:r>
            </w:p>
            <w:p w14:paraId="62354CAB" w14:textId="77777777" w:rsidR="00CD6F00" w:rsidRDefault="00CD6F00" w:rsidP="00CD6F00">
              <w:pPr>
                <w:pStyle w:val="Bibliography"/>
                <w:spacing w:after="120" w:line="240" w:lineRule="auto"/>
                <w:ind w:firstLine="0"/>
                <w:rPr>
                  <w:noProof/>
                </w:rPr>
              </w:pPr>
              <w:r>
                <w:rPr>
                  <w:noProof/>
                </w:rPr>
                <w:t xml:space="preserve">ODA, L. M. &amp; SOARES, B. E., 2001. Biotecnologia no Brasil. Aceitabilidade pública e desenvolvimento econômico. </w:t>
              </w:r>
              <w:r>
                <w:rPr>
                  <w:i/>
                  <w:iCs/>
                  <w:noProof/>
                </w:rPr>
                <w:t xml:space="preserve">PARCERIAS ESTRATÉGICAS, </w:t>
              </w:r>
              <w:r>
                <w:rPr>
                  <w:noProof/>
                </w:rPr>
                <w:t>Issue 10, pp. 162-173.</w:t>
              </w:r>
            </w:p>
            <w:p w14:paraId="31CB1690" w14:textId="77777777" w:rsidR="00CD6F00" w:rsidRDefault="00CD6F00" w:rsidP="00CD6F00">
              <w:pPr>
                <w:pStyle w:val="Bibliography"/>
                <w:spacing w:after="120" w:line="240" w:lineRule="auto"/>
                <w:ind w:firstLine="0"/>
                <w:rPr>
                  <w:noProof/>
                </w:rPr>
              </w:pPr>
              <w:r>
                <w:rPr>
                  <w:noProof/>
                </w:rPr>
                <w:t xml:space="preserve">OLIVEIRA, S. A. d., 2013. Dextrana: revisão sobre uso e possíveis aplicações industriais. </w:t>
              </w:r>
            </w:p>
            <w:p w14:paraId="572D4F01" w14:textId="77777777" w:rsidR="00CD6F00" w:rsidRDefault="00CD6F00" w:rsidP="00CD6F00">
              <w:pPr>
                <w:pStyle w:val="Bibliography"/>
                <w:spacing w:after="120" w:line="240" w:lineRule="auto"/>
                <w:ind w:firstLine="0"/>
                <w:rPr>
                  <w:noProof/>
                </w:rPr>
              </w:pPr>
              <w:r>
                <w:rPr>
                  <w:noProof/>
                </w:rPr>
                <w:t xml:space="preserve">POZ, M. E. D., SILVEIRA, J. M. F. d. &amp; FONSECA, M. d. G. D., 2004. Direitos de Propriedade Intelectual em Biotecnologia: um processo em construção. Em: </w:t>
              </w:r>
              <w:r>
                <w:rPr>
                  <w:i/>
                  <w:iCs/>
                  <w:noProof/>
                </w:rPr>
                <w:t xml:space="preserve">Biotecnolgia e recursos genéticos: desafios e oportunidade para o Brasil. </w:t>
              </w:r>
              <w:r>
                <w:rPr>
                  <w:noProof/>
                </w:rPr>
                <w:t>Campinas: Instituto de Economia/FINEP .</w:t>
              </w:r>
            </w:p>
            <w:p w14:paraId="003CB827" w14:textId="77777777" w:rsidR="00CD6F00" w:rsidRDefault="00CD6F00" w:rsidP="00CD6F00">
              <w:pPr>
                <w:pStyle w:val="Bibliography"/>
                <w:spacing w:after="120" w:line="240" w:lineRule="auto"/>
                <w:ind w:firstLine="0"/>
                <w:rPr>
                  <w:noProof/>
                </w:rPr>
              </w:pPr>
              <w:r>
                <w:rPr>
                  <w:noProof/>
                </w:rPr>
                <w:t xml:space="preserve">RODRIGUEZ, P. F. &amp; PAIS, A. A. V., 2002. </w:t>
              </w:r>
              <w:r>
                <w:rPr>
                  <w:i/>
                  <w:iCs/>
                  <w:noProof/>
                </w:rPr>
                <w:t xml:space="preserve">Desenvolvimento Sustentável: A Problemática do Desenvolvimento Sustentável e a Cimeira de Joanesburgo de 2002. </w:t>
              </w:r>
              <w:r>
                <w:rPr>
                  <w:noProof/>
                </w:rPr>
                <w:t>s.l.:s.n.</w:t>
              </w:r>
            </w:p>
            <w:p w14:paraId="34715B07" w14:textId="77777777" w:rsidR="00CD6F00" w:rsidRDefault="00CD6F00" w:rsidP="00CD6F00">
              <w:pPr>
                <w:pStyle w:val="Bibliography"/>
                <w:spacing w:after="120" w:line="240" w:lineRule="auto"/>
                <w:ind w:firstLine="0"/>
                <w:rPr>
                  <w:noProof/>
                </w:rPr>
              </w:pPr>
              <w:r>
                <w:rPr>
                  <w:noProof/>
                </w:rPr>
                <w:t xml:space="preserve">SANDRONI, P., 2008. </w:t>
              </w:r>
              <w:r>
                <w:rPr>
                  <w:i/>
                  <w:iCs/>
                  <w:noProof/>
                </w:rPr>
                <w:t xml:space="preserve">Dicionário de Economia do Século XXI. </w:t>
              </w:r>
              <w:r>
                <w:rPr>
                  <w:noProof/>
                </w:rPr>
                <w:t>4 ed. Rio de Janeiro: Record.</w:t>
              </w:r>
            </w:p>
            <w:p w14:paraId="7BBDF17C" w14:textId="77777777" w:rsidR="00CD6F00" w:rsidRDefault="00CD6F00" w:rsidP="00CD6F00">
              <w:pPr>
                <w:pStyle w:val="Bibliography"/>
                <w:spacing w:after="120" w:line="240" w:lineRule="auto"/>
                <w:ind w:firstLine="0"/>
                <w:rPr>
                  <w:noProof/>
                </w:rPr>
              </w:pPr>
              <w:r>
                <w:rPr>
                  <w:noProof/>
                </w:rPr>
                <w:t xml:space="preserve">SANTOS, S. C. d., 2014. Produção de biopolímero por enterobacter sp. em condições associadas à utilização de resíduos gerados pela indústria petroquímica. </w:t>
              </w:r>
            </w:p>
            <w:p w14:paraId="40E61763" w14:textId="77777777" w:rsidR="00CD6F00" w:rsidRDefault="00CD6F00" w:rsidP="00CD6F00">
              <w:pPr>
                <w:pStyle w:val="Bibliography"/>
                <w:spacing w:after="120" w:line="240" w:lineRule="auto"/>
                <w:ind w:firstLine="0"/>
                <w:rPr>
                  <w:noProof/>
                </w:rPr>
              </w:pPr>
              <w:r>
                <w:rPr>
                  <w:noProof/>
                </w:rPr>
                <w:t xml:space="preserve">SILVEIRA, J. M. F. d., POZ, M. E. D. &amp; ASSAD, A. D., 2004. </w:t>
              </w:r>
              <w:r>
                <w:rPr>
                  <w:i/>
                  <w:iCs/>
                  <w:noProof/>
                </w:rPr>
                <w:t xml:space="preserve">Biotecnologia e recursos genéticos: desafios e oportunidades para o Brasil. </w:t>
              </w:r>
              <w:r>
                <w:rPr>
                  <w:noProof/>
                </w:rPr>
                <w:t>Campinas: Instituto de Economia/INEP.</w:t>
              </w:r>
            </w:p>
            <w:p w14:paraId="561BF5D3" w14:textId="77777777" w:rsidR="00CD6F00" w:rsidRDefault="00CD6F00" w:rsidP="00CD6F00">
              <w:pPr>
                <w:pStyle w:val="Bibliography"/>
                <w:spacing w:after="120" w:line="240" w:lineRule="auto"/>
                <w:ind w:firstLine="0"/>
                <w:rPr>
                  <w:noProof/>
                </w:rPr>
              </w:pPr>
              <w:r>
                <w:rPr>
                  <w:noProof/>
                </w:rPr>
                <w:t xml:space="preserve">SILVEIRA, J. M. F. J. &amp; BORGES, I. d. C., 2004. Capítulo 1: Um panorama da Biotecnologia Moderna. Em: </w:t>
              </w:r>
              <w:r>
                <w:rPr>
                  <w:i/>
                  <w:iCs/>
                  <w:noProof/>
                </w:rPr>
                <w:t xml:space="preserve">Biotecnologia e recursos genéticos: desafios e oportunidades para o Brasil. </w:t>
              </w:r>
              <w:r>
                <w:rPr>
                  <w:noProof/>
                </w:rPr>
                <w:t>Campinas: Instituto de Economia/FINEP, p. 412.</w:t>
              </w:r>
            </w:p>
            <w:p w14:paraId="09B276B9" w14:textId="77777777" w:rsidR="00CD6F00" w:rsidRDefault="00CD6F00" w:rsidP="00CD6F00">
              <w:pPr>
                <w:pStyle w:val="Bibliography"/>
                <w:spacing w:after="120" w:line="240" w:lineRule="auto"/>
                <w:ind w:firstLine="0"/>
                <w:rPr>
                  <w:noProof/>
                </w:rPr>
              </w:pPr>
              <w:r>
                <w:rPr>
                  <w:noProof/>
                </w:rPr>
                <w:t xml:space="preserve">SPINK, P. K., 2009. Micro cadeias produtivas e a nanoeconomia: repensando o trabalho decente.. </w:t>
              </w:r>
              <w:r>
                <w:rPr>
                  <w:i/>
                  <w:iCs/>
                  <w:noProof/>
                </w:rPr>
                <w:t xml:space="preserve">Cadernos de Psicologia Social do Trabalho, </w:t>
              </w:r>
              <w:r>
                <w:rPr>
                  <w:noProof/>
                </w:rPr>
                <w:t>12(2), pp. 227-241.</w:t>
              </w:r>
            </w:p>
            <w:p w14:paraId="1E814D3C" w14:textId="77777777" w:rsidR="00CD6F00" w:rsidRDefault="00CD6F00" w:rsidP="00CD6F00">
              <w:pPr>
                <w:pStyle w:val="Bibliography"/>
                <w:spacing w:after="120" w:line="240" w:lineRule="auto"/>
                <w:ind w:firstLine="0"/>
                <w:rPr>
                  <w:noProof/>
                </w:rPr>
              </w:pPr>
              <w:r>
                <w:rPr>
                  <w:noProof/>
                </w:rPr>
                <w:t xml:space="preserve">TORRES, J. d. S., 2016. </w:t>
              </w:r>
              <w:r>
                <w:rPr>
                  <w:i/>
                  <w:iCs/>
                  <w:noProof/>
                </w:rPr>
                <w:t xml:space="preserve">Sistema tributário brasileiro: os efeitos da tributação no crescimento e desenvolvimento econômico – 1995 a 2015 , </w:t>
              </w:r>
              <w:r>
                <w:rPr>
                  <w:noProof/>
                </w:rPr>
                <w:t>s.l.: UFRR.</w:t>
              </w:r>
            </w:p>
            <w:p w14:paraId="617CA8D9" w14:textId="77777777" w:rsidR="00CD6F00" w:rsidRDefault="00CD6F00" w:rsidP="00CD6F00">
              <w:pPr>
                <w:pStyle w:val="Bibliography"/>
                <w:spacing w:after="120" w:line="240" w:lineRule="auto"/>
                <w:ind w:firstLine="0"/>
                <w:rPr>
                  <w:noProof/>
                </w:rPr>
              </w:pPr>
              <w:r>
                <w:rPr>
                  <w:noProof/>
                </w:rPr>
                <w:t xml:space="preserve">TROVATTI, E., SANTOS, A. M. d. &amp; AMARAL, A. C., 2016. Biopolímeros: aplicações farmacêutica e biomédica. </w:t>
              </w:r>
              <w:r>
                <w:rPr>
                  <w:i/>
                  <w:iCs/>
                  <w:noProof/>
                </w:rPr>
                <w:t xml:space="preserve">Eclética Química Journal, </w:t>
              </w:r>
              <w:r>
                <w:rPr>
                  <w:noProof/>
                </w:rPr>
                <w:t>Volume 41, pp. 1-31.</w:t>
              </w:r>
            </w:p>
            <w:p w14:paraId="06667390" w14:textId="77777777" w:rsidR="00CD6F00" w:rsidRDefault="00CD6F00" w:rsidP="00CD6F00">
              <w:pPr>
                <w:pStyle w:val="Bibliography"/>
                <w:spacing w:after="120" w:line="240" w:lineRule="auto"/>
                <w:ind w:firstLine="0"/>
                <w:rPr>
                  <w:noProof/>
                </w:rPr>
              </w:pPr>
              <w:r>
                <w:rPr>
                  <w:noProof/>
                </w:rPr>
                <w:lastRenderedPageBreak/>
                <w:t xml:space="preserve">VASCONCELLOS, M. A. S. d., 2011. </w:t>
              </w:r>
              <w:r>
                <w:rPr>
                  <w:i/>
                  <w:iCs/>
                  <w:noProof/>
                </w:rPr>
                <w:t xml:space="preserve">Manal de Microeconomia. </w:t>
              </w:r>
              <w:r>
                <w:rPr>
                  <w:noProof/>
                </w:rPr>
                <w:t>3 ed. São Paulo: Atlas.</w:t>
              </w:r>
            </w:p>
            <w:p w14:paraId="236C0FEA" w14:textId="77777777" w:rsidR="00CD6F00" w:rsidRDefault="00CD6F00" w:rsidP="00CD6F00">
              <w:pPr>
                <w:pStyle w:val="Bibliography"/>
                <w:spacing w:after="120" w:line="240" w:lineRule="auto"/>
                <w:ind w:firstLine="0"/>
                <w:rPr>
                  <w:noProof/>
                </w:rPr>
              </w:pPr>
              <w:r>
                <w:rPr>
                  <w:noProof/>
                </w:rPr>
                <w:t xml:space="preserve">ZUCOLOTO, G. F. &amp; FREITAS, R. E., 2013. </w:t>
              </w:r>
              <w:r>
                <w:rPr>
                  <w:i/>
                  <w:iCs/>
                  <w:noProof/>
                </w:rPr>
                <w:t xml:space="preserve">Propriedade intelectual e aspectos regulatórios em biotecnologia.. </w:t>
              </w:r>
              <w:r>
                <w:rPr>
                  <w:noProof/>
                </w:rPr>
                <w:t>Rio de Janeiro: IPEA.</w:t>
              </w:r>
            </w:p>
            <w:p w14:paraId="741FB89F" w14:textId="6D57F32F" w:rsidR="002E1D38" w:rsidRDefault="002E1D38" w:rsidP="00CD6F00">
              <w:pPr>
                <w:spacing w:line="240" w:lineRule="auto"/>
                <w:ind w:firstLine="0"/>
              </w:pPr>
              <w:r w:rsidRPr="00C21802">
                <w:rPr>
                  <w:rStyle w:val="IntenseReference"/>
                </w:rPr>
                <w:fldChar w:fldCharType="end"/>
              </w:r>
              <w:r w:rsidR="007E0D93">
                <w:rPr>
                  <w:rStyle w:val="CommentReference"/>
                </w:rPr>
                <w:commentReference w:id="339"/>
              </w:r>
            </w:p>
          </w:sdtContent>
        </w:sdt>
      </w:sdtContent>
    </w:sdt>
    <w:p w14:paraId="4510E17C" w14:textId="1460C378" w:rsidR="00DF258C" w:rsidRPr="00B57D84" w:rsidRDefault="007E0DF3" w:rsidP="00B02B28">
      <w:pPr>
        <w:pStyle w:val="NoSpacing"/>
      </w:pPr>
      <w:r w:rsidRPr="00B57D84">
        <w:t xml:space="preserve"> </w:t>
      </w:r>
    </w:p>
    <w:sectPr w:rsidR="00DF258C" w:rsidRPr="00B57D84" w:rsidSect="00791A6E">
      <w:pgSz w:w="11900" w:h="16840"/>
      <w:pgMar w:top="1701" w:right="1134" w:bottom="1134" w:left="1701" w:header="708" w:footer="708" w:gutter="0"/>
      <w:pgNumType w:start="13"/>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Microsoft Office User" w:date="2020-04-14T09:23:00Z" w:initials="Office">
    <w:p w14:paraId="01A8B073" w14:textId="3698915E" w:rsidR="00AF76A3" w:rsidRDefault="00AF76A3">
      <w:pPr>
        <w:pStyle w:val="CommentText"/>
      </w:pPr>
      <w:r>
        <w:rPr>
          <w:rStyle w:val="CommentReference"/>
        </w:rPr>
        <w:annotationRef/>
      </w:r>
      <w:r w:rsidRPr="00310CE8">
        <w:rPr>
          <w:color w:val="000000" w:themeColor="text1"/>
        </w:rPr>
        <w:t xml:space="preserve">PROFESSOR: </w:t>
      </w:r>
      <w:r>
        <w:rPr>
          <w:color w:val="FF0000"/>
        </w:rPr>
        <w:t>(quais?)</w:t>
      </w:r>
    </w:p>
  </w:comment>
  <w:comment w:id="35" w:author="Microsoft Office User" w:date="2020-04-14T09:34:00Z" w:initials="Office">
    <w:p w14:paraId="22295894" w14:textId="17AB9DE9" w:rsidR="00AF76A3" w:rsidRDefault="00AF76A3">
      <w:pPr>
        <w:pStyle w:val="CommentText"/>
      </w:pPr>
      <w:r>
        <w:rPr>
          <w:rStyle w:val="CommentReference"/>
        </w:rPr>
        <w:annotationRef/>
      </w:r>
      <w:r>
        <w:t xml:space="preserve">Inseri as questões da flutuação do preço do petróleo e os impactos ambientais provenientes do descarte. </w:t>
      </w:r>
    </w:p>
  </w:comment>
  <w:comment w:id="45" w:author="Microsoft Office User" w:date="2019-11-28T15:23:00Z" w:initials="Office">
    <w:p w14:paraId="529BE472" w14:textId="77777777" w:rsidR="00AF76A3" w:rsidRDefault="00AF76A3" w:rsidP="00E81D96">
      <w:pPr>
        <w:pStyle w:val="CommentText"/>
      </w:pPr>
      <w:r>
        <w:rPr>
          <w:rStyle w:val="CommentReference"/>
        </w:rPr>
        <w:annotationRef/>
      </w:r>
      <w:r>
        <w:t xml:space="preserve">PROFESSOR: </w:t>
      </w:r>
      <w:r w:rsidRPr="008F3671">
        <w:rPr>
          <w:rStyle w:val="SubtleEmphasis"/>
          <w:color w:val="FF0000"/>
        </w:rPr>
        <w:t>?????</w:t>
      </w:r>
      <w:r>
        <w:rPr>
          <w:rStyle w:val="SubtleEmphasis"/>
          <w:color w:val="FF0000"/>
        </w:rPr>
        <w:t>Onde está o problema?</w:t>
      </w:r>
    </w:p>
  </w:comment>
  <w:comment w:id="46" w:author="Microsoft Office User" w:date="2020-04-14T10:12:00Z" w:initials="Office">
    <w:p w14:paraId="6C57E430" w14:textId="617B327B" w:rsidR="00AF76A3" w:rsidRDefault="00AF76A3">
      <w:pPr>
        <w:pStyle w:val="CommentText"/>
      </w:pPr>
      <w:r>
        <w:rPr>
          <w:rStyle w:val="CommentReference"/>
        </w:rPr>
        <w:annotationRef/>
      </w:r>
      <w:r>
        <w:t xml:space="preserve">Nesse aspecto o problema seria a falta de integração no processo de pesquisa e desenvolvimento. </w:t>
      </w:r>
    </w:p>
  </w:comment>
  <w:comment w:id="59" w:author="Microsoft Office User" w:date="2020-04-14T09:22:00Z" w:initials="Office">
    <w:p w14:paraId="494D69C4" w14:textId="310B86EA" w:rsidR="00AF76A3" w:rsidRDefault="00AF76A3">
      <w:pPr>
        <w:pStyle w:val="CommentText"/>
      </w:pPr>
      <w:r>
        <w:rPr>
          <w:rStyle w:val="CommentReference"/>
        </w:rPr>
        <w:annotationRef/>
      </w:r>
      <w:r>
        <w:rPr>
          <w:rStyle w:val="SubtleEmphasis"/>
          <w:color w:val="FF0000"/>
        </w:rPr>
        <w:t xml:space="preserve">PROFESSOR: </w:t>
      </w:r>
      <w:proofErr w:type="gramStart"/>
      <w:r>
        <w:rPr>
          <w:rStyle w:val="SubtleEmphasis"/>
          <w:color w:val="FF0000"/>
        </w:rPr>
        <w:t>( mas</w:t>
      </w:r>
      <w:proofErr w:type="gramEnd"/>
      <w:r>
        <w:rPr>
          <w:rStyle w:val="SubtleEmphasis"/>
          <w:color w:val="FF0000"/>
        </w:rPr>
        <w:t xml:space="preserve"> nós temos outros polímeros renováveis).</w:t>
      </w:r>
    </w:p>
  </w:comment>
  <w:comment w:id="60" w:author="Microsoft Office User" w:date="2020-04-14T10:13:00Z" w:initials="Office">
    <w:p w14:paraId="10B1CCB3" w14:textId="23863FAA" w:rsidR="00AF76A3" w:rsidRDefault="00AF76A3">
      <w:pPr>
        <w:pStyle w:val="CommentText"/>
      </w:pPr>
      <w:r>
        <w:rPr>
          <w:rStyle w:val="CommentReference"/>
        </w:rPr>
        <w:annotationRef/>
      </w:r>
      <w:r>
        <w:t xml:space="preserve">Pretendo eliminar esse trecho, pois na realidade essa questão foi descoberta durante a pesquisa. </w:t>
      </w:r>
    </w:p>
  </w:comment>
  <w:comment w:id="61" w:author="Microsoft Office User" w:date="2020-04-14T09:21:00Z" w:initials="Office">
    <w:p w14:paraId="094F0FF9" w14:textId="1A658B12" w:rsidR="00AF76A3" w:rsidRDefault="00AF76A3">
      <w:pPr>
        <w:pStyle w:val="CommentText"/>
      </w:pPr>
      <w:r>
        <w:rPr>
          <w:rStyle w:val="CommentReference"/>
        </w:rPr>
        <w:annotationRef/>
      </w:r>
      <w:r w:rsidRPr="00847D3E">
        <w:rPr>
          <w:rStyle w:val="SubtleEmphasis"/>
          <w:color w:val="000000" w:themeColor="text1"/>
        </w:rPr>
        <w:t xml:space="preserve">PROFESSOR: </w:t>
      </w:r>
      <w:r>
        <w:rPr>
          <w:rStyle w:val="SubtleEmphasis"/>
          <w:color w:val="FF0000"/>
        </w:rPr>
        <w:t>(você tem certeza disso?). Onde está a pergunta de partida?</w:t>
      </w:r>
    </w:p>
  </w:comment>
  <w:comment w:id="62" w:author="Microsoft Office User" w:date="2020-04-14T10:32:00Z" w:initials="Office">
    <w:p w14:paraId="77F39286" w14:textId="3EC732F6" w:rsidR="00AF76A3" w:rsidRDefault="00AF76A3">
      <w:pPr>
        <w:pStyle w:val="CommentText"/>
      </w:pPr>
      <w:r>
        <w:rPr>
          <w:rStyle w:val="CommentReference"/>
        </w:rPr>
        <w:annotationRef/>
      </w:r>
      <w:r>
        <w:rPr>
          <w:rStyle w:val="CommentReference"/>
        </w:rPr>
        <w:t xml:space="preserve">A questão estava inadequada a intenção original. Ainda não está na formulação ideal. </w:t>
      </w:r>
    </w:p>
  </w:comment>
  <w:comment w:id="115" w:author="Microsoft Office User" w:date="2020-04-14T09:21:00Z" w:initials="Office">
    <w:p w14:paraId="5574B464" w14:textId="278E778E" w:rsidR="00AF76A3" w:rsidRDefault="00AF76A3">
      <w:pPr>
        <w:pStyle w:val="CommentText"/>
      </w:pPr>
      <w:r>
        <w:rPr>
          <w:rStyle w:val="CommentReference"/>
        </w:rPr>
        <w:annotationRef/>
      </w:r>
      <w:r w:rsidRPr="002045C1">
        <w:rPr>
          <w:color w:val="000000" w:themeColor="text1"/>
        </w:rPr>
        <w:t xml:space="preserve">PROFESSOR: </w:t>
      </w:r>
      <w:r>
        <w:rPr>
          <w:color w:val="FF0000"/>
        </w:rPr>
        <w:t>Objetivo está confuso. Precisa ser mais claro. Objetivo grande demais e confuso. Sugiro reduzir e deixar mais simples possível.</w:t>
      </w:r>
    </w:p>
  </w:comment>
  <w:comment w:id="117" w:author="Microsoft Office User" w:date="2020-04-14T09:20:00Z" w:initials="Office">
    <w:p w14:paraId="1D584D08" w14:textId="3D368AC7" w:rsidR="00AF76A3" w:rsidRDefault="00AF76A3">
      <w:pPr>
        <w:pStyle w:val="CommentText"/>
      </w:pPr>
      <w:r>
        <w:rPr>
          <w:rStyle w:val="CommentReference"/>
        </w:rPr>
        <w:annotationRef/>
      </w:r>
      <w:r>
        <w:t xml:space="preserve">PROFESSOR: </w:t>
      </w:r>
      <w:r w:rsidRPr="00E81D96">
        <w:rPr>
          <w:color w:val="FF0000"/>
          <w:sz w:val="32"/>
          <w:szCs w:val="32"/>
        </w:rPr>
        <w:t xml:space="preserve">Separe por 1,2,3 </w:t>
      </w:r>
      <w:proofErr w:type="spellStart"/>
      <w:proofErr w:type="gramStart"/>
      <w:r w:rsidRPr="00E81D96">
        <w:rPr>
          <w:color w:val="FF0000"/>
          <w:sz w:val="32"/>
          <w:szCs w:val="32"/>
        </w:rPr>
        <w:t>etc</w:t>
      </w:r>
      <w:proofErr w:type="spellEnd"/>
      <w:r w:rsidRPr="00E81D96">
        <w:rPr>
          <w:color w:val="FF0000"/>
          <w:sz w:val="32"/>
          <w:szCs w:val="32"/>
        </w:rPr>
        <w:t>...</w:t>
      </w:r>
      <w:proofErr w:type="gramEnd"/>
      <w:r w:rsidRPr="00E81D96">
        <w:rPr>
          <w:color w:val="FF0000"/>
          <w:sz w:val="32"/>
          <w:szCs w:val="32"/>
        </w:rPr>
        <w:t xml:space="preserve"> os objetivos específicos. Mas deixe-os bem claros o suficiente.</w:t>
      </w:r>
    </w:p>
  </w:comment>
  <w:comment w:id="119" w:author="Microsoft Office User" w:date="2020-04-14T12:55:00Z" w:initials="Office">
    <w:p w14:paraId="47048163" w14:textId="0564470B" w:rsidR="00AF76A3" w:rsidRDefault="00AF76A3">
      <w:pPr>
        <w:pStyle w:val="CommentText"/>
      </w:pPr>
      <w:r>
        <w:rPr>
          <w:rStyle w:val="CommentReference"/>
        </w:rPr>
        <w:annotationRef/>
      </w:r>
      <w:r w:rsidRPr="00E84526">
        <w:rPr>
          <w:color w:val="000000" w:themeColor="text1"/>
        </w:rPr>
        <w:t xml:space="preserve">PROFESSOR: </w:t>
      </w:r>
      <w:r>
        <w:rPr>
          <w:color w:val="FF0000"/>
        </w:rPr>
        <w:t>Por quê? Por que você vai estudar isso no primeiro capítulo. Você precisa explicar.</w:t>
      </w:r>
    </w:p>
  </w:comment>
  <w:comment w:id="120" w:author="Microsoft Office User" w:date="2020-04-23T18:10:00Z" w:initials="Office">
    <w:p w14:paraId="61E6BFDB" w14:textId="696D9EE5" w:rsidR="00AF76A3" w:rsidRDefault="00AF76A3">
      <w:pPr>
        <w:pStyle w:val="CommentText"/>
      </w:pPr>
      <w:r>
        <w:rPr>
          <w:rStyle w:val="CommentReference"/>
        </w:rPr>
        <w:annotationRef/>
      </w:r>
      <w:r>
        <w:t>PROFESSOR:</w:t>
      </w:r>
    </w:p>
    <w:p w14:paraId="084C127B" w14:textId="74EE7CFC" w:rsidR="00AF76A3" w:rsidRDefault="00AF76A3">
      <w:pPr>
        <w:pStyle w:val="CommentText"/>
      </w:pPr>
      <w:r>
        <w:rPr>
          <w:color w:val="FF0000"/>
        </w:rPr>
        <w:t>Q</w:t>
      </w:r>
      <w:r w:rsidRPr="00F92839">
        <w:rPr>
          <w:color w:val="FF0000"/>
        </w:rPr>
        <w:t>uestões históricas, técnicas, sociais e legais são imensas. Eu sugiro reduzir isso para no máximo 2)</w:t>
      </w:r>
      <w:r>
        <w:rPr>
          <w:rStyle w:val="CommentReference"/>
        </w:rPr>
        <w:annotationRef/>
      </w:r>
    </w:p>
  </w:comment>
  <w:comment w:id="122" w:author="Microsoft Office User" w:date="2020-04-14T13:17:00Z" w:initials="Office">
    <w:p w14:paraId="64EDA0D8" w14:textId="1121E02A" w:rsidR="00AF76A3" w:rsidRDefault="00AF76A3">
      <w:pPr>
        <w:pStyle w:val="CommentText"/>
        <w:rPr>
          <w:color w:val="FF0000"/>
        </w:rPr>
      </w:pPr>
      <w:r>
        <w:rPr>
          <w:rStyle w:val="CommentReference"/>
        </w:rPr>
        <w:annotationRef/>
      </w:r>
      <w:r>
        <w:t xml:space="preserve">PROFESSOR: </w:t>
      </w:r>
      <w:r>
        <w:rPr>
          <w:color w:val="FF0000"/>
        </w:rPr>
        <w:t>Por que? Explique</w:t>
      </w:r>
    </w:p>
    <w:p w14:paraId="2037D8E0" w14:textId="77777777" w:rsidR="00AF76A3" w:rsidRDefault="00AF76A3">
      <w:pPr>
        <w:pStyle w:val="CommentText"/>
        <w:rPr>
          <w:color w:val="FF0000"/>
        </w:rPr>
      </w:pPr>
    </w:p>
    <w:p w14:paraId="1987C9BB" w14:textId="0E710D92" w:rsidR="00AF76A3" w:rsidRDefault="00AF76A3">
      <w:pPr>
        <w:pStyle w:val="CommentText"/>
      </w:pPr>
    </w:p>
  </w:comment>
  <w:comment w:id="123" w:author="Microsoft Office User" w:date="2020-04-23T18:13:00Z" w:initials="Office">
    <w:p w14:paraId="31D4364D" w14:textId="59B743B1" w:rsidR="00AF76A3" w:rsidRDefault="00AF76A3">
      <w:pPr>
        <w:pStyle w:val="CommentText"/>
      </w:pPr>
      <w:r>
        <w:rPr>
          <w:rStyle w:val="CommentReference"/>
        </w:rPr>
        <w:annotationRef/>
      </w:r>
      <w:r>
        <w:t xml:space="preserve">PROFESSOR: </w:t>
      </w:r>
    </w:p>
    <w:p w14:paraId="75B2EF0E" w14:textId="3533E7BD" w:rsidR="00AF76A3" w:rsidRDefault="00AF76A3">
      <w:pPr>
        <w:pStyle w:val="CommentText"/>
      </w:pPr>
      <w:r>
        <w:rPr>
          <w:color w:val="FF0000"/>
        </w:rPr>
        <w:t xml:space="preserve">, </w:t>
      </w:r>
      <w:r>
        <w:t xml:space="preserve">consistirá em descrever os aspectos </w:t>
      </w:r>
      <w:r w:rsidRPr="00F92839">
        <w:rPr>
          <w:color w:val="FF0000"/>
        </w:rPr>
        <w:t>técnicos</w:t>
      </w:r>
      <w:r>
        <w:t xml:space="preserve"> </w:t>
      </w:r>
      <w:proofErr w:type="gramStart"/>
      <w:r w:rsidRPr="00F92839">
        <w:rPr>
          <w:color w:val="FF0000"/>
        </w:rPr>
        <w:t>( de</w:t>
      </w:r>
      <w:proofErr w:type="gramEnd"/>
      <w:r w:rsidRPr="00F92839">
        <w:rPr>
          <w:color w:val="FF0000"/>
        </w:rPr>
        <w:t xml:space="preserve"> novo isso aqui; ou aqui ou </w:t>
      </w:r>
      <w:proofErr w:type="spellStart"/>
      <w:r w:rsidRPr="00F92839">
        <w:rPr>
          <w:color w:val="FF0000"/>
        </w:rPr>
        <w:t>la</w:t>
      </w:r>
      <w:proofErr w:type="spellEnd"/>
      <w:r w:rsidRPr="00F92839">
        <w:rPr>
          <w:color w:val="FF0000"/>
        </w:rPr>
        <w:t xml:space="preserve"> no capítulo </w:t>
      </w:r>
      <w:r>
        <w:t>1),</w:t>
      </w:r>
    </w:p>
  </w:comment>
  <w:comment w:id="124" w:author="Microsoft Office User" w:date="2020-04-27T11:01:00Z" w:initials="Office">
    <w:p w14:paraId="518444CA" w14:textId="7EF9B0BE" w:rsidR="00AF76A3" w:rsidRDefault="00AF76A3">
      <w:pPr>
        <w:pStyle w:val="CommentText"/>
      </w:pPr>
      <w:r>
        <w:rPr>
          <w:rStyle w:val="CommentReference"/>
        </w:rPr>
        <w:annotationRef/>
      </w:r>
      <w:r>
        <w:t xml:space="preserve">Eliminada as questões técnicas do primeiro capítulo. </w:t>
      </w:r>
    </w:p>
  </w:comment>
  <w:comment w:id="125" w:author="Microsoft Office User" w:date="2020-04-14T13:24:00Z" w:initials="Office">
    <w:p w14:paraId="6CBCD4F2" w14:textId="73ABA18D" w:rsidR="00AF76A3" w:rsidRDefault="00AF76A3">
      <w:pPr>
        <w:pStyle w:val="CommentText"/>
      </w:pPr>
      <w:r>
        <w:rPr>
          <w:rStyle w:val="CommentReference"/>
        </w:rPr>
        <w:annotationRef/>
      </w:r>
      <w:r>
        <w:t xml:space="preserve">PROFESSOR: </w:t>
      </w:r>
      <w:r>
        <w:rPr>
          <w:color w:val="FF0000"/>
        </w:rPr>
        <w:t>Por que? Explique</w:t>
      </w:r>
    </w:p>
  </w:comment>
  <w:comment w:id="173" w:author="USUARIO" w:date="2020-05-02T11:14:00Z" w:initials="U">
    <w:p w14:paraId="14EDAA18" w14:textId="77777777" w:rsidR="00AF76A3" w:rsidRDefault="00AF76A3" w:rsidP="00EE50C7">
      <w:pPr>
        <w:pStyle w:val="CommentText"/>
        <w:rPr>
          <w:color w:val="FF0000"/>
        </w:rPr>
      </w:pPr>
      <w:r>
        <w:rPr>
          <w:rStyle w:val="CommentReference"/>
        </w:rPr>
        <w:annotationRef/>
      </w:r>
      <w:r w:rsidRPr="00577C6A">
        <w:rPr>
          <w:color w:val="FF0000"/>
        </w:rPr>
        <w:t xml:space="preserve">ACHO QUE PODERIA </w:t>
      </w:r>
      <w:r>
        <w:rPr>
          <w:color w:val="FF0000"/>
        </w:rPr>
        <w:t>FAZER UM CAPÍTULO OU SEÇÃO FALANDO DAS PRINCIPAIS ÁREAS EM QUE A BIOTECNOLOGIA ESTÁ AVANÇANDO, QUAIS OS PRODUTOS QUE JÁ EXISTEM E QUE PODEM GERAR E QUAIS BENEFÍCIOS ECONÔMICOS, SOCIAIS.</w:t>
      </w:r>
    </w:p>
    <w:p w14:paraId="7CA31C47" w14:textId="77777777" w:rsidR="00AF76A3" w:rsidRDefault="00AF76A3" w:rsidP="00EE50C7">
      <w:pPr>
        <w:pStyle w:val="CommentText"/>
        <w:rPr>
          <w:color w:val="FF0000"/>
        </w:rPr>
      </w:pPr>
    </w:p>
    <w:p w14:paraId="1880CD86" w14:textId="77777777" w:rsidR="00AF76A3" w:rsidRDefault="00AF76A3" w:rsidP="00EE50C7">
      <w:pPr>
        <w:pStyle w:val="CommentText"/>
        <w:rPr>
          <w:color w:val="FF0000"/>
        </w:rPr>
      </w:pPr>
    </w:p>
    <w:p w14:paraId="20595FBA" w14:textId="77777777" w:rsidR="00AF76A3" w:rsidRPr="00577C6A" w:rsidRDefault="00AF76A3" w:rsidP="00EE50C7">
      <w:pPr>
        <w:pStyle w:val="CommentText"/>
        <w:rPr>
          <w:color w:val="FF0000"/>
        </w:rPr>
      </w:pPr>
      <w:r>
        <w:rPr>
          <w:color w:val="FF0000"/>
        </w:rPr>
        <w:t xml:space="preserve">NOVAMENTE VOCÊ ESCREVE TODA STA PARTE DO TEXTO QUE VEM ABAIXO COM </w:t>
      </w:r>
      <w:r w:rsidRPr="00E3050C">
        <w:rPr>
          <w:color w:val="FF0000"/>
        </w:rPr>
        <w:t xml:space="preserve">BASE EM </w:t>
      </w:r>
      <w:r w:rsidRPr="00E3050C">
        <w:rPr>
          <w:noProof/>
          <w:color w:val="FF0000"/>
        </w:rPr>
        <w:t>CNI / HAVARD BUSINESS</w:t>
      </w:r>
      <w:r>
        <w:rPr>
          <w:color w:val="FF0000"/>
        </w:rPr>
        <w:t xml:space="preserve">. </w:t>
      </w:r>
    </w:p>
  </w:comment>
  <w:comment w:id="178" w:author="Microsoft Office User" w:date="2019-11-30T11:57:00Z" w:initials="Office">
    <w:p w14:paraId="19FE66E4" w14:textId="77777777" w:rsidR="00AF76A3" w:rsidRDefault="00AF76A3" w:rsidP="002B6ED2">
      <w:pPr>
        <w:pStyle w:val="CommentText"/>
      </w:pPr>
      <w:r>
        <w:rPr>
          <w:rStyle w:val="CommentReference"/>
        </w:rPr>
        <w:annotationRef/>
      </w:r>
      <w:r>
        <w:t>Pesquisar:</w:t>
      </w:r>
    </w:p>
    <w:p w14:paraId="4FBDEACE" w14:textId="77777777" w:rsidR="00AF76A3" w:rsidRDefault="00AF76A3" w:rsidP="002B6ED2">
      <w:pPr>
        <w:widowControl w:val="0"/>
        <w:autoSpaceDE w:val="0"/>
        <w:autoSpaceDN w:val="0"/>
        <w:adjustRightInd w:val="0"/>
        <w:spacing w:after="240" w:line="320" w:lineRule="atLeast"/>
        <w:ind w:firstLine="0"/>
        <w:jc w:val="left"/>
        <w:rPr>
          <w:rFonts w:ascii="Times" w:hAnsi="Times" w:cs="Times"/>
          <w:color w:val="000000"/>
          <w:lang w:val="en-US"/>
        </w:rPr>
      </w:pPr>
      <w:proofErr w:type="spellStart"/>
      <w:r>
        <w:rPr>
          <w:color w:val="000000"/>
          <w:sz w:val="26"/>
          <w:szCs w:val="26"/>
          <w:lang w:val="en-US"/>
        </w:rPr>
        <w:t>Fechine</w:t>
      </w:r>
      <w:proofErr w:type="spellEnd"/>
      <w:r>
        <w:rPr>
          <w:color w:val="000000"/>
          <w:sz w:val="26"/>
          <w:szCs w:val="26"/>
          <w:lang w:val="en-US"/>
        </w:rPr>
        <w:t xml:space="preserve">, G. J. M. </w:t>
      </w:r>
      <w:proofErr w:type="gramStart"/>
      <w:r>
        <w:rPr>
          <w:color w:val="000000"/>
          <w:sz w:val="26"/>
          <w:szCs w:val="26"/>
          <w:lang w:val="en-US"/>
        </w:rPr>
        <w:t>A</w:t>
      </w:r>
      <w:proofErr w:type="gramEnd"/>
      <w:r>
        <w:rPr>
          <w:color w:val="000000"/>
          <w:sz w:val="26"/>
          <w:szCs w:val="26"/>
          <w:lang w:val="en-US"/>
        </w:rPr>
        <w:t xml:space="preserve"> Era dos </w:t>
      </w:r>
      <w:proofErr w:type="spellStart"/>
      <w:r>
        <w:rPr>
          <w:color w:val="000000"/>
          <w:sz w:val="26"/>
          <w:szCs w:val="26"/>
          <w:lang w:val="en-US"/>
        </w:rPr>
        <w:t>Polímeros</w:t>
      </w:r>
      <w:proofErr w:type="spellEnd"/>
      <w:r>
        <w:rPr>
          <w:color w:val="000000"/>
          <w:sz w:val="26"/>
          <w:szCs w:val="26"/>
          <w:lang w:val="en-US"/>
        </w:rPr>
        <w:t xml:space="preserve"> </w:t>
      </w:r>
      <w:proofErr w:type="spellStart"/>
      <w:r>
        <w:rPr>
          <w:color w:val="000000"/>
          <w:sz w:val="26"/>
          <w:szCs w:val="26"/>
          <w:lang w:val="en-US"/>
        </w:rPr>
        <w:t>Biodegradáveis</w:t>
      </w:r>
      <w:proofErr w:type="spellEnd"/>
      <w:r>
        <w:rPr>
          <w:color w:val="000000"/>
          <w:sz w:val="26"/>
          <w:szCs w:val="26"/>
          <w:lang w:val="en-US"/>
        </w:rPr>
        <w:t xml:space="preserve">. </w:t>
      </w:r>
      <w:proofErr w:type="spellStart"/>
      <w:r>
        <w:rPr>
          <w:rFonts w:ascii="Times" w:hAnsi="Times" w:cs="Times"/>
          <w:i/>
          <w:iCs/>
          <w:color w:val="000000"/>
          <w:sz w:val="26"/>
          <w:szCs w:val="26"/>
          <w:lang w:val="en-US"/>
        </w:rPr>
        <w:t>Plástico</w:t>
      </w:r>
      <w:proofErr w:type="spellEnd"/>
      <w:r>
        <w:rPr>
          <w:rFonts w:ascii="Times" w:hAnsi="Times" w:cs="Times"/>
          <w:i/>
          <w:iCs/>
          <w:color w:val="000000"/>
          <w:sz w:val="26"/>
          <w:szCs w:val="26"/>
          <w:lang w:val="en-US"/>
        </w:rPr>
        <w:t xml:space="preserve"> </w:t>
      </w:r>
      <w:proofErr w:type="spellStart"/>
      <w:r>
        <w:rPr>
          <w:rFonts w:ascii="Times" w:hAnsi="Times" w:cs="Times"/>
          <w:i/>
          <w:iCs/>
          <w:color w:val="000000"/>
          <w:sz w:val="26"/>
          <w:szCs w:val="26"/>
          <w:lang w:val="en-US"/>
        </w:rPr>
        <w:t>Moderno</w:t>
      </w:r>
      <w:proofErr w:type="spellEnd"/>
      <w:r>
        <w:rPr>
          <w:color w:val="000000"/>
          <w:sz w:val="26"/>
          <w:szCs w:val="26"/>
          <w:lang w:val="en-US"/>
        </w:rPr>
        <w:t xml:space="preserve">. n. 423, 2010. </w:t>
      </w:r>
    </w:p>
    <w:p w14:paraId="43E5C098" w14:textId="77777777" w:rsidR="00AF76A3" w:rsidRDefault="00AF76A3" w:rsidP="002B6ED2">
      <w:pPr>
        <w:pStyle w:val="CommentText"/>
      </w:pPr>
    </w:p>
  </w:comment>
  <w:comment w:id="179" w:author="Microsoft Office User" w:date="2019-11-28T20:42:00Z" w:initials="Office">
    <w:p w14:paraId="3037A455" w14:textId="77777777" w:rsidR="00AF76A3" w:rsidRDefault="00AF76A3" w:rsidP="00601A4F">
      <w:pPr>
        <w:rPr>
          <w:lang w:val="en-US"/>
        </w:rPr>
      </w:pPr>
      <w:r>
        <w:rPr>
          <w:rStyle w:val="CommentReference"/>
        </w:rPr>
        <w:annotationRef/>
      </w:r>
      <w:r>
        <w:rPr>
          <w:lang w:val="en-US"/>
        </w:rPr>
        <w:t>PESQUISAR</w:t>
      </w:r>
    </w:p>
    <w:p w14:paraId="61A8240C" w14:textId="77777777" w:rsidR="00AF76A3" w:rsidRDefault="00AF76A3" w:rsidP="00601A4F">
      <w:pPr>
        <w:rPr>
          <w:lang w:val="en-US"/>
        </w:rPr>
      </w:pPr>
      <w:r>
        <w:rPr>
          <w:lang w:val="en-US"/>
        </w:rPr>
        <w:t xml:space="preserve"> </w:t>
      </w:r>
    </w:p>
    <w:p w14:paraId="0A7BD207" w14:textId="77777777" w:rsidR="00AF76A3" w:rsidRDefault="00AF76A3" w:rsidP="00601A4F">
      <w:pPr>
        <w:pStyle w:val="CommentText"/>
        <w:rPr>
          <w:b/>
          <w:bCs/>
          <w:noProof/>
          <w:lang w:val="en-US"/>
        </w:rPr>
      </w:pPr>
      <w:r>
        <w:rPr>
          <w:lang w:val="en-US"/>
        </w:rPr>
        <w:t xml:space="preserve">KANG, K. S. &amp; </w:t>
      </w:r>
      <w:proofErr w:type="spellStart"/>
      <w:r>
        <w:rPr>
          <w:lang w:val="en-US"/>
        </w:rPr>
        <w:t>McNEELY</w:t>
      </w:r>
      <w:proofErr w:type="spellEnd"/>
      <w:r>
        <w:rPr>
          <w:lang w:val="en-US"/>
        </w:rPr>
        <w:t xml:space="preserve">, W. PS-7 – A new bacterial </w:t>
      </w:r>
      <w:proofErr w:type="spellStart"/>
      <w:r>
        <w:rPr>
          <w:lang w:val="en-US"/>
        </w:rPr>
        <w:t>heteropolysaccharide</w:t>
      </w:r>
      <w:proofErr w:type="spellEnd"/>
      <w:r>
        <w:rPr>
          <w:lang w:val="en-US"/>
        </w:rPr>
        <w:t xml:space="preserve">, L. In: SANDFORD, P. A. &amp; LASKIN, A. (Ed) </w:t>
      </w:r>
    </w:p>
    <w:p w14:paraId="4B351F13" w14:textId="77777777" w:rsidR="00AF76A3" w:rsidRDefault="00AF76A3" w:rsidP="00601A4F">
      <w:pPr>
        <w:pStyle w:val="CommentText"/>
      </w:pPr>
      <w:proofErr w:type="spellStart"/>
      <w:r>
        <w:rPr>
          <w:b/>
          <w:bCs/>
          <w:lang w:val="en-US"/>
        </w:rPr>
        <w:t>llular</w:t>
      </w:r>
      <w:proofErr w:type="spellEnd"/>
      <w:r>
        <w:rPr>
          <w:b/>
          <w:bCs/>
          <w:lang w:val="en-US"/>
        </w:rPr>
        <w:t xml:space="preserve"> Microbial Polysaccharides</w:t>
      </w:r>
      <w:r>
        <w:rPr>
          <w:lang w:val="en-US"/>
        </w:rPr>
        <w:t>. Washington: D. C. American Chemical Society, 1977. P .220-230.</w:t>
      </w:r>
    </w:p>
  </w:comment>
  <w:comment w:id="229" w:author="Microsoft Office User" w:date="2020-07-01T15:36:00Z" w:initials="Office">
    <w:p w14:paraId="70291DE8" w14:textId="77777777" w:rsidR="00AF76A3" w:rsidRDefault="00AF76A3" w:rsidP="00FC2A10">
      <w:pPr>
        <w:pStyle w:val="NoSpacing"/>
      </w:pPr>
      <w:r>
        <w:rPr>
          <w:rStyle w:val="CommentReference"/>
        </w:rPr>
        <w:annotationRef/>
      </w:r>
    </w:p>
    <w:p w14:paraId="746D4324" w14:textId="77777777" w:rsidR="00AF76A3" w:rsidRDefault="00AF76A3" w:rsidP="00FC2A10">
      <w:pPr>
        <w:pStyle w:val="NoSpacing"/>
      </w:pPr>
      <w:proofErr w:type="spellStart"/>
      <w:r>
        <w:t>Search</w:t>
      </w:r>
      <w:proofErr w:type="spellEnd"/>
      <w:r>
        <w:t xml:space="preserve"> 01 </w:t>
      </w:r>
    </w:p>
    <w:p w14:paraId="1EB5B1A5" w14:textId="77777777" w:rsidR="00AF76A3" w:rsidRDefault="00AF76A3" w:rsidP="00FC2A10">
      <w:pPr>
        <w:pStyle w:val="NoSpacing"/>
      </w:pPr>
      <w:r w:rsidRPr="00C7235B">
        <w:t>(</w:t>
      </w:r>
      <w:proofErr w:type="spellStart"/>
      <w:proofErr w:type="gramStart"/>
      <w:r w:rsidRPr="00C7235B">
        <w:t>ta</w:t>
      </w:r>
      <w:proofErr w:type="spellEnd"/>
      <w:proofErr w:type="gramEnd"/>
      <w:r w:rsidRPr="00C7235B">
        <w:t xml:space="preserve"> = "</w:t>
      </w:r>
      <w:proofErr w:type="spellStart"/>
      <w:r w:rsidRPr="00C7235B">
        <w:t>polyhydroxyalkanoat</w:t>
      </w:r>
      <w:proofErr w:type="spellEnd"/>
      <w:r w:rsidRPr="00C7235B">
        <w:t xml:space="preserve">" OR </w:t>
      </w:r>
      <w:proofErr w:type="spellStart"/>
      <w:r w:rsidRPr="00C7235B">
        <w:t>ta</w:t>
      </w:r>
      <w:proofErr w:type="spellEnd"/>
      <w:r w:rsidRPr="00C7235B">
        <w:t xml:space="preserve"> = "</w:t>
      </w:r>
      <w:proofErr w:type="spellStart"/>
      <w:r w:rsidRPr="00C7235B">
        <w:t>pha</w:t>
      </w:r>
      <w:proofErr w:type="spellEnd"/>
      <w:r w:rsidRPr="00C7235B">
        <w:t xml:space="preserve">" OR </w:t>
      </w:r>
      <w:proofErr w:type="spellStart"/>
      <w:r w:rsidRPr="00C7235B">
        <w:t>ta</w:t>
      </w:r>
      <w:proofErr w:type="spellEnd"/>
      <w:r w:rsidRPr="00C7235B">
        <w:t xml:space="preserve"> = "</w:t>
      </w:r>
      <w:proofErr w:type="spellStart"/>
      <w:r w:rsidRPr="00C7235B">
        <w:t>polyhydroxybutyrat</w:t>
      </w:r>
      <w:proofErr w:type="spellEnd"/>
      <w:r w:rsidRPr="00C7235B">
        <w:t xml:space="preserve">" OR </w:t>
      </w:r>
      <w:proofErr w:type="spellStart"/>
      <w:r w:rsidRPr="00C7235B">
        <w:t>ta</w:t>
      </w:r>
      <w:proofErr w:type="spellEnd"/>
      <w:r w:rsidRPr="00C7235B">
        <w:t xml:space="preserve"> = "</w:t>
      </w:r>
      <w:proofErr w:type="spellStart"/>
      <w:r w:rsidRPr="00C7235B">
        <w:t>phb</w:t>
      </w:r>
      <w:proofErr w:type="spellEnd"/>
      <w:r w:rsidRPr="00C7235B">
        <w:t xml:space="preserve">" OR </w:t>
      </w:r>
      <w:proofErr w:type="spellStart"/>
      <w:r w:rsidRPr="00C7235B">
        <w:t>ta</w:t>
      </w:r>
      <w:proofErr w:type="spellEnd"/>
      <w:r w:rsidRPr="00C7235B">
        <w:t xml:space="preserve"> = "</w:t>
      </w:r>
      <w:proofErr w:type="spellStart"/>
      <w:r w:rsidRPr="00C7235B">
        <w:t>polyhydroxyvalerat</w:t>
      </w:r>
      <w:proofErr w:type="spellEnd"/>
      <w:r w:rsidRPr="00C7235B">
        <w:t xml:space="preserve">" OR </w:t>
      </w:r>
      <w:proofErr w:type="spellStart"/>
      <w:r w:rsidRPr="00C7235B">
        <w:t>ta</w:t>
      </w:r>
      <w:proofErr w:type="spellEnd"/>
      <w:r w:rsidRPr="00C7235B">
        <w:t xml:space="preserve"> = "</w:t>
      </w:r>
      <w:proofErr w:type="spellStart"/>
      <w:r w:rsidRPr="00C7235B">
        <w:t>phv</w:t>
      </w:r>
      <w:proofErr w:type="spellEnd"/>
      <w:r w:rsidRPr="00C7235B">
        <w:t xml:space="preserve">" OR </w:t>
      </w:r>
      <w:proofErr w:type="spellStart"/>
      <w:r w:rsidRPr="00C7235B">
        <w:t>ta</w:t>
      </w:r>
      <w:proofErr w:type="spellEnd"/>
      <w:r w:rsidRPr="00C7235B">
        <w:t xml:space="preserve"> = "</w:t>
      </w:r>
      <w:proofErr w:type="spellStart"/>
      <w:r w:rsidRPr="00C7235B">
        <w:t>polyhydroxybutyrate-co-polyhydroxyhexanoato</w:t>
      </w:r>
      <w:proofErr w:type="spellEnd"/>
      <w:r w:rsidRPr="00C7235B">
        <w:t xml:space="preserve">*" OR </w:t>
      </w:r>
      <w:proofErr w:type="spellStart"/>
      <w:r w:rsidRPr="00C7235B">
        <w:t>ta</w:t>
      </w:r>
      <w:proofErr w:type="spellEnd"/>
      <w:r w:rsidRPr="00C7235B">
        <w:t xml:space="preserve"> = "</w:t>
      </w:r>
      <w:proofErr w:type="spellStart"/>
      <w:r w:rsidRPr="00C7235B">
        <w:t>phbhx</w:t>
      </w:r>
      <w:proofErr w:type="spellEnd"/>
      <w:r w:rsidRPr="00C7235B">
        <w:t xml:space="preserve">") AND </w:t>
      </w:r>
      <w:proofErr w:type="spellStart"/>
      <w:r w:rsidRPr="00C7235B">
        <w:t>ta</w:t>
      </w:r>
      <w:proofErr w:type="spellEnd"/>
      <w:r w:rsidRPr="00C7235B">
        <w:t xml:space="preserve"> = "</w:t>
      </w:r>
      <w:proofErr w:type="spellStart"/>
      <w:r w:rsidRPr="00C7235B">
        <w:t>polymer</w:t>
      </w:r>
      <w:proofErr w:type="spellEnd"/>
      <w:r w:rsidRPr="00C7235B">
        <w:t>*"</w:t>
      </w:r>
    </w:p>
    <w:p w14:paraId="3B6CBA45" w14:textId="77777777" w:rsidR="00AF76A3" w:rsidRDefault="00AF76A3" w:rsidP="00FC2A10">
      <w:pPr>
        <w:pStyle w:val="NoSpacing"/>
      </w:pPr>
    </w:p>
    <w:p w14:paraId="5532ACCD" w14:textId="77777777" w:rsidR="00AF76A3" w:rsidRDefault="00AF76A3" w:rsidP="00FC2A10">
      <w:pPr>
        <w:pStyle w:val="NoSpacing"/>
      </w:pPr>
      <w:proofErr w:type="spellStart"/>
      <w:r>
        <w:t>Search</w:t>
      </w:r>
      <w:proofErr w:type="spellEnd"/>
      <w:r>
        <w:t xml:space="preserve"> 02</w:t>
      </w:r>
    </w:p>
    <w:p w14:paraId="141C161B" w14:textId="77777777" w:rsidR="00AF76A3" w:rsidRDefault="00AF76A3" w:rsidP="00FC2A10">
      <w:pPr>
        <w:pStyle w:val="NoSpacing"/>
      </w:pPr>
    </w:p>
    <w:p w14:paraId="1488D74A" w14:textId="77777777" w:rsidR="00AF76A3" w:rsidRDefault="00AF76A3" w:rsidP="00FC2A10">
      <w:pPr>
        <w:pStyle w:val="NoSpacing"/>
      </w:pPr>
      <w:r w:rsidRPr="00CF1C8D">
        <w:t>((</w:t>
      </w:r>
      <w:proofErr w:type="spellStart"/>
      <w:proofErr w:type="gramStart"/>
      <w:r w:rsidRPr="00CF1C8D">
        <w:t>ta</w:t>
      </w:r>
      <w:proofErr w:type="spellEnd"/>
      <w:proofErr w:type="gramEnd"/>
      <w:r w:rsidRPr="00CF1C8D">
        <w:t xml:space="preserve"> = "</w:t>
      </w:r>
      <w:proofErr w:type="spellStart"/>
      <w:r w:rsidRPr="00CF1C8D">
        <w:t>polyhydroxyalkanoat</w:t>
      </w:r>
      <w:proofErr w:type="spellEnd"/>
      <w:r w:rsidRPr="00CF1C8D">
        <w:t xml:space="preserve">*" OR </w:t>
      </w:r>
      <w:proofErr w:type="spellStart"/>
      <w:r w:rsidRPr="00CF1C8D">
        <w:t>ta</w:t>
      </w:r>
      <w:proofErr w:type="spellEnd"/>
      <w:r w:rsidRPr="00CF1C8D">
        <w:t xml:space="preserve"> = "</w:t>
      </w:r>
      <w:proofErr w:type="spellStart"/>
      <w:r w:rsidRPr="00CF1C8D">
        <w:t>pha</w:t>
      </w:r>
      <w:proofErr w:type="spellEnd"/>
      <w:r w:rsidRPr="00CF1C8D">
        <w:t xml:space="preserve">" OR </w:t>
      </w:r>
      <w:proofErr w:type="spellStart"/>
      <w:r w:rsidRPr="00CF1C8D">
        <w:t>ta</w:t>
      </w:r>
      <w:proofErr w:type="spellEnd"/>
      <w:r w:rsidRPr="00CF1C8D">
        <w:t xml:space="preserve"> = "</w:t>
      </w:r>
      <w:proofErr w:type="spellStart"/>
      <w:r w:rsidRPr="00CF1C8D">
        <w:t>polyhydroxybutyrat</w:t>
      </w:r>
      <w:proofErr w:type="spellEnd"/>
      <w:r w:rsidRPr="00CF1C8D">
        <w:t xml:space="preserve">*" OR </w:t>
      </w:r>
      <w:proofErr w:type="spellStart"/>
      <w:r w:rsidRPr="00CF1C8D">
        <w:t>ta</w:t>
      </w:r>
      <w:proofErr w:type="spellEnd"/>
      <w:r w:rsidRPr="00CF1C8D">
        <w:t xml:space="preserve"> = "</w:t>
      </w:r>
      <w:proofErr w:type="spellStart"/>
      <w:r w:rsidRPr="00CF1C8D">
        <w:t>phb</w:t>
      </w:r>
      <w:proofErr w:type="spellEnd"/>
      <w:r w:rsidRPr="00CF1C8D">
        <w:t xml:space="preserve">" OR </w:t>
      </w:r>
      <w:proofErr w:type="spellStart"/>
      <w:r w:rsidRPr="00CF1C8D">
        <w:t>ta</w:t>
      </w:r>
      <w:proofErr w:type="spellEnd"/>
      <w:r w:rsidRPr="00CF1C8D">
        <w:t xml:space="preserve"> = "</w:t>
      </w:r>
      <w:proofErr w:type="spellStart"/>
      <w:r w:rsidRPr="00CF1C8D">
        <w:t>polyhydroxyvalerat</w:t>
      </w:r>
      <w:proofErr w:type="spellEnd"/>
      <w:r w:rsidRPr="00CF1C8D">
        <w:t xml:space="preserve">*" OR </w:t>
      </w:r>
      <w:proofErr w:type="spellStart"/>
      <w:r w:rsidRPr="00CF1C8D">
        <w:t>ta</w:t>
      </w:r>
      <w:proofErr w:type="spellEnd"/>
      <w:r w:rsidRPr="00CF1C8D">
        <w:t xml:space="preserve"> = "</w:t>
      </w:r>
      <w:proofErr w:type="spellStart"/>
      <w:r w:rsidRPr="00CF1C8D">
        <w:t>phv</w:t>
      </w:r>
      <w:proofErr w:type="spellEnd"/>
      <w:r w:rsidRPr="00CF1C8D">
        <w:t xml:space="preserve">" OR </w:t>
      </w:r>
      <w:proofErr w:type="spellStart"/>
      <w:r w:rsidRPr="00CF1C8D">
        <w:t>ta</w:t>
      </w:r>
      <w:proofErr w:type="spellEnd"/>
      <w:r w:rsidRPr="00CF1C8D">
        <w:t xml:space="preserve"> = "</w:t>
      </w:r>
      <w:proofErr w:type="spellStart"/>
      <w:r w:rsidRPr="00CF1C8D">
        <w:t>polyhydroxybutyrate-co-polyhydroxyhexanoato</w:t>
      </w:r>
      <w:proofErr w:type="spellEnd"/>
      <w:r w:rsidRPr="00CF1C8D">
        <w:t xml:space="preserve">*" OR </w:t>
      </w:r>
      <w:proofErr w:type="spellStart"/>
      <w:r w:rsidRPr="00CF1C8D">
        <w:t>ta</w:t>
      </w:r>
      <w:proofErr w:type="spellEnd"/>
      <w:r w:rsidRPr="00CF1C8D">
        <w:t xml:space="preserve"> = "</w:t>
      </w:r>
      <w:proofErr w:type="spellStart"/>
      <w:r w:rsidRPr="00CF1C8D">
        <w:t>phbhx</w:t>
      </w:r>
      <w:proofErr w:type="spellEnd"/>
      <w:r w:rsidRPr="00CF1C8D">
        <w:t xml:space="preserve">") AND </w:t>
      </w:r>
      <w:proofErr w:type="spellStart"/>
      <w:r w:rsidRPr="00CF1C8D">
        <w:t>ta</w:t>
      </w:r>
      <w:proofErr w:type="spellEnd"/>
      <w:r w:rsidRPr="00CF1C8D">
        <w:t xml:space="preserve"> = "</w:t>
      </w:r>
      <w:proofErr w:type="spellStart"/>
      <w:r w:rsidRPr="00CF1C8D">
        <w:t>plastic</w:t>
      </w:r>
      <w:proofErr w:type="spellEnd"/>
      <w:r w:rsidRPr="00CF1C8D">
        <w:t xml:space="preserve">*" AND cl = "C") NOT </w:t>
      </w:r>
      <w:proofErr w:type="spellStart"/>
      <w:r w:rsidRPr="00CF1C8D">
        <w:t>nftxt</w:t>
      </w:r>
      <w:proofErr w:type="spellEnd"/>
      <w:r w:rsidRPr="00CF1C8D">
        <w:t xml:space="preserve"> = "non-</w:t>
      </w:r>
      <w:proofErr w:type="spellStart"/>
      <w:r w:rsidRPr="00CF1C8D">
        <w:t>plastic</w:t>
      </w:r>
      <w:proofErr w:type="spellEnd"/>
      <w:r w:rsidRPr="00CF1C8D">
        <w:t>"</w:t>
      </w:r>
    </w:p>
    <w:p w14:paraId="60B7DE50" w14:textId="77777777" w:rsidR="00AF76A3" w:rsidRDefault="00AF76A3" w:rsidP="00FC2A10">
      <w:pPr>
        <w:pStyle w:val="CommentText"/>
      </w:pPr>
    </w:p>
  </w:comment>
  <w:comment w:id="273" w:author="Microsoft Office User" w:date="2019-11-26T17:28:00Z" w:initials="Office">
    <w:p w14:paraId="0A61D999" w14:textId="77777777" w:rsidR="00AF76A3" w:rsidRDefault="00AF76A3" w:rsidP="007C6170">
      <w:pPr>
        <w:pStyle w:val="CommentText"/>
      </w:pPr>
      <w:r>
        <w:rPr>
          <w:rStyle w:val="CommentReference"/>
        </w:rPr>
        <w:annotationRef/>
      </w:r>
      <w:r>
        <w:t>Atualizar o valor</w:t>
      </w:r>
    </w:p>
  </w:comment>
  <w:comment w:id="337" w:author="USUARIO" w:date="2020-05-02T10:48:00Z" w:initials="U">
    <w:p w14:paraId="4CD6F47F" w14:textId="77777777" w:rsidR="00AF76A3" w:rsidRDefault="00AF76A3" w:rsidP="00E84835">
      <w:pPr>
        <w:pStyle w:val="CommentText"/>
        <w:ind w:firstLine="0"/>
        <w:rPr>
          <w:color w:val="FF0000"/>
        </w:rPr>
      </w:pPr>
      <w:r>
        <w:rPr>
          <w:rStyle w:val="CommentReference"/>
        </w:rPr>
        <w:annotationRef/>
      </w:r>
      <w:r>
        <w:rPr>
          <w:color w:val="FF0000"/>
        </w:rPr>
        <w:t>ACHO QUE DEVERIA EXPLICAR E DESTACAR MAIS ESTES ASPECTOS E FAZER A LIGAÇÃO COM AQUELA PARTE QUE ESTÁ EM VERDE.</w:t>
      </w:r>
    </w:p>
    <w:p w14:paraId="6D6E8EF7" w14:textId="77777777" w:rsidR="00AF76A3" w:rsidRDefault="00AF76A3" w:rsidP="00E84835">
      <w:pPr>
        <w:pStyle w:val="CommentText"/>
        <w:ind w:firstLine="0"/>
        <w:rPr>
          <w:color w:val="FF0000"/>
        </w:rPr>
      </w:pPr>
    </w:p>
    <w:p w14:paraId="456F89F9" w14:textId="77777777" w:rsidR="00AF76A3" w:rsidRDefault="00AF76A3" w:rsidP="00E84835">
      <w:pPr>
        <w:pStyle w:val="CommentText"/>
        <w:ind w:firstLine="0"/>
        <w:rPr>
          <w:color w:val="FF0000"/>
        </w:rPr>
      </w:pPr>
      <w:r>
        <w:rPr>
          <w:color w:val="FF0000"/>
        </w:rPr>
        <w:t>AMPLIAR ESTA DISCUSSÃO</w:t>
      </w:r>
    </w:p>
    <w:p w14:paraId="630CF331" w14:textId="77777777" w:rsidR="00AF76A3" w:rsidRDefault="00AF76A3" w:rsidP="00E84835">
      <w:pPr>
        <w:pStyle w:val="CommentText"/>
        <w:ind w:firstLine="0"/>
        <w:rPr>
          <w:color w:val="FF0000"/>
        </w:rPr>
      </w:pPr>
    </w:p>
    <w:p w14:paraId="02DA818F" w14:textId="77777777" w:rsidR="00AF76A3" w:rsidRPr="00494AD5" w:rsidRDefault="00AF76A3" w:rsidP="00E84835">
      <w:pPr>
        <w:pStyle w:val="CommentText"/>
        <w:ind w:firstLine="0"/>
        <w:rPr>
          <w:color w:val="FF0000"/>
        </w:rPr>
      </w:pPr>
      <w:r>
        <w:rPr>
          <w:color w:val="FF0000"/>
        </w:rPr>
        <w:t>DEPOIS DAS 3 PRIMEIRAS LINHAS, VOCÊ FAZ UM DISCUSSÃO MUITO TÉCNICA</w:t>
      </w:r>
    </w:p>
  </w:comment>
  <w:comment w:id="339" w:author="Microsoft Office User" w:date="2019-11-29T16:42:00Z" w:initials="Office">
    <w:p w14:paraId="1382B42A" w14:textId="77777777" w:rsidR="00AF76A3" w:rsidRDefault="00AF76A3">
      <w:pPr>
        <w:pStyle w:val="CommentText"/>
      </w:pPr>
      <w:r>
        <w:rPr>
          <w:rStyle w:val="CommentReference"/>
        </w:rPr>
        <w:annotationRef/>
      </w:r>
      <w:r>
        <w:t>REVISITAR AS PUBLICAÇÕES ABAIXO:</w:t>
      </w:r>
    </w:p>
    <w:p w14:paraId="5E3B43FF" w14:textId="77777777" w:rsidR="00AF76A3" w:rsidRDefault="00AF76A3">
      <w:pPr>
        <w:pStyle w:val="CommentText"/>
      </w:pPr>
    </w:p>
    <w:p w14:paraId="22AC66A7" w14:textId="77777777" w:rsidR="00AF76A3" w:rsidRPr="007E0D93" w:rsidRDefault="00AF76A3" w:rsidP="007E0D93">
      <w:pPr>
        <w:pStyle w:val="NoSpacing"/>
        <w:rPr>
          <w:color w:val="FF0000"/>
        </w:rPr>
      </w:pPr>
      <w:r w:rsidRPr="007E0D93">
        <w:rPr>
          <w:color w:val="FF0000"/>
        </w:rPr>
        <w:t xml:space="preserve">JUDITE, Valéria Maria Martins. </w:t>
      </w:r>
      <w:proofErr w:type="spellStart"/>
      <w:r w:rsidRPr="007E0D93">
        <w:rPr>
          <w:color w:val="FF0000"/>
        </w:rPr>
        <w:t>Competências</w:t>
      </w:r>
      <w:proofErr w:type="spellEnd"/>
      <w:r w:rsidRPr="007E0D93">
        <w:rPr>
          <w:color w:val="FF0000"/>
        </w:rPr>
        <w:t xml:space="preserve"> em </w:t>
      </w:r>
      <w:proofErr w:type="spellStart"/>
      <w:r w:rsidRPr="007E0D93">
        <w:rPr>
          <w:color w:val="FF0000"/>
        </w:rPr>
        <w:t>internacionalização</w:t>
      </w:r>
      <w:proofErr w:type="spellEnd"/>
      <w:r w:rsidRPr="007E0D93">
        <w:rPr>
          <w:color w:val="FF0000"/>
        </w:rPr>
        <w:t xml:space="preserve"> e </w:t>
      </w:r>
      <w:proofErr w:type="spellStart"/>
      <w:r w:rsidRPr="007E0D93">
        <w:rPr>
          <w:color w:val="FF0000"/>
        </w:rPr>
        <w:t>inovação</w:t>
      </w:r>
      <w:proofErr w:type="spellEnd"/>
      <w:r w:rsidRPr="007E0D93">
        <w:rPr>
          <w:color w:val="FF0000"/>
        </w:rPr>
        <w:t xml:space="preserve"> em biotecnologia no brasil. J. </w:t>
      </w:r>
      <w:proofErr w:type="spellStart"/>
      <w:r w:rsidRPr="007E0D93">
        <w:rPr>
          <w:color w:val="FF0000"/>
        </w:rPr>
        <w:t>Technol</w:t>
      </w:r>
      <w:proofErr w:type="spellEnd"/>
      <w:r w:rsidRPr="007E0D93">
        <w:rPr>
          <w:color w:val="FF0000"/>
        </w:rPr>
        <w:t xml:space="preserve">. </w:t>
      </w:r>
      <w:proofErr w:type="spellStart"/>
      <w:r w:rsidRPr="007E0D93">
        <w:rPr>
          <w:color w:val="FF0000"/>
        </w:rPr>
        <w:t>Manag</w:t>
      </w:r>
      <w:proofErr w:type="spellEnd"/>
      <w:r w:rsidRPr="007E0D93">
        <w:rPr>
          <w:color w:val="FF0000"/>
        </w:rPr>
        <w:t xml:space="preserve">. </w:t>
      </w:r>
      <w:proofErr w:type="spellStart"/>
      <w:r w:rsidRPr="007E0D93">
        <w:rPr>
          <w:color w:val="FF0000"/>
        </w:rPr>
        <w:t>Innov</w:t>
      </w:r>
      <w:proofErr w:type="spellEnd"/>
      <w:r w:rsidRPr="007E0D93">
        <w:rPr>
          <w:color w:val="FF0000"/>
        </w:rPr>
        <w:t xml:space="preserve">. 2006, Volume 1, </w:t>
      </w:r>
      <w:proofErr w:type="spellStart"/>
      <w:r w:rsidRPr="007E0D93">
        <w:rPr>
          <w:color w:val="FF0000"/>
        </w:rPr>
        <w:t>Issue</w:t>
      </w:r>
      <w:proofErr w:type="spellEnd"/>
      <w:r w:rsidRPr="007E0D93">
        <w:rPr>
          <w:color w:val="FF0000"/>
        </w:rPr>
        <w:t xml:space="preserve"> 4.</w:t>
      </w:r>
    </w:p>
    <w:p w14:paraId="4AEAE66A" w14:textId="77777777" w:rsidR="00AF76A3" w:rsidRPr="007E0D93" w:rsidRDefault="00AF76A3" w:rsidP="007E0D93">
      <w:pPr>
        <w:pStyle w:val="NoSpacing"/>
        <w:rPr>
          <w:color w:val="FF0000"/>
        </w:rPr>
      </w:pPr>
      <w:r w:rsidRPr="007E0D93">
        <w:rPr>
          <w:color w:val="FF0000"/>
        </w:rPr>
        <w:t xml:space="preserve">ANTONIO, Ana Maria. </w:t>
      </w:r>
      <w:r w:rsidRPr="007E0D93">
        <w:rPr>
          <w:i/>
          <w:color w:val="FF0000"/>
        </w:rPr>
        <w:t>A bioengenharia no Brasil, século XX: Estado da Arte.</w:t>
      </w:r>
      <w:r w:rsidRPr="007E0D93">
        <w:rPr>
          <w:color w:val="FF0000"/>
        </w:rPr>
        <w:t xml:space="preserve"> Dissertação de Mestrado, </w:t>
      </w:r>
      <w:proofErr w:type="spellStart"/>
      <w:r w:rsidRPr="007E0D93">
        <w:rPr>
          <w:color w:val="FF0000"/>
        </w:rPr>
        <w:t>Universiade</w:t>
      </w:r>
      <w:proofErr w:type="spellEnd"/>
      <w:r w:rsidRPr="007E0D93">
        <w:rPr>
          <w:color w:val="FF0000"/>
        </w:rPr>
        <w:t xml:space="preserve"> de São Paulo, 2004</w:t>
      </w:r>
    </w:p>
    <w:p w14:paraId="309650DE" w14:textId="77777777" w:rsidR="00AF76A3" w:rsidRPr="007E0D93" w:rsidRDefault="00AF76A3" w:rsidP="007E0D93">
      <w:pPr>
        <w:pStyle w:val="NoSpacing"/>
        <w:rPr>
          <w:color w:val="FF0000"/>
        </w:rPr>
      </w:pPr>
      <w:r w:rsidRPr="007E0D93">
        <w:rPr>
          <w:color w:val="FF0000"/>
        </w:rPr>
        <w:t xml:space="preserve">CUNHA, </w:t>
      </w:r>
      <w:proofErr w:type="spellStart"/>
      <w:r w:rsidRPr="007E0D93">
        <w:rPr>
          <w:color w:val="FF0000"/>
        </w:rPr>
        <w:t>Cleverson</w:t>
      </w:r>
      <w:proofErr w:type="spellEnd"/>
      <w:r w:rsidRPr="007E0D93">
        <w:rPr>
          <w:color w:val="FF0000"/>
        </w:rPr>
        <w:t xml:space="preserve"> Renan da; MELO, Marlene Catarina de Oliveira Lopes</w:t>
      </w:r>
      <w:r w:rsidRPr="007E0D93">
        <w:rPr>
          <w:i/>
          <w:color w:val="FF0000"/>
        </w:rPr>
        <w:t xml:space="preserve">. A confiança nos relacionamentos </w:t>
      </w:r>
      <w:proofErr w:type="spellStart"/>
      <w:r w:rsidRPr="007E0D93">
        <w:rPr>
          <w:i/>
          <w:color w:val="FF0000"/>
        </w:rPr>
        <w:t>interorganizacionais</w:t>
      </w:r>
      <w:proofErr w:type="spellEnd"/>
      <w:r w:rsidRPr="007E0D93">
        <w:rPr>
          <w:i/>
          <w:color w:val="FF0000"/>
        </w:rPr>
        <w:t xml:space="preserve">: o campo da biotecnologia em análise. </w:t>
      </w:r>
      <w:proofErr w:type="spellStart"/>
      <w:r w:rsidRPr="007E0D93">
        <w:rPr>
          <w:color w:val="FF0000"/>
        </w:rPr>
        <w:t>RAE-eletrônica</w:t>
      </w:r>
      <w:proofErr w:type="spellEnd"/>
      <w:r w:rsidRPr="007E0D93">
        <w:rPr>
          <w:color w:val="FF0000"/>
        </w:rPr>
        <w:t xml:space="preserve">, v. 5, n. 2, Art. 18, </w:t>
      </w:r>
      <w:proofErr w:type="gramStart"/>
      <w:r w:rsidRPr="007E0D93">
        <w:rPr>
          <w:color w:val="FF0000"/>
        </w:rPr>
        <w:t>jul./</w:t>
      </w:r>
      <w:proofErr w:type="gramEnd"/>
      <w:r w:rsidRPr="007E0D93">
        <w:rPr>
          <w:color w:val="FF0000"/>
        </w:rPr>
        <w:t>dez. 2006. Disponível em: http://www.rae.com.br/eletronica/index.cfm?FuseAction=Artigo&amp;ID=3689&amp;Secao=ARTIGOS&amp;Volu me=5&amp;Numero=2&amp;Ano=2006 Acesso 11.03.2019</w:t>
      </w:r>
    </w:p>
    <w:p w14:paraId="11A91EC1" w14:textId="77777777" w:rsidR="00AF76A3" w:rsidRPr="007E0D93" w:rsidRDefault="00AF76A3" w:rsidP="007E0D93">
      <w:pPr>
        <w:pStyle w:val="NoSpacing"/>
        <w:rPr>
          <w:color w:val="FF0000"/>
        </w:rPr>
      </w:pPr>
      <w:r w:rsidRPr="007E0D93">
        <w:rPr>
          <w:color w:val="FF0000"/>
        </w:rPr>
        <w:t xml:space="preserve">VALLE, Marcelo Gonçalves do. O sistema nacional de </w:t>
      </w:r>
      <w:proofErr w:type="spellStart"/>
      <w:r w:rsidRPr="007E0D93">
        <w:rPr>
          <w:color w:val="FF0000"/>
        </w:rPr>
        <w:t>inovação</w:t>
      </w:r>
      <w:proofErr w:type="spellEnd"/>
      <w:r w:rsidRPr="007E0D93">
        <w:rPr>
          <w:color w:val="FF0000"/>
        </w:rPr>
        <w:t xml:space="preserve"> em biotecnologia no brasil: </w:t>
      </w:r>
      <w:proofErr w:type="spellStart"/>
      <w:r w:rsidRPr="007E0D93">
        <w:rPr>
          <w:color w:val="FF0000"/>
        </w:rPr>
        <w:t>possíveis</w:t>
      </w:r>
      <w:proofErr w:type="spellEnd"/>
      <w:r w:rsidRPr="007E0D93">
        <w:rPr>
          <w:color w:val="FF0000"/>
        </w:rPr>
        <w:t xml:space="preserve"> </w:t>
      </w:r>
      <w:proofErr w:type="spellStart"/>
      <w:r w:rsidRPr="007E0D93">
        <w:rPr>
          <w:color w:val="FF0000"/>
        </w:rPr>
        <w:t>cenários</w:t>
      </w:r>
      <w:proofErr w:type="spellEnd"/>
      <w:r w:rsidRPr="007E0D93">
        <w:rPr>
          <w:color w:val="FF0000"/>
        </w:rPr>
        <w:t>, 2005. Tese de Dourado apresentada à universidade Estadual de Campinas</w:t>
      </w:r>
    </w:p>
    <w:p w14:paraId="1C03F2F5" w14:textId="18465BC5" w:rsidR="00AF76A3" w:rsidRDefault="00AF76A3">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A8B073" w15:done="0"/>
  <w15:commentEx w15:paraId="22295894" w15:paraIdParent="01A8B073" w15:done="0"/>
  <w15:commentEx w15:paraId="529BE472" w15:done="0"/>
  <w15:commentEx w15:paraId="6C57E430" w15:paraIdParent="529BE472" w15:done="0"/>
  <w15:commentEx w15:paraId="494D69C4" w15:done="0"/>
  <w15:commentEx w15:paraId="10B1CCB3" w15:paraIdParent="494D69C4" w15:done="0"/>
  <w15:commentEx w15:paraId="094F0FF9" w15:done="0"/>
  <w15:commentEx w15:paraId="77F39286" w15:paraIdParent="094F0FF9" w15:done="0"/>
  <w15:commentEx w15:paraId="5574B464" w15:done="0"/>
  <w15:commentEx w15:paraId="1D584D08" w15:done="0"/>
  <w15:commentEx w15:paraId="47048163" w15:done="0"/>
  <w15:commentEx w15:paraId="084C127B" w15:done="0"/>
  <w15:commentEx w15:paraId="1987C9BB" w15:done="0"/>
  <w15:commentEx w15:paraId="75B2EF0E" w15:done="0"/>
  <w15:commentEx w15:paraId="518444CA" w15:paraIdParent="75B2EF0E" w15:done="0"/>
  <w15:commentEx w15:paraId="6CBCD4F2" w15:done="0"/>
  <w15:commentEx w15:paraId="20595FBA" w15:done="0"/>
  <w15:commentEx w15:paraId="43E5C098" w15:done="0"/>
  <w15:commentEx w15:paraId="4B351F13" w15:done="0"/>
  <w15:commentEx w15:paraId="60B7DE50" w15:done="0"/>
  <w15:commentEx w15:paraId="0A61D999" w15:done="0"/>
  <w15:commentEx w15:paraId="02DA818F" w15:done="0"/>
  <w15:commentEx w15:paraId="1C03F2F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4FA3B7" w14:textId="77777777" w:rsidR="001E79F1" w:rsidRDefault="001E79F1" w:rsidP="00B02B28">
      <w:r>
        <w:separator/>
      </w:r>
    </w:p>
    <w:p w14:paraId="48487E38" w14:textId="77777777" w:rsidR="001E79F1" w:rsidRDefault="001E79F1" w:rsidP="00B02B28"/>
    <w:p w14:paraId="201F02E9" w14:textId="77777777" w:rsidR="001E79F1" w:rsidRDefault="001E79F1"/>
    <w:p w14:paraId="60BF72F1" w14:textId="77777777" w:rsidR="001E79F1" w:rsidRDefault="001E79F1"/>
  </w:endnote>
  <w:endnote w:type="continuationSeparator" w:id="0">
    <w:p w14:paraId="20B8B513" w14:textId="77777777" w:rsidR="001E79F1" w:rsidRDefault="001E79F1" w:rsidP="00B02B28">
      <w:r>
        <w:continuationSeparator/>
      </w:r>
    </w:p>
    <w:p w14:paraId="690754CB" w14:textId="77777777" w:rsidR="001E79F1" w:rsidRDefault="001E79F1" w:rsidP="00B02B28"/>
    <w:p w14:paraId="594CE71B" w14:textId="77777777" w:rsidR="001E79F1" w:rsidRDefault="001E79F1"/>
    <w:p w14:paraId="764ADE35" w14:textId="77777777" w:rsidR="001E79F1" w:rsidRDefault="001E79F1"/>
  </w:endnote>
  <w:endnote w:type="continuationNotice" w:id="1">
    <w:p w14:paraId="543FCB7E" w14:textId="77777777" w:rsidR="001E79F1" w:rsidRDefault="001E79F1">
      <w:pPr>
        <w:spacing w:after="0" w:line="240" w:lineRule="auto"/>
      </w:pPr>
    </w:p>
    <w:p w14:paraId="2E6E936A" w14:textId="77777777" w:rsidR="001E79F1" w:rsidRDefault="001E79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0000000000000000000"/>
    <w:charset w:val="4D"/>
    <w:family w:val="modern"/>
    <w:notTrueType/>
    <w:pitch w:val="fixed"/>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Times">
    <w:panose1 w:val="00000500000000020000"/>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A3A5BF" w14:textId="77777777" w:rsidR="001E79F1" w:rsidRDefault="001E79F1" w:rsidP="00DD5013">
      <w:pPr>
        <w:spacing w:after="0" w:line="240" w:lineRule="auto"/>
        <w:ind w:firstLine="0"/>
      </w:pPr>
      <w:r>
        <w:separator/>
      </w:r>
    </w:p>
  </w:footnote>
  <w:footnote w:type="continuationSeparator" w:id="0">
    <w:p w14:paraId="4DB107F5" w14:textId="77777777" w:rsidR="001E79F1" w:rsidRDefault="001E79F1" w:rsidP="00B02B28">
      <w:r>
        <w:continuationSeparator/>
      </w:r>
    </w:p>
    <w:p w14:paraId="1B8B2F07" w14:textId="77777777" w:rsidR="001E79F1" w:rsidRDefault="001E79F1" w:rsidP="00B02B28"/>
    <w:p w14:paraId="4597DE08" w14:textId="77777777" w:rsidR="001E79F1" w:rsidRDefault="001E79F1"/>
    <w:p w14:paraId="6E2DC57A" w14:textId="77777777" w:rsidR="001E79F1" w:rsidRDefault="001E79F1"/>
  </w:footnote>
  <w:footnote w:type="continuationNotice" w:id="1">
    <w:p w14:paraId="5CF15081" w14:textId="77777777" w:rsidR="001E79F1" w:rsidRDefault="001E79F1" w:rsidP="00B02B28"/>
    <w:p w14:paraId="30AA4419" w14:textId="77777777" w:rsidR="001E79F1" w:rsidRDefault="001E79F1"/>
    <w:p w14:paraId="0F0347C1" w14:textId="77777777" w:rsidR="001E79F1" w:rsidRDefault="001E79F1"/>
  </w:footnote>
  <w:footnote w:id="2">
    <w:p w14:paraId="4130465E" w14:textId="555FBAB7" w:rsidR="00AF76A3" w:rsidRPr="003D24C1" w:rsidRDefault="00AF76A3" w:rsidP="003D24C1">
      <w:pPr>
        <w:pStyle w:val="FootnoteText"/>
        <w:ind w:left="284" w:hanging="284"/>
        <w:rPr>
          <w:rStyle w:val="SubtleEmphasis"/>
        </w:rPr>
      </w:pPr>
      <w:r w:rsidRPr="003D24C1">
        <w:rPr>
          <w:rStyle w:val="SubtleEmphasis"/>
        </w:rPr>
        <w:footnoteRef/>
      </w:r>
      <w:r>
        <w:rPr>
          <w:rStyle w:val="SubtleEmphasis"/>
        </w:rPr>
        <w:t xml:space="preserve"> </w:t>
      </w:r>
      <w:r>
        <w:rPr>
          <w:rStyle w:val="SubtleEmphasis"/>
        </w:rPr>
        <w:tab/>
        <w:t xml:space="preserve">Nesta sessão as abordagens amplas sobre inovação tecnológica absorvidas nas referências serão mencionadas como inovação. O mesmo se aplica a referências ao termo inovação tecnológica quando aludida ao acúmulo de conhecimento técnico será tratada como tecnologia. </w:t>
      </w:r>
    </w:p>
  </w:footnote>
  <w:footnote w:id="3">
    <w:p w14:paraId="1AAB7F85" w14:textId="26AF9CBE" w:rsidR="00AF76A3" w:rsidRPr="00D31811" w:rsidRDefault="00AF76A3" w:rsidP="00D31811">
      <w:pPr>
        <w:pStyle w:val="FootnoteText"/>
        <w:ind w:left="284" w:hanging="284"/>
        <w:rPr>
          <w:rStyle w:val="SubtleEmphasis"/>
        </w:rPr>
      </w:pPr>
      <w:r w:rsidRPr="00D31811">
        <w:rPr>
          <w:rStyle w:val="SubtleEmphasis"/>
        </w:rPr>
        <w:footnoteRef/>
      </w:r>
      <w:r w:rsidRPr="00D31811">
        <w:rPr>
          <w:rStyle w:val="SubtleEmphasis"/>
        </w:rPr>
        <w:t xml:space="preserve"> </w:t>
      </w:r>
      <w:r w:rsidRPr="00D31811">
        <w:rPr>
          <w:rStyle w:val="SubtleEmphasis"/>
        </w:rPr>
        <w:tab/>
        <w:t xml:space="preserve">Para um aprofundamento </w:t>
      </w:r>
      <w:r>
        <w:rPr>
          <w:rStyle w:val="SubtleEmphasis"/>
        </w:rPr>
        <w:t xml:space="preserve">acerca deste tema </w:t>
      </w:r>
      <w:r w:rsidRPr="00D31811">
        <w:rPr>
          <w:rStyle w:val="SubtleEmphasis"/>
        </w:rPr>
        <w:t xml:space="preserve">consultar: </w:t>
      </w:r>
      <w:sdt>
        <w:sdtPr>
          <w:rPr>
            <w:rStyle w:val="SubtleEmphasis"/>
          </w:rPr>
          <w:id w:val="-1751886375"/>
          <w:citation/>
        </w:sdtPr>
        <w:sdtEndPr>
          <w:rPr>
            <w:rStyle w:val="SubtleEmphasis"/>
          </w:rPr>
        </w:sdtEndPr>
        <w:sdtContent>
          <w:r w:rsidRPr="00D31811">
            <w:rPr>
              <w:rStyle w:val="SubtleEmphasis"/>
            </w:rPr>
            <w:fldChar w:fldCharType="begin"/>
          </w:r>
          <w:r w:rsidRPr="00D31811">
            <w:rPr>
              <w:rStyle w:val="SubtleEmphasis"/>
            </w:rPr>
            <w:instrText xml:space="preserve">CITATION ZUC13 \l 1046 </w:instrText>
          </w:r>
          <w:r w:rsidRPr="00D31811">
            <w:rPr>
              <w:rStyle w:val="SubtleEmphasis"/>
            </w:rPr>
            <w:fldChar w:fldCharType="separate"/>
          </w:r>
          <w:r w:rsidRPr="00D31811">
            <w:rPr>
              <w:rStyle w:val="SubtleEmphasis"/>
            </w:rPr>
            <w:t>(ZUCOLOTO &amp; FREITAS, 2013)</w:t>
          </w:r>
          <w:r w:rsidRPr="00D31811">
            <w:rPr>
              <w:rStyle w:val="SubtleEmphasis"/>
            </w:rPr>
            <w:fldChar w:fldCharType="end"/>
          </w:r>
        </w:sdtContent>
      </w:sdt>
    </w:p>
  </w:footnote>
  <w:footnote w:id="4">
    <w:p w14:paraId="12BC9684" w14:textId="0502BA9E" w:rsidR="00AF76A3" w:rsidRDefault="00AF76A3" w:rsidP="00D31811">
      <w:pPr>
        <w:pStyle w:val="FootnoteText"/>
        <w:ind w:left="284" w:hanging="284"/>
      </w:pPr>
      <w:r w:rsidRPr="00D31811">
        <w:rPr>
          <w:rStyle w:val="SubtleEmphasis"/>
        </w:rPr>
        <w:footnoteRef/>
      </w:r>
      <w:r w:rsidRPr="00D31811">
        <w:rPr>
          <w:rStyle w:val="SubtleEmphasis"/>
        </w:rPr>
        <w:t xml:space="preserve"> </w:t>
      </w:r>
      <w:r w:rsidRPr="00D31811">
        <w:rPr>
          <w:rStyle w:val="SubtleEmphasis"/>
        </w:rPr>
        <w:tab/>
        <w:t>Para</w:t>
      </w:r>
      <w:r>
        <w:rPr>
          <w:rStyle w:val="SubtleEmphasis"/>
        </w:rPr>
        <w:t xml:space="preserve"> um maior entendimento sobre este tema consultar: </w:t>
      </w:r>
      <w:sdt>
        <w:sdtPr>
          <w:rPr>
            <w:rStyle w:val="SubtleEmphasis"/>
          </w:rPr>
          <w:id w:val="1236586118"/>
          <w:citation/>
        </w:sdtPr>
        <w:sdtEndPr>
          <w:rPr>
            <w:rStyle w:val="SubtleEmphasis"/>
          </w:rPr>
        </w:sdtEndPr>
        <w:sdtContent>
          <w:r w:rsidRPr="00D31811">
            <w:rPr>
              <w:rStyle w:val="SubtleEmphasis"/>
            </w:rPr>
            <w:fldChar w:fldCharType="begin"/>
          </w:r>
          <w:r w:rsidRPr="00D31811">
            <w:rPr>
              <w:rStyle w:val="SubtleEmphasis"/>
            </w:rPr>
            <w:instrText xml:space="preserve">CITATION ZUC13 \l 1046 </w:instrText>
          </w:r>
          <w:r w:rsidRPr="00D31811">
            <w:rPr>
              <w:rStyle w:val="SubtleEmphasis"/>
            </w:rPr>
            <w:fldChar w:fldCharType="separate"/>
          </w:r>
          <w:r w:rsidRPr="00D31811">
            <w:rPr>
              <w:noProof/>
              <w:sz w:val="20"/>
              <w:szCs w:val="20"/>
            </w:rPr>
            <w:t>(ZUCOLOTO &amp; FREITAS, 2013)</w:t>
          </w:r>
          <w:r w:rsidRPr="00D31811">
            <w:rPr>
              <w:rStyle w:val="SubtleEmphasis"/>
            </w:rPr>
            <w:fldChar w:fldCharType="end"/>
          </w:r>
        </w:sdtContent>
      </w:sdt>
      <w:r>
        <w:rPr>
          <w:rStyle w:val="SubtleEmphasis"/>
        </w:rPr>
        <w:t xml:space="preserve"> ; </w:t>
      </w:r>
      <w:r w:rsidRPr="00D31811">
        <w:rPr>
          <w:rStyle w:val="SubtleEmphasis"/>
        </w:rPr>
        <w:t>(HIRATA &amp; FILHO, 2002)</w:t>
      </w:r>
    </w:p>
  </w:footnote>
  <w:footnote w:id="5">
    <w:p w14:paraId="689F2C93" w14:textId="12C13CE1" w:rsidR="00AF76A3" w:rsidRPr="00984D50" w:rsidRDefault="00AF76A3" w:rsidP="00B9445E">
      <w:pPr>
        <w:pStyle w:val="FootnoteText"/>
        <w:ind w:left="284" w:hanging="284"/>
        <w:rPr>
          <w:rStyle w:val="SubtleEmphasis"/>
        </w:rPr>
      </w:pPr>
      <w:r w:rsidRPr="00984D50">
        <w:rPr>
          <w:rStyle w:val="SubtleEmphasis"/>
        </w:rPr>
        <w:footnoteRef/>
      </w:r>
      <w:r w:rsidRPr="00984D50">
        <w:rPr>
          <w:rStyle w:val="SubtleEmphasis"/>
        </w:rPr>
        <w:t xml:space="preserve"> </w:t>
      </w:r>
      <w:r>
        <w:rPr>
          <w:rStyle w:val="SubtleEmphasis"/>
        </w:rPr>
        <w:tab/>
      </w:r>
      <w:r w:rsidRPr="00984D50">
        <w:rPr>
          <w:rStyle w:val="SubtleEmphasis"/>
        </w:rPr>
        <w:t>Esses “nanocomponentes” podem ser avaliados individualmente tendo como exemplos: a) Empresas – equipamentos; insumos; materiais diretos e indiretos, mão-de-obra; direta e indireta; processos e procedimentos; atividades laborais; tributos; inovação; empreendedorismo; gestão. b) Pessoas: Fazem parte das preferências do consumidor e envolvem a seleção as atividades remuneradas e a geradoras de bem-estar, as alocações de seus recursos entre as cestas de bens e serviços, dadas as restrições orçamentárias; função e capacidade laboral. Podem ser agrupados e avaliados através dos blocos que formam: mercados; produtos; unidades; departamentos; divisões; setores.</w:t>
      </w:r>
    </w:p>
  </w:footnote>
  <w:footnote w:id="6">
    <w:p w14:paraId="3B3E395C" w14:textId="77777777" w:rsidR="00AF76A3" w:rsidRPr="005F1819" w:rsidDel="00DD3955" w:rsidRDefault="00AF76A3" w:rsidP="005F1819">
      <w:pPr>
        <w:pStyle w:val="FootnoteText"/>
        <w:ind w:left="284" w:hanging="284"/>
        <w:rPr>
          <w:del w:id="210" w:author="Microsoft Office User" w:date="2020-04-27T11:45:00Z"/>
          <w:rStyle w:val="SubtleEmphasis"/>
        </w:rPr>
      </w:pPr>
      <w:del w:id="211" w:author="Microsoft Office User" w:date="2020-04-27T11:45:00Z">
        <w:r w:rsidRPr="005F1819" w:rsidDel="00DD3955">
          <w:rPr>
            <w:rStyle w:val="SubtleEmphasis"/>
          </w:rPr>
          <w:footnoteRef/>
        </w:r>
        <w:r w:rsidRPr="005F1819" w:rsidDel="00DD3955">
          <w:rPr>
            <w:rStyle w:val="SubtleEmphasis"/>
          </w:rPr>
          <w:delText xml:space="preserve"> Ver Item </w:delText>
        </w:r>
        <w:r w:rsidRPr="005F1819" w:rsidDel="00DD3955">
          <w:rPr>
            <w:rStyle w:val="SubtleEmphasis"/>
          </w:rPr>
          <w:fldChar w:fldCharType="begin"/>
        </w:r>
        <w:r w:rsidRPr="005F1819" w:rsidDel="00DD3955">
          <w:rPr>
            <w:rStyle w:val="SubtleEmphasis"/>
          </w:rPr>
          <w:delInstrText xml:space="preserve"> REF _Ref25762030 \r \h  \* MERGEFORMAT </w:delInstrText>
        </w:r>
        <w:r w:rsidRPr="005F1819" w:rsidDel="00DD3955">
          <w:rPr>
            <w:rStyle w:val="SubtleEmphasis"/>
          </w:rPr>
        </w:r>
        <w:r w:rsidRPr="005F1819" w:rsidDel="00DD3955">
          <w:rPr>
            <w:rStyle w:val="SubtleEmphasis"/>
          </w:rPr>
          <w:fldChar w:fldCharType="separate"/>
        </w:r>
        <w:r w:rsidRPr="005F1819" w:rsidDel="00DD3955">
          <w:rPr>
            <w:rStyle w:val="SubtleEmphasis"/>
          </w:rPr>
          <w:delText>3.6.2</w:delText>
        </w:r>
        <w:r w:rsidRPr="005F1819" w:rsidDel="00DD3955">
          <w:rPr>
            <w:rStyle w:val="SubtleEmphasis"/>
          </w:rPr>
          <w:fldChar w:fldCharType="end"/>
        </w:r>
      </w:del>
    </w:p>
  </w:footnote>
  <w:footnote w:id="7">
    <w:p w14:paraId="08D89841" w14:textId="77777777" w:rsidR="00AF76A3" w:rsidRPr="005F1819" w:rsidRDefault="00AF76A3" w:rsidP="00FC2A10">
      <w:pPr>
        <w:pStyle w:val="NoSpacing"/>
        <w:ind w:left="284" w:hanging="284"/>
        <w:rPr>
          <w:rStyle w:val="SubtleEmphasis"/>
        </w:rPr>
      </w:pPr>
      <w:r w:rsidRPr="005F1819">
        <w:rPr>
          <w:rStyle w:val="SubtleEmphasis"/>
        </w:rPr>
        <w:footnoteRef/>
      </w:r>
      <w:r w:rsidRPr="005F1819">
        <w:rPr>
          <w:rStyle w:val="SubtleEmphasis"/>
        </w:rPr>
        <w:t xml:space="preserve"> </w:t>
      </w:r>
      <w:r w:rsidRPr="005F1819">
        <w:rPr>
          <w:rStyle w:val="SubtleEmphasis"/>
        </w:rPr>
        <w:tab/>
        <w:t>A busca foi realizada utilizando os seguintes critérios</w:t>
      </w:r>
      <w:r>
        <w:rPr>
          <w:rStyle w:val="SubtleEmphasis"/>
        </w:rPr>
        <w:t xml:space="preserve"> textuais</w:t>
      </w:r>
      <w:r w:rsidRPr="005F1819">
        <w:rPr>
          <w:rStyle w:val="SubtleEmphasis"/>
        </w:rPr>
        <w:t>: (</w:t>
      </w:r>
      <w:proofErr w:type="spellStart"/>
      <w:r w:rsidRPr="005F1819">
        <w:rPr>
          <w:rStyle w:val="SubtleEmphasis"/>
        </w:rPr>
        <w:t>polyhydroxyalkanoat</w:t>
      </w:r>
      <w:proofErr w:type="spellEnd"/>
      <w:r w:rsidRPr="005F1819">
        <w:rPr>
          <w:rStyle w:val="SubtleEmphasis"/>
        </w:rPr>
        <w:t xml:space="preserve"> </w:t>
      </w:r>
      <w:proofErr w:type="spellStart"/>
      <w:r w:rsidRPr="005F1819">
        <w:rPr>
          <w:rStyle w:val="SubtleEmphasis"/>
        </w:rPr>
        <w:t>or</w:t>
      </w:r>
      <w:proofErr w:type="spellEnd"/>
      <w:r w:rsidRPr="005F1819">
        <w:rPr>
          <w:rStyle w:val="SubtleEmphasis"/>
        </w:rPr>
        <w:t xml:space="preserve"> </w:t>
      </w:r>
      <w:proofErr w:type="spellStart"/>
      <w:r w:rsidRPr="005F1819">
        <w:rPr>
          <w:rStyle w:val="SubtleEmphasis"/>
        </w:rPr>
        <w:t>pha</w:t>
      </w:r>
      <w:proofErr w:type="spellEnd"/>
      <w:r w:rsidRPr="005F1819">
        <w:rPr>
          <w:rStyle w:val="SubtleEmphasis"/>
        </w:rPr>
        <w:t xml:space="preserve">) </w:t>
      </w:r>
      <w:proofErr w:type="spellStart"/>
      <w:r w:rsidRPr="005F1819">
        <w:rPr>
          <w:rStyle w:val="SubtleEmphasis"/>
        </w:rPr>
        <w:t>or</w:t>
      </w:r>
      <w:proofErr w:type="spellEnd"/>
      <w:r w:rsidRPr="005F1819">
        <w:rPr>
          <w:rStyle w:val="SubtleEmphasis"/>
        </w:rPr>
        <w:t xml:space="preserve"> (</w:t>
      </w:r>
      <w:proofErr w:type="spellStart"/>
      <w:r w:rsidRPr="005F1819">
        <w:rPr>
          <w:rStyle w:val="SubtleEmphasis"/>
        </w:rPr>
        <w:t>polyhydroxybutyrat</w:t>
      </w:r>
      <w:proofErr w:type="spellEnd"/>
      <w:r w:rsidRPr="005F1819">
        <w:rPr>
          <w:rStyle w:val="SubtleEmphasis"/>
        </w:rPr>
        <w:t xml:space="preserve"> </w:t>
      </w:r>
      <w:proofErr w:type="spellStart"/>
      <w:r w:rsidRPr="005F1819">
        <w:rPr>
          <w:rStyle w:val="SubtleEmphasis"/>
        </w:rPr>
        <w:t>or</w:t>
      </w:r>
      <w:proofErr w:type="spellEnd"/>
      <w:r w:rsidRPr="005F1819">
        <w:rPr>
          <w:rStyle w:val="SubtleEmphasis"/>
        </w:rPr>
        <w:t xml:space="preserve"> </w:t>
      </w:r>
      <w:proofErr w:type="spellStart"/>
      <w:r w:rsidRPr="005F1819">
        <w:rPr>
          <w:rStyle w:val="SubtleEmphasis"/>
        </w:rPr>
        <w:t>phb</w:t>
      </w:r>
      <w:proofErr w:type="spellEnd"/>
      <w:r w:rsidRPr="005F1819">
        <w:rPr>
          <w:rStyle w:val="SubtleEmphasis"/>
        </w:rPr>
        <w:t xml:space="preserve">) </w:t>
      </w:r>
      <w:proofErr w:type="spellStart"/>
      <w:r w:rsidRPr="005F1819">
        <w:rPr>
          <w:rStyle w:val="SubtleEmphasis"/>
        </w:rPr>
        <w:t>or</w:t>
      </w:r>
      <w:proofErr w:type="spellEnd"/>
      <w:r w:rsidRPr="005F1819">
        <w:rPr>
          <w:rStyle w:val="SubtleEmphasis"/>
        </w:rPr>
        <w:t xml:space="preserve"> (</w:t>
      </w:r>
      <w:proofErr w:type="spellStart"/>
      <w:r w:rsidRPr="005F1819">
        <w:rPr>
          <w:rStyle w:val="SubtleEmphasis"/>
        </w:rPr>
        <w:t>polyhydroxyvalerat</w:t>
      </w:r>
      <w:proofErr w:type="spellEnd"/>
      <w:r w:rsidRPr="005F1819">
        <w:rPr>
          <w:rStyle w:val="SubtleEmphasis"/>
        </w:rPr>
        <w:t xml:space="preserve"> </w:t>
      </w:r>
      <w:proofErr w:type="spellStart"/>
      <w:r w:rsidRPr="005F1819">
        <w:rPr>
          <w:rStyle w:val="SubtleEmphasis"/>
        </w:rPr>
        <w:t>or</w:t>
      </w:r>
      <w:proofErr w:type="spellEnd"/>
      <w:r w:rsidRPr="005F1819">
        <w:rPr>
          <w:rStyle w:val="SubtleEmphasis"/>
        </w:rPr>
        <w:t xml:space="preserve"> </w:t>
      </w:r>
      <w:proofErr w:type="spellStart"/>
      <w:r w:rsidRPr="005F1819">
        <w:rPr>
          <w:rStyle w:val="SubtleEmphasis"/>
        </w:rPr>
        <w:t>phv</w:t>
      </w:r>
      <w:proofErr w:type="spellEnd"/>
      <w:r w:rsidRPr="005F1819">
        <w:rPr>
          <w:rStyle w:val="SubtleEmphasis"/>
        </w:rPr>
        <w:t xml:space="preserve">) </w:t>
      </w:r>
      <w:proofErr w:type="spellStart"/>
      <w:r w:rsidRPr="005F1819">
        <w:rPr>
          <w:rStyle w:val="SubtleEmphasis"/>
        </w:rPr>
        <w:t>or</w:t>
      </w:r>
      <w:proofErr w:type="spellEnd"/>
      <w:r w:rsidRPr="005F1819">
        <w:rPr>
          <w:rStyle w:val="SubtleEmphasis"/>
        </w:rPr>
        <w:t xml:space="preserve"> (</w:t>
      </w:r>
      <w:proofErr w:type="spellStart"/>
      <w:r w:rsidRPr="005F1819">
        <w:rPr>
          <w:rStyle w:val="SubtleEmphasis"/>
        </w:rPr>
        <w:t>polyhydroxybutyrate-co-polyhydroxyhexanoato</w:t>
      </w:r>
      <w:proofErr w:type="spellEnd"/>
      <w:r w:rsidRPr="005F1819">
        <w:rPr>
          <w:rStyle w:val="SubtleEmphasis"/>
        </w:rPr>
        <w:t xml:space="preserve">* </w:t>
      </w:r>
      <w:proofErr w:type="spellStart"/>
      <w:r w:rsidRPr="005F1819">
        <w:rPr>
          <w:rStyle w:val="SubtleEmphasis"/>
        </w:rPr>
        <w:t>or</w:t>
      </w:r>
      <w:proofErr w:type="spellEnd"/>
      <w:r w:rsidRPr="005F1819">
        <w:rPr>
          <w:rStyle w:val="SubtleEmphasis"/>
        </w:rPr>
        <w:t xml:space="preserve"> </w:t>
      </w:r>
      <w:proofErr w:type="spellStart"/>
      <w:r w:rsidRPr="005F1819">
        <w:rPr>
          <w:rStyle w:val="SubtleEmphasis"/>
        </w:rPr>
        <w:t>phbhx</w:t>
      </w:r>
      <w:proofErr w:type="spellEnd"/>
      <w:r w:rsidRPr="005F1819">
        <w:rPr>
          <w:rStyle w:val="SubtleEmphasis"/>
        </w:rPr>
        <w:t xml:space="preserve">) </w:t>
      </w:r>
      <w:proofErr w:type="spellStart"/>
      <w:r w:rsidRPr="005F1819">
        <w:rPr>
          <w:rStyle w:val="SubtleEmphasis"/>
        </w:rPr>
        <w:t>and</w:t>
      </w:r>
      <w:proofErr w:type="spellEnd"/>
      <w:r w:rsidRPr="005F1819">
        <w:rPr>
          <w:rStyle w:val="SubtleEmphasis"/>
        </w:rPr>
        <w:t xml:space="preserve"> (</w:t>
      </w:r>
      <w:proofErr w:type="spellStart"/>
      <w:r w:rsidRPr="005F1819">
        <w:rPr>
          <w:rStyle w:val="SubtleEmphasis"/>
        </w:rPr>
        <w:t>plastic</w:t>
      </w:r>
      <w:proofErr w:type="spellEnd"/>
      <w:r w:rsidRPr="005F1819">
        <w:rPr>
          <w:rStyle w:val="SubtleEmphasis"/>
        </w:rPr>
        <w:t xml:space="preserve">*) </w:t>
      </w:r>
      <w:proofErr w:type="spellStart"/>
      <w:r w:rsidRPr="005F1819">
        <w:rPr>
          <w:rStyle w:val="SubtleEmphasis"/>
        </w:rPr>
        <w:t>not</w:t>
      </w:r>
      <w:proofErr w:type="spellEnd"/>
      <w:r w:rsidRPr="005F1819">
        <w:rPr>
          <w:rStyle w:val="SubtleEmphasis"/>
        </w:rPr>
        <w:t xml:space="preserve"> (non-</w:t>
      </w:r>
      <w:proofErr w:type="spellStart"/>
      <w:r w:rsidRPr="005F1819">
        <w:rPr>
          <w:rStyle w:val="SubtleEmphasis"/>
        </w:rPr>
        <w:t>plastic</w:t>
      </w:r>
      <w:proofErr w:type="spellEnd"/>
      <w:r w:rsidRPr="005F1819">
        <w:rPr>
          <w:rStyle w:val="SubtleEmphasis"/>
        </w:rPr>
        <w:t xml:space="preserve">) </w:t>
      </w:r>
      <w:proofErr w:type="spellStart"/>
      <w:r w:rsidRPr="005F1819">
        <w:rPr>
          <w:rStyle w:val="SubtleEmphasis"/>
        </w:rPr>
        <w:t>and</w:t>
      </w:r>
      <w:proofErr w:type="spellEnd"/>
      <w:r w:rsidRPr="005F1819">
        <w:rPr>
          <w:rStyle w:val="SubtleEmphasis"/>
        </w:rPr>
        <w:t xml:space="preserve"> C. </w:t>
      </w:r>
    </w:p>
    <w:p w14:paraId="7855AC62" w14:textId="77777777" w:rsidR="00AF76A3" w:rsidRDefault="00AF76A3" w:rsidP="00FC2A10">
      <w:pPr>
        <w:pStyle w:val="FootnoteText"/>
      </w:pPr>
    </w:p>
  </w:footnote>
  <w:footnote w:id="8">
    <w:p w14:paraId="3F9194C5" w14:textId="77777777" w:rsidR="00AF76A3" w:rsidRPr="00FF7D28" w:rsidRDefault="00AF76A3" w:rsidP="00892E6D">
      <w:pPr>
        <w:pStyle w:val="FootnoteText"/>
        <w:ind w:left="284" w:hanging="284"/>
        <w:rPr>
          <w:rStyle w:val="SubtleEmphasis"/>
        </w:rPr>
      </w:pPr>
      <w:r w:rsidRPr="00FF7D28">
        <w:rPr>
          <w:rStyle w:val="SubtleEmphasis"/>
        </w:rPr>
        <w:footnoteRef/>
      </w:r>
      <w:r w:rsidRPr="00FF7D28">
        <w:rPr>
          <w:rStyle w:val="SubtleEmphasis"/>
        </w:rPr>
        <w:t xml:space="preserve"> </w:t>
      </w:r>
      <w:r>
        <w:rPr>
          <w:rStyle w:val="SubtleEmphasis"/>
        </w:rPr>
        <w:tab/>
      </w:r>
      <w:r w:rsidRPr="00FF7D28">
        <w:rPr>
          <w:rStyle w:val="SubtleEmphasis"/>
        </w:rPr>
        <w:t xml:space="preserve">World </w:t>
      </w:r>
      <w:proofErr w:type="spellStart"/>
      <w:r w:rsidRPr="00FF7D28">
        <w:rPr>
          <w:rStyle w:val="SubtleEmphasis"/>
        </w:rPr>
        <w:t>Commission</w:t>
      </w:r>
      <w:proofErr w:type="spellEnd"/>
      <w:r w:rsidRPr="00FF7D28">
        <w:rPr>
          <w:rStyle w:val="SubtleEmphasis"/>
        </w:rPr>
        <w:t xml:space="preserve"> </w:t>
      </w:r>
      <w:proofErr w:type="spellStart"/>
      <w:r w:rsidRPr="00FF7D28">
        <w:rPr>
          <w:rStyle w:val="SubtleEmphasis"/>
        </w:rPr>
        <w:t>on</w:t>
      </w:r>
      <w:proofErr w:type="spellEnd"/>
      <w:r w:rsidRPr="00FF7D28">
        <w:rPr>
          <w:rStyle w:val="SubtleEmphasis"/>
        </w:rPr>
        <w:t xml:space="preserve"> </w:t>
      </w:r>
      <w:proofErr w:type="spellStart"/>
      <w:r w:rsidRPr="00FF7D28">
        <w:rPr>
          <w:rStyle w:val="SubtleEmphasis"/>
        </w:rPr>
        <w:t>Environment</w:t>
      </w:r>
      <w:proofErr w:type="spellEnd"/>
      <w:r w:rsidRPr="00FF7D28">
        <w:rPr>
          <w:rStyle w:val="SubtleEmphasis"/>
        </w:rPr>
        <w:t xml:space="preserve"> </w:t>
      </w:r>
      <w:proofErr w:type="spellStart"/>
      <w:r w:rsidRPr="00FF7D28">
        <w:rPr>
          <w:rStyle w:val="SubtleEmphasis"/>
        </w:rPr>
        <w:t>and</w:t>
      </w:r>
      <w:proofErr w:type="spellEnd"/>
      <w:r w:rsidRPr="00FF7D28">
        <w:rPr>
          <w:rStyle w:val="SubtleEmphasis"/>
        </w:rPr>
        <w:t xml:space="preserve"> </w:t>
      </w:r>
      <w:proofErr w:type="spellStart"/>
      <w:r w:rsidRPr="00FF7D28">
        <w:rPr>
          <w:rStyle w:val="SubtleEmphasis"/>
        </w:rPr>
        <w:t>Development</w:t>
      </w:r>
      <w:proofErr w:type="spellEnd"/>
    </w:p>
  </w:footnote>
  <w:footnote w:id="9">
    <w:p w14:paraId="4F0526DA" w14:textId="0BEC2196" w:rsidR="00AF76A3" w:rsidRPr="00EB12AA" w:rsidRDefault="00AF76A3" w:rsidP="00892E6D">
      <w:pPr>
        <w:spacing w:line="240" w:lineRule="auto"/>
        <w:ind w:left="284" w:hanging="284"/>
        <w:rPr>
          <w:rStyle w:val="SubtleEmphasis"/>
        </w:rPr>
      </w:pPr>
      <w:r w:rsidRPr="00EB12AA">
        <w:rPr>
          <w:rStyle w:val="SubtleEmphasis"/>
        </w:rPr>
        <w:footnoteRef/>
      </w:r>
      <w:r w:rsidRPr="00EB12AA">
        <w:rPr>
          <w:rStyle w:val="SubtleEmphasis"/>
        </w:rPr>
        <w:t xml:space="preserve"> </w:t>
      </w:r>
      <w:r>
        <w:rPr>
          <w:rStyle w:val="SubtleEmphasis"/>
        </w:rPr>
        <w:tab/>
      </w:r>
    </w:p>
    <w:p w14:paraId="13B05882" w14:textId="77777777" w:rsidR="00AF76A3" w:rsidRPr="00EB12AA" w:rsidRDefault="00AF76A3" w:rsidP="00892E6D">
      <w:pPr>
        <w:spacing w:line="240" w:lineRule="auto"/>
        <w:ind w:left="284" w:firstLine="0"/>
        <w:rPr>
          <w:rStyle w:val="SubtleEmphasis"/>
        </w:rPr>
      </w:pPr>
      <w:r w:rsidRPr="00EB12AA">
        <w:rPr>
          <w:rStyle w:val="SubtleEmphasis"/>
        </w:rPr>
        <w:t xml:space="preserve">A microeconomia se configura nas iniciativas exercidas por agentes econômicos individuais: grupos conglomerados e entidades econômicas, grandes empresas, pequenas empresas, médias empresas, microempresas, microempreendores individuais; trabalhadores formais e trabalhadores informais. As interações entre os agentes econômicos formam os mercados.  Na microeconomia os componentes menores já são consolidados e definidos, sendo os agentes econômicos, que formam os mercados. </w:t>
      </w:r>
    </w:p>
    <w:p w14:paraId="6F40287F" w14:textId="77777777" w:rsidR="00AF76A3" w:rsidRDefault="00AF76A3" w:rsidP="00892E6D">
      <w:pPr>
        <w:pStyle w:val="FootnoteText"/>
        <w:ind w:left="284" w:firstLine="0"/>
      </w:pPr>
      <w:r w:rsidRPr="00EB12AA">
        <w:rPr>
          <w:rStyle w:val="SubtleEmphasis"/>
        </w:rPr>
        <w:t xml:space="preserve">A apresentação desta nova ótica de conceito, merece um ensaio mais elaborado e se torna necessário pela disseminação distorcida que vem sido utilizada em termos etimológico-econômico-naturais como é abordado por </w:t>
      </w:r>
      <w:proofErr w:type="spellStart"/>
      <w:r w:rsidRPr="00EB12AA">
        <w:rPr>
          <w:rStyle w:val="SubtleEmphasis"/>
        </w:rPr>
        <w:t>Spink</w:t>
      </w:r>
      <w:proofErr w:type="spellEnd"/>
      <w:r w:rsidRPr="00EB12AA">
        <w:rPr>
          <w:rStyle w:val="SubtleEmphasis"/>
        </w:rPr>
        <w:t xml:space="preserve"> (2009, p. 231)</w:t>
      </w:r>
    </w:p>
  </w:footnote>
  <w:footnote w:id="10">
    <w:p w14:paraId="0B5E95F6" w14:textId="77777777" w:rsidR="00AF76A3" w:rsidRPr="008F2C3C" w:rsidRDefault="00AF76A3" w:rsidP="00892E6D">
      <w:pPr>
        <w:pStyle w:val="FootnoteText"/>
        <w:ind w:left="284" w:hanging="284"/>
        <w:rPr>
          <w:rStyle w:val="SubtleEmphasis"/>
        </w:rPr>
      </w:pPr>
      <w:r w:rsidRPr="00325B07">
        <w:rPr>
          <w:rStyle w:val="SubtleEmphasis"/>
        </w:rPr>
        <w:footnoteRef/>
      </w:r>
      <w:r w:rsidRPr="00325B07">
        <w:rPr>
          <w:rStyle w:val="SubtleEmphasis"/>
        </w:rPr>
        <w:t xml:space="preserve"> </w:t>
      </w:r>
      <w:r w:rsidRPr="00325B07">
        <w:rPr>
          <w:rStyle w:val="SubtleEmphasis"/>
        </w:rPr>
        <w:tab/>
        <w:t xml:space="preserve">O custo de oportunidade </w:t>
      </w:r>
      <w:r>
        <w:rPr>
          <w:rStyle w:val="SubtleEmphasis"/>
        </w:rPr>
        <w:t xml:space="preserve">é </w:t>
      </w:r>
      <w:r w:rsidRPr="00325B07">
        <w:rPr>
          <w:rStyle w:val="SubtleEmphasis"/>
        </w:rPr>
        <w:t xml:space="preserve">uma variável econômica que implica o quanto um agente econômico estaria disposto </w:t>
      </w:r>
      <w:r>
        <w:rPr>
          <w:rStyle w:val="SubtleEmphasis"/>
        </w:rPr>
        <w:t xml:space="preserve">a </w:t>
      </w:r>
      <w:r w:rsidRPr="00325B07">
        <w:rPr>
          <w:rStyle w:val="SubtleEmphasis"/>
        </w:rPr>
        <w:t xml:space="preserve">obter perdas em detrimento suas </w:t>
      </w:r>
      <w:r>
        <w:rPr>
          <w:rStyle w:val="SubtleEmphasis"/>
        </w:rPr>
        <w:t xml:space="preserve">outras </w:t>
      </w:r>
      <w:r w:rsidRPr="00325B07">
        <w:rPr>
          <w:rStyle w:val="SubtleEmphasis"/>
        </w:rPr>
        <w:t>escolhas de alocação.</w:t>
      </w:r>
      <w:r>
        <w:rPr>
          <w:rStyle w:val="SubtleEmphasis"/>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DD834" w14:textId="77777777" w:rsidR="00AF76A3" w:rsidRDefault="00AF76A3" w:rsidP="00B02B28">
    <w:pPr>
      <w:pStyle w:val="Head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19F6B802" w14:textId="77777777" w:rsidR="00AF76A3" w:rsidRDefault="00AF76A3" w:rsidP="00B02B28">
    <w:pPr>
      <w:pStyle w:val="Header"/>
    </w:pPr>
  </w:p>
  <w:p w14:paraId="28BF458F" w14:textId="77777777" w:rsidR="00AF76A3" w:rsidRDefault="00AF76A3" w:rsidP="00B02B2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C7325" w14:textId="36C3E4DE" w:rsidR="00AF76A3" w:rsidRDefault="00AF76A3" w:rsidP="00483DFA">
    <w:pPr>
      <w:pStyle w:val="Header"/>
      <w:jc w:val="right"/>
    </w:pPr>
    <w:r>
      <w:rPr>
        <w:rStyle w:val="PageNumber"/>
      </w:rPr>
      <w:fldChar w:fldCharType="begin"/>
    </w:r>
    <w:r>
      <w:rPr>
        <w:rStyle w:val="PageNumber"/>
      </w:rPr>
      <w:instrText xml:space="preserve">PAGE  </w:instrText>
    </w:r>
    <w:r>
      <w:rPr>
        <w:rStyle w:val="PageNumber"/>
      </w:rPr>
      <w:fldChar w:fldCharType="separate"/>
    </w:r>
    <w:r w:rsidR="00275AAE">
      <w:rPr>
        <w:rStyle w:val="PageNumber"/>
        <w:noProof/>
      </w:rPr>
      <w:t>60</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603A0"/>
    <w:multiLevelType w:val="multilevel"/>
    <w:tmpl w:val="5FCC95CC"/>
    <w:lvl w:ilvl="0">
      <w:start w:val="1"/>
      <w:numFmt w:val="decimal"/>
      <w:lvlText w:val="%1."/>
      <w:lvlJc w:val="left"/>
      <w:pPr>
        <w:ind w:left="-360" w:hanging="36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008" w:hanging="648"/>
      </w:pPr>
      <w:rPr>
        <w:rFonts w:hint="default"/>
      </w:rPr>
    </w:lvl>
    <w:lvl w:ilvl="4">
      <w:start w:val="1"/>
      <w:numFmt w:val="decimal"/>
      <w:lvlText w:val="%1.%2.%3.%4.%5."/>
      <w:lvlJc w:val="left"/>
      <w:pPr>
        <w:ind w:left="1512" w:hanging="792"/>
      </w:pPr>
      <w:rPr>
        <w:rFonts w:hint="default"/>
      </w:rPr>
    </w:lvl>
    <w:lvl w:ilvl="5">
      <w:start w:val="1"/>
      <w:numFmt w:val="decimal"/>
      <w:lvlText w:val="%1.%2.%3.%4.%5.%6."/>
      <w:lvlJc w:val="left"/>
      <w:pPr>
        <w:ind w:left="2016" w:hanging="936"/>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024" w:hanging="1224"/>
      </w:pPr>
      <w:rPr>
        <w:rFonts w:hint="default"/>
      </w:rPr>
    </w:lvl>
    <w:lvl w:ilvl="8">
      <w:start w:val="1"/>
      <w:numFmt w:val="decimal"/>
      <w:lvlText w:val="%1.%2.%3.%4.%5.%6.%7.%8.%9."/>
      <w:lvlJc w:val="left"/>
      <w:pPr>
        <w:ind w:left="3600" w:hanging="1440"/>
      </w:pPr>
      <w:rPr>
        <w:rFonts w:hint="default"/>
      </w:rPr>
    </w:lvl>
  </w:abstractNum>
  <w:abstractNum w:abstractNumId="1">
    <w:nsid w:val="0D5826DE"/>
    <w:multiLevelType w:val="multilevel"/>
    <w:tmpl w:val="C5EEE1DA"/>
    <w:lvl w:ilvl="0">
      <w:start w:val="1"/>
      <w:numFmt w:val="decimal"/>
      <w:lvlText w:val="%1."/>
      <w:lvlJc w:val="left"/>
      <w:pPr>
        <w:ind w:left="2992" w:hanging="360"/>
      </w:pPr>
      <w:rPr>
        <w:rFonts w:hint="default"/>
      </w:rPr>
    </w:lvl>
    <w:lvl w:ilvl="1">
      <w:start w:val="1"/>
      <w:numFmt w:val="decimal"/>
      <w:isLgl/>
      <w:lvlText w:val="%1.%2"/>
      <w:lvlJc w:val="left"/>
      <w:pPr>
        <w:ind w:left="2992" w:hanging="360"/>
      </w:pPr>
      <w:rPr>
        <w:rFonts w:hint="default"/>
      </w:rPr>
    </w:lvl>
    <w:lvl w:ilvl="2">
      <w:start w:val="1"/>
      <w:numFmt w:val="decimal"/>
      <w:isLgl/>
      <w:lvlText w:val="%1.%2.%3"/>
      <w:lvlJc w:val="left"/>
      <w:pPr>
        <w:ind w:left="3352" w:hanging="720"/>
      </w:pPr>
      <w:rPr>
        <w:rFonts w:hint="default"/>
      </w:rPr>
    </w:lvl>
    <w:lvl w:ilvl="3">
      <w:start w:val="1"/>
      <w:numFmt w:val="decimal"/>
      <w:isLgl/>
      <w:lvlText w:val="%1.%2.%3.%4"/>
      <w:lvlJc w:val="left"/>
      <w:pPr>
        <w:ind w:left="3352" w:hanging="720"/>
      </w:pPr>
      <w:rPr>
        <w:rFonts w:hint="default"/>
      </w:rPr>
    </w:lvl>
    <w:lvl w:ilvl="4">
      <w:start w:val="1"/>
      <w:numFmt w:val="decimal"/>
      <w:isLgl/>
      <w:lvlText w:val="%1.%2.%3.%4.%5"/>
      <w:lvlJc w:val="left"/>
      <w:pPr>
        <w:ind w:left="3712" w:hanging="1080"/>
      </w:pPr>
      <w:rPr>
        <w:rFonts w:hint="default"/>
      </w:rPr>
    </w:lvl>
    <w:lvl w:ilvl="5">
      <w:start w:val="1"/>
      <w:numFmt w:val="decimal"/>
      <w:isLgl/>
      <w:lvlText w:val="%1.%2.%3.%4.%5.%6"/>
      <w:lvlJc w:val="left"/>
      <w:pPr>
        <w:ind w:left="3712" w:hanging="1080"/>
      </w:pPr>
      <w:rPr>
        <w:rFonts w:hint="default"/>
      </w:rPr>
    </w:lvl>
    <w:lvl w:ilvl="6">
      <w:start w:val="1"/>
      <w:numFmt w:val="decimal"/>
      <w:isLgl/>
      <w:lvlText w:val="%1.%2.%3.%4.%5.%6.%7"/>
      <w:lvlJc w:val="left"/>
      <w:pPr>
        <w:ind w:left="4072" w:hanging="1440"/>
      </w:pPr>
      <w:rPr>
        <w:rFonts w:hint="default"/>
      </w:rPr>
    </w:lvl>
    <w:lvl w:ilvl="7">
      <w:start w:val="1"/>
      <w:numFmt w:val="decimal"/>
      <w:isLgl/>
      <w:lvlText w:val="%1.%2.%3.%4.%5.%6.%7.%8"/>
      <w:lvlJc w:val="left"/>
      <w:pPr>
        <w:ind w:left="4072" w:hanging="1440"/>
      </w:pPr>
      <w:rPr>
        <w:rFonts w:hint="default"/>
      </w:rPr>
    </w:lvl>
    <w:lvl w:ilvl="8">
      <w:start w:val="1"/>
      <w:numFmt w:val="decimal"/>
      <w:isLgl/>
      <w:lvlText w:val="%1.%2.%3.%4.%5.%6.%7.%8.%9"/>
      <w:lvlJc w:val="left"/>
      <w:pPr>
        <w:ind w:left="4432" w:hanging="1800"/>
      </w:pPr>
      <w:rPr>
        <w:rFonts w:hint="default"/>
      </w:rPr>
    </w:lvl>
  </w:abstractNum>
  <w:abstractNum w:abstractNumId="2">
    <w:nsid w:val="10A65E5F"/>
    <w:multiLevelType w:val="multilevel"/>
    <w:tmpl w:val="DCB6C09C"/>
    <w:lvl w:ilvl="0">
      <w:start w:val="1"/>
      <w:numFmt w:val="decimal"/>
      <w:lvlText w:val="Gráfico 4.%1"/>
      <w:lvlJc w:val="left"/>
      <w:pPr>
        <w:ind w:left="0" w:firstLine="0"/>
      </w:pPr>
      <w:rPr>
        <w:rFonts w:ascii="Times New Roman" w:hAnsi="Times New Roman" w:hint="default"/>
        <w:sz w:val="22"/>
        <w:szCs w:val="22"/>
      </w:rPr>
    </w:lvl>
    <w:lvl w:ilvl="1">
      <w:start w:val="1"/>
      <w:numFmt w:val="none"/>
      <w:isLgl/>
      <w:lvlText w:val="Gráfico 4."/>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
    <w:nsid w:val="14384DBD"/>
    <w:multiLevelType w:val="multilevel"/>
    <w:tmpl w:val="DCB6C09C"/>
    <w:lvl w:ilvl="0">
      <w:start w:val="1"/>
      <w:numFmt w:val="decimal"/>
      <w:lvlText w:val="Gráfico 4.%1"/>
      <w:lvlJc w:val="left"/>
      <w:pPr>
        <w:ind w:left="0" w:firstLine="0"/>
      </w:pPr>
      <w:rPr>
        <w:rFonts w:ascii="Times New Roman" w:hAnsi="Times New Roman" w:hint="default"/>
        <w:sz w:val="22"/>
        <w:szCs w:val="22"/>
      </w:rPr>
    </w:lvl>
    <w:lvl w:ilvl="1">
      <w:start w:val="1"/>
      <w:numFmt w:val="none"/>
      <w:isLgl/>
      <w:lvlText w:val="Gráfico 4."/>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4">
    <w:nsid w:val="1A7C3C36"/>
    <w:multiLevelType w:val="multilevel"/>
    <w:tmpl w:val="3538F52E"/>
    <w:lvl w:ilvl="0">
      <w:start w:val="1"/>
      <w:numFmt w:val="decimal"/>
      <w:lvlText w:val="Gráfico 4.%1"/>
      <w:lvlJc w:val="left"/>
      <w:pPr>
        <w:ind w:left="0" w:firstLine="0"/>
      </w:pPr>
      <w:rPr>
        <w:rFonts w:ascii="Times New Roman" w:hAnsi="Times New Roman" w:hint="default"/>
        <w:sz w:val="22"/>
        <w:szCs w:val="22"/>
      </w:rPr>
    </w:lvl>
    <w:lvl w:ilvl="1">
      <w:start w:val="1"/>
      <w:numFmt w:val="none"/>
      <w:isLgl/>
      <w:lvlText w:val="Gráfico 4."/>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5">
    <w:nsid w:val="1C134456"/>
    <w:multiLevelType w:val="hybridMultilevel"/>
    <w:tmpl w:val="5ABC5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7A274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4CA01F2"/>
    <w:multiLevelType w:val="multilevel"/>
    <w:tmpl w:val="B5B2E7D2"/>
    <w:lvl w:ilvl="0">
      <w:start w:val="1"/>
      <w:numFmt w:val="decimal"/>
      <w:lvlText w:val="%1."/>
      <w:lvlJc w:val="left"/>
      <w:pPr>
        <w:ind w:left="792" w:hanging="360"/>
      </w:pPr>
      <w:rPr>
        <w:rFonts w:hint="default"/>
      </w:rPr>
    </w:lvl>
    <w:lvl w:ilvl="1">
      <w:start w:val="1"/>
      <w:numFmt w:val="decimal"/>
      <w:lvlText w:val="%1.%2."/>
      <w:lvlJc w:val="left"/>
      <w:pPr>
        <w:ind w:left="1224" w:hanging="432"/>
      </w:pPr>
      <w:rPr>
        <w:rFonts w:hint="default"/>
      </w:rPr>
    </w:lvl>
    <w:lvl w:ilvl="2">
      <w:start w:val="1"/>
      <w:numFmt w:val="decimal"/>
      <w:lvlText w:val="%1.%2.%3."/>
      <w:lvlJc w:val="left"/>
      <w:pPr>
        <w:ind w:left="1656"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60" w:hanging="648"/>
      </w:pPr>
      <w:rPr>
        <w:rFonts w:hint="default"/>
      </w:rPr>
    </w:lvl>
    <w:lvl w:ilvl="4">
      <w:start w:val="1"/>
      <w:numFmt w:val="decimal"/>
      <w:lvlText w:val="%1.%2.%3.%4.%5."/>
      <w:lvlJc w:val="left"/>
      <w:pPr>
        <w:ind w:left="2664" w:hanging="792"/>
      </w:pPr>
      <w:rPr>
        <w:rFonts w:hint="default"/>
      </w:rPr>
    </w:lvl>
    <w:lvl w:ilvl="5">
      <w:start w:val="1"/>
      <w:numFmt w:val="decimal"/>
      <w:lvlText w:val="%1.%2.%3.%4.%5.%6."/>
      <w:lvlJc w:val="left"/>
      <w:pPr>
        <w:ind w:left="3168" w:hanging="936"/>
      </w:pPr>
      <w:rPr>
        <w:rFonts w:hint="default"/>
      </w:rPr>
    </w:lvl>
    <w:lvl w:ilvl="6">
      <w:start w:val="1"/>
      <w:numFmt w:val="decimal"/>
      <w:lvlText w:val="%1.%2.%3.%4.%5.%6.%7."/>
      <w:lvlJc w:val="left"/>
      <w:pPr>
        <w:ind w:left="3672" w:hanging="1080"/>
      </w:pPr>
      <w:rPr>
        <w:rFonts w:hint="default"/>
      </w:rPr>
    </w:lvl>
    <w:lvl w:ilvl="7">
      <w:start w:val="1"/>
      <w:numFmt w:val="decimal"/>
      <w:lvlText w:val="%1.%2.%3.%4.%5.%6.%7.%8."/>
      <w:lvlJc w:val="left"/>
      <w:pPr>
        <w:ind w:left="4176" w:hanging="1224"/>
      </w:pPr>
      <w:rPr>
        <w:rFonts w:hint="default"/>
      </w:rPr>
    </w:lvl>
    <w:lvl w:ilvl="8">
      <w:start w:val="1"/>
      <w:numFmt w:val="decimal"/>
      <w:lvlText w:val="%1.%2.%3.%4.%5.%6.%7.%8.%9."/>
      <w:lvlJc w:val="left"/>
      <w:pPr>
        <w:ind w:left="4752" w:hanging="1440"/>
      </w:pPr>
      <w:rPr>
        <w:rFonts w:hint="default"/>
      </w:rPr>
    </w:lvl>
  </w:abstractNum>
  <w:abstractNum w:abstractNumId="8">
    <w:nsid w:val="26C45514"/>
    <w:multiLevelType w:val="multilevel"/>
    <w:tmpl w:val="CDC46C08"/>
    <w:lvl w:ilvl="0">
      <w:start w:val="1"/>
      <w:numFmt w:val="decimal"/>
      <w:lvlText w:val="%1."/>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A245F7D"/>
    <w:multiLevelType w:val="hybridMultilevel"/>
    <w:tmpl w:val="2B34F2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B7B42BD"/>
    <w:multiLevelType w:val="hybridMultilevel"/>
    <w:tmpl w:val="65BE8B0E"/>
    <w:lvl w:ilvl="0" w:tplc="0416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2C1C63D6"/>
    <w:multiLevelType w:val="multilevel"/>
    <w:tmpl w:val="2966A7A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824" w:hanging="720"/>
      </w:pPr>
      <w:rPr>
        <w:rFonts w:hint="default"/>
      </w:rPr>
    </w:lvl>
    <w:lvl w:ilvl="3">
      <w:start w:val="1"/>
      <w:numFmt w:val="decimal"/>
      <w:pStyle w:val="Heading4"/>
      <w:lvlText w:val="%1.%2.%3.%4"/>
      <w:lvlJc w:val="left"/>
      <w:pPr>
        <w:ind w:left="864"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C1D035B"/>
    <w:multiLevelType w:val="multilevel"/>
    <w:tmpl w:val="58A2B088"/>
    <w:lvl w:ilvl="0">
      <w:start w:val="1"/>
      <w:numFmt w:val="decimal"/>
      <w:lvlText w:val="Gráfico %1."/>
      <w:lvlJc w:val="left"/>
      <w:pPr>
        <w:ind w:left="0" w:firstLine="0"/>
      </w:pPr>
      <w:rPr>
        <w:rFonts w:ascii="Times New Roman" w:hAnsi="Times New Roman" w:hint="default"/>
        <w:sz w:val="22"/>
        <w:szCs w:val="22"/>
      </w:rPr>
    </w:lvl>
    <w:lvl w:ilvl="1">
      <w:start w:val="1"/>
      <w:numFmt w:val="decimalZero"/>
      <w:isLgl/>
      <w:lvlText w:val="Gráfico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3">
    <w:nsid w:val="37237E1D"/>
    <w:multiLevelType w:val="multilevel"/>
    <w:tmpl w:val="E8AC8E3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7A737B9"/>
    <w:multiLevelType w:val="multilevel"/>
    <w:tmpl w:val="DCB6C09C"/>
    <w:lvl w:ilvl="0">
      <w:start w:val="1"/>
      <w:numFmt w:val="decimal"/>
      <w:lvlText w:val="Gráfico 4.%1"/>
      <w:lvlJc w:val="left"/>
      <w:pPr>
        <w:ind w:left="0" w:firstLine="0"/>
      </w:pPr>
      <w:rPr>
        <w:rFonts w:ascii="Times New Roman" w:hAnsi="Times New Roman" w:hint="default"/>
        <w:sz w:val="22"/>
        <w:szCs w:val="22"/>
      </w:rPr>
    </w:lvl>
    <w:lvl w:ilvl="1">
      <w:start w:val="1"/>
      <w:numFmt w:val="none"/>
      <w:isLgl/>
      <w:lvlText w:val="Gráfico 4."/>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5">
    <w:nsid w:val="39BE7BDC"/>
    <w:multiLevelType w:val="hybridMultilevel"/>
    <w:tmpl w:val="034E443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431D6FE3"/>
    <w:multiLevelType w:val="hybridMultilevel"/>
    <w:tmpl w:val="6D408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FD0482"/>
    <w:multiLevelType w:val="hybridMultilevel"/>
    <w:tmpl w:val="221CEF94"/>
    <w:lvl w:ilvl="0" w:tplc="CD70C54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8E1D05"/>
    <w:multiLevelType w:val="multilevel"/>
    <w:tmpl w:val="45DEE63C"/>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515169C9"/>
    <w:multiLevelType w:val="multilevel"/>
    <w:tmpl w:val="E91EA0F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1864D06"/>
    <w:multiLevelType w:val="hybridMultilevel"/>
    <w:tmpl w:val="42202C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7232669"/>
    <w:multiLevelType w:val="hybridMultilevel"/>
    <w:tmpl w:val="851AD5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5AD036D4"/>
    <w:multiLevelType w:val="hybridMultilevel"/>
    <w:tmpl w:val="65BE8B0E"/>
    <w:lvl w:ilvl="0" w:tplc="0416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5E066579"/>
    <w:multiLevelType w:val="hybridMultilevel"/>
    <w:tmpl w:val="34C84852"/>
    <w:lvl w:ilvl="0" w:tplc="57220B82">
      <w:start w:val="1"/>
      <w:numFmt w:val="decimal"/>
      <w:lvlText w:val="%1."/>
      <w:lvlJc w:val="left"/>
      <w:pPr>
        <w:ind w:left="108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FC0BF0"/>
    <w:multiLevelType w:val="multilevel"/>
    <w:tmpl w:val="9B06E3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60DE019A"/>
    <w:multiLevelType w:val="multilevel"/>
    <w:tmpl w:val="F4865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75615D14"/>
    <w:multiLevelType w:val="multilevel"/>
    <w:tmpl w:val="DCB6C09C"/>
    <w:lvl w:ilvl="0">
      <w:start w:val="1"/>
      <w:numFmt w:val="decimal"/>
      <w:lvlText w:val="Gráfico 4.%1"/>
      <w:lvlJc w:val="left"/>
      <w:pPr>
        <w:ind w:left="0" w:firstLine="0"/>
      </w:pPr>
      <w:rPr>
        <w:rFonts w:ascii="Times New Roman" w:hAnsi="Times New Roman" w:hint="default"/>
        <w:sz w:val="22"/>
        <w:szCs w:val="22"/>
      </w:rPr>
    </w:lvl>
    <w:lvl w:ilvl="1">
      <w:start w:val="1"/>
      <w:numFmt w:val="none"/>
      <w:isLgl/>
      <w:lvlText w:val="Gráfico 4."/>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7">
    <w:nsid w:val="792004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B106815"/>
    <w:multiLevelType w:val="multilevel"/>
    <w:tmpl w:val="0624DC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CDF38D9"/>
    <w:multiLevelType w:val="hybridMultilevel"/>
    <w:tmpl w:val="278A450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7E166966"/>
    <w:multiLevelType w:val="multilevel"/>
    <w:tmpl w:val="58A2B088"/>
    <w:lvl w:ilvl="0">
      <w:start w:val="1"/>
      <w:numFmt w:val="decimal"/>
      <w:lvlText w:val="Gráfico %1."/>
      <w:lvlJc w:val="left"/>
      <w:pPr>
        <w:ind w:left="0" w:firstLine="0"/>
      </w:pPr>
      <w:rPr>
        <w:rFonts w:ascii="Times New Roman" w:hAnsi="Times New Roman" w:hint="default"/>
        <w:sz w:val="22"/>
        <w:szCs w:val="22"/>
      </w:rPr>
    </w:lvl>
    <w:lvl w:ilvl="1">
      <w:start w:val="1"/>
      <w:numFmt w:val="decimalZero"/>
      <w:isLgl/>
      <w:lvlText w:val="Gráfico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1">
    <w:nsid w:val="7FCB543B"/>
    <w:multiLevelType w:val="multilevel"/>
    <w:tmpl w:val="E0AA92C8"/>
    <w:lvl w:ilvl="0">
      <w:start w:val="1"/>
      <w:numFmt w:val="decimal"/>
      <w:lvlText w:val="Gráfico 4.%1"/>
      <w:lvlJc w:val="left"/>
      <w:pPr>
        <w:ind w:left="0" w:firstLine="0"/>
      </w:pPr>
      <w:rPr>
        <w:rFonts w:ascii="Times New Roman" w:hAnsi="Times New Roman" w:hint="default"/>
        <w:sz w:val="22"/>
        <w:szCs w:val="22"/>
      </w:rPr>
    </w:lvl>
    <w:lvl w:ilvl="1">
      <w:start w:val="1"/>
      <w:numFmt w:val="none"/>
      <w:isLgl/>
      <w:lvlText w:val="Gráfico 4."/>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num w:numId="1">
    <w:abstractNumId w:val="20"/>
  </w:num>
  <w:num w:numId="2">
    <w:abstractNumId w:val="15"/>
  </w:num>
  <w:num w:numId="3">
    <w:abstractNumId w:val="28"/>
  </w:num>
  <w:num w:numId="4">
    <w:abstractNumId w:val="19"/>
  </w:num>
  <w:num w:numId="5">
    <w:abstractNumId w:val="18"/>
  </w:num>
  <w:num w:numId="6">
    <w:abstractNumId w:val="11"/>
  </w:num>
  <w:num w:numId="7">
    <w:abstractNumId w:val="31"/>
  </w:num>
  <w:num w:numId="8">
    <w:abstractNumId w:val="30"/>
  </w:num>
  <w:num w:numId="9">
    <w:abstractNumId w:val="12"/>
  </w:num>
  <w:num w:numId="10">
    <w:abstractNumId w:val="4"/>
  </w:num>
  <w:num w:numId="11">
    <w:abstractNumId w:val="26"/>
  </w:num>
  <w:num w:numId="12">
    <w:abstractNumId w:val="14"/>
  </w:num>
  <w:num w:numId="13">
    <w:abstractNumId w:val="2"/>
  </w:num>
  <w:num w:numId="14">
    <w:abstractNumId w:val="3"/>
  </w:num>
  <w:num w:numId="15">
    <w:abstractNumId w:val="6"/>
  </w:num>
  <w:num w:numId="16">
    <w:abstractNumId w:val="27"/>
  </w:num>
  <w:num w:numId="17">
    <w:abstractNumId w:val="21"/>
  </w:num>
  <w:num w:numId="18">
    <w:abstractNumId w:val="23"/>
  </w:num>
  <w:num w:numId="19">
    <w:abstractNumId w:val="25"/>
  </w:num>
  <w:num w:numId="20">
    <w:abstractNumId w:val="5"/>
  </w:num>
  <w:num w:numId="21">
    <w:abstractNumId w:val="9"/>
  </w:num>
  <w:num w:numId="22">
    <w:abstractNumId w:val="17"/>
  </w:num>
  <w:num w:numId="23">
    <w:abstractNumId w:val="1"/>
  </w:num>
  <w:num w:numId="24">
    <w:abstractNumId w:val="22"/>
  </w:num>
  <w:num w:numId="25">
    <w:abstractNumId w:val="10"/>
  </w:num>
  <w:num w:numId="26">
    <w:abstractNumId w:val="16"/>
  </w:num>
  <w:num w:numId="27">
    <w:abstractNumId w:val="0"/>
  </w:num>
  <w:num w:numId="28">
    <w:abstractNumId w:val="8"/>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7"/>
  </w:num>
  <w:num w:numId="32">
    <w:abstractNumId w:val="13"/>
  </w:num>
  <w:num w:numId="33">
    <w:abstractNumId w:val="29"/>
  </w:num>
  <w:numIdMacAtCleanup w:val="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revisionView w:markup="0" w:insDel="0" w:formatting="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9B1"/>
    <w:rsid w:val="000001B1"/>
    <w:rsid w:val="00000228"/>
    <w:rsid w:val="0000034C"/>
    <w:rsid w:val="00000406"/>
    <w:rsid w:val="00000528"/>
    <w:rsid w:val="000008F1"/>
    <w:rsid w:val="00000A60"/>
    <w:rsid w:val="00000F08"/>
    <w:rsid w:val="00000F69"/>
    <w:rsid w:val="00000FB7"/>
    <w:rsid w:val="000010B9"/>
    <w:rsid w:val="000010C9"/>
    <w:rsid w:val="000011E2"/>
    <w:rsid w:val="000015F8"/>
    <w:rsid w:val="000015FD"/>
    <w:rsid w:val="000016FD"/>
    <w:rsid w:val="00001A06"/>
    <w:rsid w:val="00001A6F"/>
    <w:rsid w:val="00001B18"/>
    <w:rsid w:val="00001BCE"/>
    <w:rsid w:val="00001BE5"/>
    <w:rsid w:val="000020BB"/>
    <w:rsid w:val="00002126"/>
    <w:rsid w:val="000021FA"/>
    <w:rsid w:val="00002B53"/>
    <w:rsid w:val="00002C10"/>
    <w:rsid w:val="00002D7F"/>
    <w:rsid w:val="00003725"/>
    <w:rsid w:val="00003738"/>
    <w:rsid w:val="00003767"/>
    <w:rsid w:val="00003A39"/>
    <w:rsid w:val="00003DF2"/>
    <w:rsid w:val="00003E4D"/>
    <w:rsid w:val="00004128"/>
    <w:rsid w:val="0000414B"/>
    <w:rsid w:val="000042DC"/>
    <w:rsid w:val="000046FB"/>
    <w:rsid w:val="0000477B"/>
    <w:rsid w:val="00004B6A"/>
    <w:rsid w:val="00005297"/>
    <w:rsid w:val="00005435"/>
    <w:rsid w:val="000056ED"/>
    <w:rsid w:val="0000579B"/>
    <w:rsid w:val="00005A1D"/>
    <w:rsid w:val="00005FE9"/>
    <w:rsid w:val="000065D5"/>
    <w:rsid w:val="0000696B"/>
    <w:rsid w:val="000070ED"/>
    <w:rsid w:val="0000713B"/>
    <w:rsid w:val="00007233"/>
    <w:rsid w:val="00007797"/>
    <w:rsid w:val="00007821"/>
    <w:rsid w:val="00007B3C"/>
    <w:rsid w:val="00007D05"/>
    <w:rsid w:val="00007D68"/>
    <w:rsid w:val="00007E2C"/>
    <w:rsid w:val="0001004C"/>
    <w:rsid w:val="000100AF"/>
    <w:rsid w:val="000102D6"/>
    <w:rsid w:val="00010846"/>
    <w:rsid w:val="00010936"/>
    <w:rsid w:val="00010BBA"/>
    <w:rsid w:val="00010CAE"/>
    <w:rsid w:val="00010F9B"/>
    <w:rsid w:val="0001107F"/>
    <w:rsid w:val="0001111A"/>
    <w:rsid w:val="00011374"/>
    <w:rsid w:val="000113D1"/>
    <w:rsid w:val="000116DA"/>
    <w:rsid w:val="0001190E"/>
    <w:rsid w:val="00011AE2"/>
    <w:rsid w:val="00011E0D"/>
    <w:rsid w:val="000122AB"/>
    <w:rsid w:val="00012851"/>
    <w:rsid w:val="00012AB9"/>
    <w:rsid w:val="00012E00"/>
    <w:rsid w:val="0001331D"/>
    <w:rsid w:val="00013BA7"/>
    <w:rsid w:val="00013EF1"/>
    <w:rsid w:val="000140D7"/>
    <w:rsid w:val="000141FA"/>
    <w:rsid w:val="00014544"/>
    <w:rsid w:val="0001479D"/>
    <w:rsid w:val="00014B16"/>
    <w:rsid w:val="00014BBA"/>
    <w:rsid w:val="00014CEF"/>
    <w:rsid w:val="000151F0"/>
    <w:rsid w:val="00015233"/>
    <w:rsid w:val="000153E8"/>
    <w:rsid w:val="000154AE"/>
    <w:rsid w:val="00015642"/>
    <w:rsid w:val="00015732"/>
    <w:rsid w:val="00015827"/>
    <w:rsid w:val="0001591B"/>
    <w:rsid w:val="00015C30"/>
    <w:rsid w:val="00015CE4"/>
    <w:rsid w:val="00015E07"/>
    <w:rsid w:val="000161AF"/>
    <w:rsid w:val="000165F7"/>
    <w:rsid w:val="00016BFD"/>
    <w:rsid w:val="00016FB6"/>
    <w:rsid w:val="00017005"/>
    <w:rsid w:val="000170C9"/>
    <w:rsid w:val="000172DD"/>
    <w:rsid w:val="000173EA"/>
    <w:rsid w:val="000175C3"/>
    <w:rsid w:val="000177AA"/>
    <w:rsid w:val="00017D3F"/>
    <w:rsid w:val="00020234"/>
    <w:rsid w:val="000204B8"/>
    <w:rsid w:val="00020D49"/>
    <w:rsid w:val="00020DA5"/>
    <w:rsid w:val="00020DE9"/>
    <w:rsid w:val="00021320"/>
    <w:rsid w:val="000216EE"/>
    <w:rsid w:val="000219A6"/>
    <w:rsid w:val="000219A9"/>
    <w:rsid w:val="00022013"/>
    <w:rsid w:val="00022173"/>
    <w:rsid w:val="00022280"/>
    <w:rsid w:val="000222DD"/>
    <w:rsid w:val="00022548"/>
    <w:rsid w:val="000225C5"/>
    <w:rsid w:val="000225F9"/>
    <w:rsid w:val="00022D64"/>
    <w:rsid w:val="0002350C"/>
    <w:rsid w:val="000236EF"/>
    <w:rsid w:val="00023A16"/>
    <w:rsid w:val="00023C25"/>
    <w:rsid w:val="00023FD0"/>
    <w:rsid w:val="0002412A"/>
    <w:rsid w:val="000243D7"/>
    <w:rsid w:val="000245A7"/>
    <w:rsid w:val="000245B2"/>
    <w:rsid w:val="000249B6"/>
    <w:rsid w:val="00024C45"/>
    <w:rsid w:val="00024EDC"/>
    <w:rsid w:val="00025335"/>
    <w:rsid w:val="0002567C"/>
    <w:rsid w:val="00025767"/>
    <w:rsid w:val="00025CC9"/>
    <w:rsid w:val="00025FA4"/>
    <w:rsid w:val="000262A1"/>
    <w:rsid w:val="0002672A"/>
    <w:rsid w:val="00026EEB"/>
    <w:rsid w:val="00026F7C"/>
    <w:rsid w:val="00027041"/>
    <w:rsid w:val="00027347"/>
    <w:rsid w:val="000277AC"/>
    <w:rsid w:val="000277C9"/>
    <w:rsid w:val="00027D14"/>
    <w:rsid w:val="00027D29"/>
    <w:rsid w:val="0003024E"/>
    <w:rsid w:val="00030533"/>
    <w:rsid w:val="0003074F"/>
    <w:rsid w:val="00030F2C"/>
    <w:rsid w:val="00031077"/>
    <w:rsid w:val="00031095"/>
    <w:rsid w:val="00031211"/>
    <w:rsid w:val="00031247"/>
    <w:rsid w:val="000312AA"/>
    <w:rsid w:val="000312F4"/>
    <w:rsid w:val="00031690"/>
    <w:rsid w:val="000316E7"/>
    <w:rsid w:val="000317B4"/>
    <w:rsid w:val="00031DE5"/>
    <w:rsid w:val="00032094"/>
    <w:rsid w:val="0003243C"/>
    <w:rsid w:val="0003250E"/>
    <w:rsid w:val="00032578"/>
    <w:rsid w:val="000325EF"/>
    <w:rsid w:val="00032964"/>
    <w:rsid w:val="00032C17"/>
    <w:rsid w:val="00032F93"/>
    <w:rsid w:val="00033313"/>
    <w:rsid w:val="00033527"/>
    <w:rsid w:val="00033753"/>
    <w:rsid w:val="00033B67"/>
    <w:rsid w:val="00033BD3"/>
    <w:rsid w:val="00033F8E"/>
    <w:rsid w:val="00034108"/>
    <w:rsid w:val="000346EF"/>
    <w:rsid w:val="0003475D"/>
    <w:rsid w:val="0003487D"/>
    <w:rsid w:val="00034AA1"/>
    <w:rsid w:val="0003500B"/>
    <w:rsid w:val="00035386"/>
    <w:rsid w:val="000356F9"/>
    <w:rsid w:val="00035822"/>
    <w:rsid w:val="000358EC"/>
    <w:rsid w:val="000358F1"/>
    <w:rsid w:val="00035BBE"/>
    <w:rsid w:val="00035D29"/>
    <w:rsid w:val="00035FB8"/>
    <w:rsid w:val="0003646A"/>
    <w:rsid w:val="00036A79"/>
    <w:rsid w:val="00036D84"/>
    <w:rsid w:val="00036E18"/>
    <w:rsid w:val="00037001"/>
    <w:rsid w:val="00037183"/>
    <w:rsid w:val="000374AF"/>
    <w:rsid w:val="000377D0"/>
    <w:rsid w:val="0003796A"/>
    <w:rsid w:val="00037E0A"/>
    <w:rsid w:val="00037FCD"/>
    <w:rsid w:val="000404B8"/>
    <w:rsid w:val="00040593"/>
    <w:rsid w:val="000409BB"/>
    <w:rsid w:val="00040F23"/>
    <w:rsid w:val="0004107B"/>
    <w:rsid w:val="000411DE"/>
    <w:rsid w:val="00041375"/>
    <w:rsid w:val="00041532"/>
    <w:rsid w:val="000415D5"/>
    <w:rsid w:val="00041A64"/>
    <w:rsid w:val="00041C00"/>
    <w:rsid w:val="00041CEC"/>
    <w:rsid w:val="00041FC7"/>
    <w:rsid w:val="0004219E"/>
    <w:rsid w:val="000422F1"/>
    <w:rsid w:val="000426B1"/>
    <w:rsid w:val="0004291D"/>
    <w:rsid w:val="00042AAF"/>
    <w:rsid w:val="00042CB7"/>
    <w:rsid w:val="00042CE3"/>
    <w:rsid w:val="0004348B"/>
    <w:rsid w:val="00043746"/>
    <w:rsid w:val="000439EB"/>
    <w:rsid w:val="00043A0C"/>
    <w:rsid w:val="00043F7F"/>
    <w:rsid w:val="00044155"/>
    <w:rsid w:val="000445FE"/>
    <w:rsid w:val="00044679"/>
    <w:rsid w:val="000447A4"/>
    <w:rsid w:val="0004493B"/>
    <w:rsid w:val="00044A53"/>
    <w:rsid w:val="00044D22"/>
    <w:rsid w:val="0004526E"/>
    <w:rsid w:val="00045305"/>
    <w:rsid w:val="000454D2"/>
    <w:rsid w:val="0004566A"/>
    <w:rsid w:val="00045923"/>
    <w:rsid w:val="00045AA7"/>
    <w:rsid w:val="00046276"/>
    <w:rsid w:val="0004639B"/>
    <w:rsid w:val="00046BB0"/>
    <w:rsid w:val="00047059"/>
    <w:rsid w:val="00047061"/>
    <w:rsid w:val="00047269"/>
    <w:rsid w:val="0004767B"/>
    <w:rsid w:val="00050702"/>
    <w:rsid w:val="000508DA"/>
    <w:rsid w:val="00050B41"/>
    <w:rsid w:val="00050CB5"/>
    <w:rsid w:val="00050CC4"/>
    <w:rsid w:val="00050DC7"/>
    <w:rsid w:val="0005149E"/>
    <w:rsid w:val="000514D6"/>
    <w:rsid w:val="000518DD"/>
    <w:rsid w:val="00051C83"/>
    <w:rsid w:val="00051E25"/>
    <w:rsid w:val="00051F81"/>
    <w:rsid w:val="000521C1"/>
    <w:rsid w:val="00052630"/>
    <w:rsid w:val="00052D74"/>
    <w:rsid w:val="00052F52"/>
    <w:rsid w:val="00052F6C"/>
    <w:rsid w:val="00052FD6"/>
    <w:rsid w:val="00053315"/>
    <w:rsid w:val="00053659"/>
    <w:rsid w:val="000537B6"/>
    <w:rsid w:val="0005388D"/>
    <w:rsid w:val="00053941"/>
    <w:rsid w:val="00053D52"/>
    <w:rsid w:val="00053FBF"/>
    <w:rsid w:val="00054045"/>
    <w:rsid w:val="000544B7"/>
    <w:rsid w:val="00054F6E"/>
    <w:rsid w:val="000552C1"/>
    <w:rsid w:val="00055388"/>
    <w:rsid w:val="0005564D"/>
    <w:rsid w:val="00056141"/>
    <w:rsid w:val="0005616E"/>
    <w:rsid w:val="00056564"/>
    <w:rsid w:val="000566E6"/>
    <w:rsid w:val="00056752"/>
    <w:rsid w:val="00056778"/>
    <w:rsid w:val="00056B3F"/>
    <w:rsid w:val="00056DAE"/>
    <w:rsid w:val="00056FB9"/>
    <w:rsid w:val="00056FBD"/>
    <w:rsid w:val="00057103"/>
    <w:rsid w:val="000573B1"/>
    <w:rsid w:val="000574F8"/>
    <w:rsid w:val="000577CE"/>
    <w:rsid w:val="000578D4"/>
    <w:rsid w:val="0005796A"/>
    <w:rsid w:val="00057ADD"/>
    <w:rsid w:val="00057BCD"/>
    <w:rsid w:val="00057F60"/>
    <w:rsid w:val="00057FB6"/>
    <w:rsid w:val="00060035"/>
    <w:rsid w:val="0006008A"/>
    <w:rsid w:val="000601B1"/>
    <w:rsid w:val="00060535"/>
    <w:rsid w:val="000606CC"/>
    <w:rsid w:val="0006080A"/>
    <w:rsid w:val="00060ACA"/>
    <w:rsid w:val="00060D8F"/>
    <w:rsid w:val="000612AD"/>
    <w:rsid w:val="0006139B"/>
    <w:rsid w:val="00061A3C"/>
    <w:rsid w:val="00061DE9"/>
    <w:rsid w:val="00061E0A"/>
    <w:rsid w:val="00061EB5"/>
    <w:rsid w:val="00061FB5"/>
    <w:rsid w:val="0006278A"/>
    <w:rsid w:val="000627A7"/>
    <w:rsid w:val="00062970"/>
    <w:rsid w:val="00062A53"/>
    <w:rsid w:val="00062A7F"/>
    <w:rsid w:val="00062E0C"/>
    <w:rsid w:val="00062F57"/>
    <w:rsid w:val="000631A7"/>
    <w:rsid w:val="00063206"/>
    <w:rsid w:val="0006325B"/>
    <w:rsid w:val="000634DE"/>
    <w:rsid w:val="00063598"/>
    <w:rsid w:val="0006361F"/>
    <w:rsid w:val="0006382A"/>
    <w:rsid w:val="000638AE"/>
    <w:rsid w:val="00063EF6"/>
    <w:rsid w:val="00063F00"/>
    <w:rsid w:val="00064467"/>
    <w:rsid w:val="00064657"/>
    <w:rsid w:val="00064BC4"/>
    <w:rsid w:val="00064D5D"/>
    <w:rsid w:val="00064F0A"/>
    <w:rsid w:val="00064FC8"/>
    <w:rsid w:val="000653A1"/>
    <w:rsid w:val="0006549A"/>
    <w:rsid w:val="00065546"/>
    <w:rsid w:val="00065570"/>
    <w:rsid w:val="000655CF"/>
    <w:rsid w:val="000658ED"/>
    <w:rsid w:val="00065B6B"/>
    <w:rsid w:val="00065B95"/>
    <w:rsid w:val="00065D71"/>
    <w:rsid w:val="00065DA5"/>
    <w:rsid w:val="0006672F"/>
    <w:rsid w:val="00066755"/>
    <w:rsid w:val="00066DF9"/>
    <w:rsid w:val="00066F22"/>
    <w:rsid w:val="00066F6D"/>
    <w:rsid w:val="00067036"/>
    <w:rsid w:val="0006757E"/>
    <w:rsid w:val="00067590"/>
    <w:rsid w:val="0006773D"/>
    <w:rsid w:val="000678E7"/>
    <w:rsid w:val="00067BE3"/>
    <w:rsid w:val="0007002B"/>
    <w:rsid w:val="00070078"/>
    <w:rsid w:val="00070328"/>
    <w:rsid w:val="00070643"/>
    <w:rsid w:val="00070790"/>
    <w:rsid w:val="0007086B"/>
    <w:rsid w:val="00070906"/>
    <w:rsid w:val="00070B9E"/>
    <w:rsid w:val="00070FC3"/>
    <w:rsid w:val="00070FD8"/>
    <w:rsid w:val="00071566"/>
    <w:rsid w:val="00071700"/>
    <w:rsid w:val="0007176D"/>
    <w:rsid w:val="000717E7"/>
    <w:rsid w:val="00071AD5"/>
    <w:rsid w:val="00071C66"/>
    <w:rsid w:val="0007211C"/>
    <w:rsid w:val="0007285F"/>
    <w:rsid w:val="00072CBB"/>
    <w:rsid w:val="00072E0F"/>
    <w:rsid w:val="00072E93"/>
    <w:rsid w:val="00072FFC"/>
    <w:rsid w:val="00073176"/>
    <w:rsid w:val="000734A0"/>
    <w:rsid w:val="000735A6"/>
    <w:rsid w:val="000737C2"/>
    <w:rsid w:val="000738B3"/>
    <w:rsid w:val="00073E27"/>
    <w:rsid w:val="00073E9B"/>
    <w:rsid w:val="00073F23"/>
    <w:rsid w:val="00073F6A"/>
    <w:rsid w:val="00074183"/>
    <w:rsid w:val="00074349"/>
    <w:rsid w:val="00074520"/>
    <w:rsid w:val="00074652"/>
    <w:rsid w:val="00074665"/>
    <w:rsid w:val="00074754"/>
    <w:rsid w:val="00074D56"/>
    <w:rsid w:val="00074E3F"/>
    <w:rsid w:val="00074F28"/>
    <w:rsid w:val="00074FBF"/>
    <w:rsid w:val="00075210"/>
    <w:rsid w:val="00075247"/>
    <w:rsid w:val="0007563D"/>
    <w:rsid w:val="00075717"/>
    <w:rsid w:val="00075AC8"/>
    <w:rsid w:val="00075E55"/>
    <w:rsid w:val="0007636B"/>
    <w:rsid w:val="0007654E"/>
    <w:rsid w:val="00076903"/>
    <w:rsid w:val="00076973"/>
    <w:rsid w:val="00076BE3"/>
    <w:rsid w:val="00076FA5"/>
    <w:rsid w:val="0007713A"/>
    <w:rsid w:val="000774F4"/>
    <w:rsid w:val="0007769C"/>
    <w:rsid w:val="000777FA"/>
    <w:rsid w:val="00077A14"/>
    <w:rsid w:val="00077A47"/>
    <w:rsid w:val="00077AD4"/>
    <w:rsid w:val="00077C4B"/>
    <w:rsid w:val="00077F55"/>
    <w:rsid w:val="000804D5"/>
    <w:rsid w:val="00080948"/>
    <w:rsid w:val="00080BFF"/>
    <w:rsid w:val="00080D01"/>
    <w:rsid w:val="00080E33"/>
    <w:rsid w:val="00080F7F"/>
    <w:rsid w:val="00081070"/>
    <w:rsid w:val="000813EB"/>
    <w:rsid w:val="00081426"/>
    <w:rsid w:val="000818A6"/>
    <w:rsid w:val="00081C48"/>
    <w:rsid w:val="00081E5F"/>
    <w:rsid w:val="00081E86"/>
    <w:rsid w:val="00081F85"/>
    <w:rsid w:val="00081FEE"/>
    <w:rsid w:val="00082105"/>
    <w:rsid w:val="000824AA"/>
    <w:rsid w:val="00082B80"/>
    <w:rsid w:val="00082C16"/>
    <w:rsid w:val="00082DC9"/>
    <w:rsid w:val="00082DF5"/>
    <w:rsid w:val="0008332E"/>
    <w:rsid w:val="00083765"/>
    <w:rsid w:val="000838E0"/>
    <w:rsid w:val="00083C92"/>
    <w:rsid w:val="00083E03"/>
    <w:rsid w:val="0008406A"/>
    <w:rsid w:val="0008410D"/>
    <w:rsid w:val="0008458B"/>
    <w:rsid w:val="00084AC4"/>
    <w:rsid w:val="00084D4D"/>
    <w:rsid w:val="00084E1D"/>
    <w:rsid w:val="00084EC0"/>
    <w:rsid w:val="000853A6"/>
    <w:rsid w:val="00085443"/>
    <w:rsid w:val="00085692"/>
    <w:rsid w:val="00085977"/>
    <w:rsid w:val="00085B6C"/>
    <w:rsid w:val="00085BBD"/>
    <w:rsid w:val="00086887"/>
    <w:rsid w:val="00086A06"/>
    <w:rsid w:val="00086A8D"/>
    <w:rsid w:val="00086DF6"/>
    <w:rsid w:val="0008747C"/>
    <w:rsid w:val="00087817"/>
    <w:rsid w:val="00087A5D"/>
    <w:rsid w:val="00087AE6"/>
    <w:rsid w:val="00087B02"/>
    <w:rsid w:val="00087E26"/>
    <w:rsid w:val="00090082"/>
    <w:rsid w:val="00090193"/>
    <w:rsid w:val="000901C8"/>
    <w:rsid w:val="000901FF"/>
    <w:rsid w:val="00090260"/>
    <w:rsid w:val="00090683"/>
    <w:rsid w:val="0009091C"/>
    <w:rsid w:val="00090EE4"/>
    <w:rsid w:val="000912BB"/>
    <w:rsid w:val="000913B9"/>
    <w:rsid w:val="000913F6"/>
    <w:rsid w:val="0009145B"/>
    <w:rsid w:val="00091638"/>
    <w:rsid w:val="00091842"/>
    <w:rsid w:val="00091988"/>
    <w:rsid w:val="000919D8"/>
    <w:rsid w:val="00091CE9"/>
    <w:rsid w:val="00092060"/>
    <w:rsid w:val="000922F5"/>
    <w:rsid w:val="0009238C"/>
    <w:rsid w:val="0009297B"/>
    <w:rsid w:val="00092A23"/>
    <w:rsid w:val="00092B7E"/>
    <w:rsid w:val="00092C1B"/>
    <w:rsid w:val="00092CBE"/>
    <w:rsid w:val="00092EEB"/>
    <w:rsid w:val="000933EC"/>
    <w:rsid w:val="00093499"/>
    <w:rsid w:val="00093AF0"/>
    <w:rsid w:val="00094397"/>
    <w:rsid w:val="000943F3"/>
    <w:rsid w:val="00094496"/>
    <w:rsid w:val="0009461C"/>
    <w:rsid w:val="00094698"/>
    <w:rsid w:val="00094873"/>
    <w:rsid w:val="00094BA8"/>
    <w:rsid w:val="00094E61"/>
    <w:rsid w:val="00095D24"/>
    <w:rsid w:val="00095D30"/>
    <w:rsid w:val="00095F9C"/>
    <w:rsid w:val="0009609C"/>
    <w:rsid w:val="00096178"/>
    <w:rsid w:val="000963EF"/>
    <w:rsid w:val="00096711"/>
    <w:rsid w:val="00096F8D"/>
    <w:rsid w:val="00097613"/>
    <w:rsid w:val="00097B5C"/>
    <w:rsid w:val="00097FDE"/>
    <w:rsid w:val="00097FEB"/>
    <w:rsid w:val="000A0195"/>
    <w:rsid w:val="000A0241"/>
    <w:rsid w:val="000A1097"/>
    <w:rsid w:val="000A1151"/>
    <w:rsid w:val="000A1225"/>
    <w:rsid w:val="000A13E2"/>
    <w:rsid w:val="000A14F5"/>
    <w:rsid w:val="000A1C01"/>
    <w:rsid w:val="000A1FA2"/>
    <w:rsid w:val="000A1FD6"/>
    <w:rsid w:val="000A2253"/>
    <w:rsid w:val="000A22F0"/>
    <w:rsid w:val="000A232C"/>
    <w:rsid w:val="000A2419"/>
    <w:rsid w:val="000A245D"/>
    <w:rsid w:val="000A2574"/>
    <w:rsid w:val="000A2A45"/>
    <w:rsid w:val="000A2C7D"/>
    <w:rsid w:val="000A317F"/>
    <w:rsid w:val="000A340F"/>
    <w:rsid w:val="000A34A2"/>
    <w:rsid w:val="000A36B3"/>
    <w:rsid w:val="000A3D0C"/>
    <w:rsid w:val="000A423B"/>
    <w:rsid w:val="000A44A6"/>
    <w:rsid w:val="000A44B2"/>
    <w:rsid w:val="000A45C5"/>
    <w:rsid w:val="000A486A"/>
    <w:rsid w:val="000A488A"/>
    <w:rsid w:val="000A4C48"/>
    <w:rsid w:val="000A4CBF"/>
    <w:rsid w:val="000A4E09"/>
    <w:rsid w:val="000A54E9"/>
    <w:rsid w:val="000A5862"/>
    <w:rsid w:val="000A597D"/>
    <w:rsid w:val="000A5B9B"/>
    <w:rsid w:val="000A61A4"/>
    <w:rsid w:val="000A6DBE"/>
    <w:rsid w:val="000A6E51"/>
    <w:rsid w:val="000A78C8"/>
    <w:rsid w:val="000A796D"/>
    <w:rsid w:val="000A7BCE"/>
    <w:rsid w:val="000B0218"/>
    <w:rsid w:val="000B02BF"/>
    <w:rsid w:val="000B043B"/>
    <w:rsid w:val="000B04AB"/>
    <w:rsid w:val="000B0619"/>
    <w:rsid w:val="000B084F"/>
    <w:rsid w:val="000B0DA4"/>
    <w:rsid w:val="000B0F03"/>
    <w:rsid w:val="000B0F63"/>
    <w:rsid w:val="000B109C"/>
    <w:rsid w:val="000B15D4"/>
    <w:rsid w:val="000B1811"/>
    <w:rsid w:val="000B1978"/>
    <w:rsid w:val="000B19BA"/>
    <w:rsid w:val="000B1B59"/>
    <w:rsid w:val="000B1D17"/>
    <w:rsid w:val="000B1E2A"/>
    <w:rsid w:val="000B20C4"/>
    <w:rsid w:val="000B227B"/>
    <w:rsid w:val="000B2359"/>
    <w:rsid w:val="000B235A"/>
    <w:rsid w:val="000B24CF"/>
    <w:rsid w:val="000B286A"/>
    <w:rsid w:val="000B2D0E"/>
    <w:rsid w:val="000B2F70"/>
    <w:rsid w:val="000B2F86"/>
    <w:rsid w:val="000B3224"/>
    <w:rsid w:val="000B3341"/>
    <w:rsid w:val="000B34E8"/>
    <w:rsid w:val="000B3527"/>
    <w:rsid w:val="000B36E0"/>
    <w:rsid w:val="000B394C"/>
    <w:rsid w:val="000B3D04"/>
    <w:rsid w:val="000B44E5"/>
    <w:rsid w:val="000B460C"/>
    <w:rsid w:val="000B4631"/>
    <w:rsid w:val="000B4CFF"/>
    <w:rsid w:val="000B537F"/>
    <w:rsid w:val="000B58CF"/>
    <w:rsid w:val="000B59E1"/>
    <w:rsid w:val="000B5AFA"/>
    <w:rsid w:val="000B5C60"/>
    <w:rsid w:val="000B64B7"/>
    <w:rsid w:val="000B64C4"/>
    <w:rsid w:val="000B6517"/>
    <w:rsid w:val="000B659E"/>
    <w:rsid w:val="000B666C"/>
    <w:rsid w:val="000B745E"/>
    <w:rsid w:val="000B787C"/>
    <w:rsid w:val="000B7995"/>
    <w:rsid w:val="000B7A5B"/>
    <w:rsid w:val="000B7B79"/>
    <w:rsid w:val="000B7C5C"/>
    <w:rsid w:val="000C0048"/>
    <w:rsid w:val="000C0102"/>
    <w:rsid w:val="000C0574"/>
    <w:rsid w:val="000C05E5"/>
    <w:rsid w:val="000C0925"/>
    <w:rsid w:val="000C09CE"/>
    <w:rsid w:val="000C0A7C"/>
    <w:rsid w:val="000C0BEC"/>
    <w:rsid w:val="000C0D67"/>
    <w:rsid w:val="000C0E94"/>
    <w:rsid w:val="000C12EF"/>
    <w:rsid w:val="000C17DE"/>
    <w:rsid w:val="000C1941"/>
    <w:rsid w:val="000C197C"/>
    <w:rsid w:val="000C1A94"/>
    <w:rsid w:val="000C1E24"/>
    <w:rsid w:val="000C2077"/>
    <w:rsid w:val="000C239D"/>
    <w:rsid w:val="000C26BC"/>
    <w:rsid w:val="000C2A22"/>
    <w:rsid w:val="000C2DFD"/>
    <w:rsid w:val="000C2E65"/>
    <w:rsid w:val="000C2E84"/>
    <w:rsid w:val="000C2F5D"/>
    <w:rsid w:val="000C316F"/>
    <w:rsid w:val="000C32B5"/>
    <w:rsid w:val="000C3391"/>
    <w:rsid w:val="000C376D"/>
    <w:rsid w:val="000C3799"/>
    <w:rsid w:val="000C389F"/>
    <w:rsid w:val="000C39A1"/>
    <w:rsid w:val="000C405A"/>
    <w:rsid w:val="000C40A5"/>
    <w:rsid w:val="000C4F67"/>
    <w:rsid w:val="000C5402"/>
    <w:rsid w:val="000C54AE"/>
    <w:rsid w:val="000C556B"/>
    <w:rsid w:val="000C5888"/>
    <w:rsid w:val="000C59D0"/>
    <w:rsid w:val="000C5AEB"/>
    <w:rsid w:val="000C5CDF"/>
    <w:rsid w:val="000C6266"/>
    <w:rsid w:val="000C6749"/>
    <w:rsid w:val="000C6894"/>
    <w:rsid w:val="000C6A80"/>
    <w:rsid w:val="000C6F68"/>
    <w:rsid w:val="000C6FC4"/>
    <w:rsid w:val="000C7BA2"/>
    <w:rsid w:val="000C7C29"/>
    <w:rsid w:val="000C7D2F"/>
    <w:rsid w:val="000C7F75"/>
    <w:rsid w:val="000D02D6"/>
    <w:rsid w:val="000D0338"/>
    <w:rsid w:val="000D04C7"/>
    <w:rsid w:val="000D05C0"/>
    <w:rsid w:val="000D0851"/>
    <w:rsid w:val="000D086B"/>
    <w:rsid w:val="000D090D"/>
    <w:rsid w:val="000D0950"/>
    <w:rsid w:val="000D0952"/>
    <w:rsid w:val="000D0C7D"/>
    <w:rsid w:val="000D0CD5"/>
    <w:rsid w:val="000D0E54"/>
    <w:rsid w:val="000D1373"/>
    <w:rsid w:val="000D1388"/>
    <w:rsid w:val="000D1476"/>
    <w:rsid w:val="000D17D7"/>
    <w:rsid w:val="000D1820"/>
    <w:rsid w:val="000D184F"/>
    <w:rsid w:val="000D18FD"/>
    <w:rsid w:val="000D1DD7"/>
    <w:rsid w:val="000D26D6"/>
    <w:rsid w:val="000D2A16"/>
    <w:rsid w:val="000D3157"/>
    <w:rsid w:val="000D32F9"/>
    <w:rsid w:val="000D3325"/>
    <w:rsid w:val="000D360D"/>
    <w:rsid w:val="000D3614"/>
    <w:rsid w:val="000D3950"/>
    <w:rsid w:val="000D3AF1"/>
    <w:rsid w:val="000D3D06"/>
    <w:rsid w:val="000D3DDE"/>
    <w:rsid w:val="000D40A1"/>
    <w:rsid w:val="000D4B86"/>
    <w:rsid w:val="000D4C6C"/>
    <w:rsid w:val="000D4E5E"/>
    <w:rsid w:val="000D539C"/>
    <w:rsid w:val="000D57F6"/>
    <w:rsid w:val="000D5920"/>
    <w:rsid w:val="000D5BF1"/>
    <w:rsid w:val="000D5C30"/>
    <w:rsid w:val="000D5DB1"/>
    <w:rsid w:val="000D61CC"/>
    <w:rsid w:val="000D624B"/>
    <w:rsid w:val="000D6542"/>
    <w:rsid w:val="000D66C9"/>
    <w:rsid w:val="000D6AFA"/>
    <w:rsid w:val="000D6C29"/>
    <w:rsid w:val="000D6FCA"/>
    <w:rsid w:val="000D7369"/>
    <w:rsid w:val="000D746D"/>
    <w:rsid w:val="000D7620"/>
    <w:rsid w:val="000D7951"/>
    <w:rsid w:val="000D7A35"/>
    <w:rsid w:val="000D7AB8"/>
    <w:rsid w:val="000D7BD5"/>
    <w:rsid w:val="000D7EA1"/>
    <w:rsid w:val="000E0386"/>
    <w:rsid w:val="000E03A2"/>
    <w:rsid w:val="000E08C8"/>
    <w:rsid w:val="000E0D02"/>
    <w:rsid w:val="000E0E89"/>
    <w:rsid w:val="000E0F54"/>
    <w:rsid w:val="000E12C3"/>
    <w:rsid w:val="000E1349"/>
    <w:rsid w:val="000E15AF"/>
    <w:rsid w:val="000E15E2"/>
    <w:rsid w:val="000E178A"/>
    <w:rsid w:val="000E1A27"/>
    <w:rsid w:val="000E1FDC"/>
    <w:rsid w:val="000E21AD"/>
    <w:rsid w:val="000E2449"/>
    <w:rsid w:val="000E275D"/>
    <w:rsid w:val="000E2CF6"/>
    <w:rsid w:val="000E2DAF"/>
    <w:rsid w:val="000E2E23"/>
    <w:rsid w:val="000E308E"/>
    <w:rsid w:val="000E31D3"/>
    <w:rsid w:val="000E3428"/>
    <w:rsid w:val="000E34FC"/>
    <w:rsid w:val="000E3607"/>
    <w:rsid w:val="000E3660"/>
    <w:rsid w:val="000E3A81"/>
    <w:rsid w:val="000E3AEB"/>
    <w:rsid w:val="000E3DD9"/>
    <w:rsid w:val="000E3E85"/>
    <w:rsid w:val="000E42CA"/>
    <w:rsid w:val="000E4384"/>
    <w:rsid w:val="000E490F"/>
    <w:rsid w:val="000E4CD1"/>
    <w:rsid w:val="000E5528"/>
    <w:rsid w:val="000E5698"/>
    <w:rsid w:val="000E582D"/>
    <w:rsid w:val="000E5945"/>
    <w:rsid w:val="000E5A5D"/>
    <w:rsid w:val="000E5A71"/>
    <w:rsid w:val="000E5F18"/>
    <w:rsid w:val="000E60B1"/>
    <w:rsid w:val="000E6148"/>
    <w:rsid w:val="000E61E9"/>
    <w:rsid w:val="000E627A"/>
    <w:rsid w:val="000E63E3"/>
    <w:rsid w:val="000E649D"/>
    <w:rsid w:val="000E6690"/>
    <w:rsid w:val="000E66BF"/>
    <w:rsid w:val="000E69D2"/>
    <w:rsid w:val="000E6A6C"/>
    <w:rsid w:val="000E6F23"/>
    <w:rsid w:val="000E723C"/>
    <w:rsid w:val="000E72C1"/>
    <w:rsid w:val="000E7593"/>
    <w:rsid w:val="000E7708"/>
    <w:rsid w:val="000E7774"/>
    <w:rsid w:val="000E7C33"/>
    <w:rsid w:val="000E7CAF"/>
    <w:rsid w:val="000E7F74"/>
    <w:rsid w:val="000F0310"/>
    <w:rsid w:val="000F0674"/>
    <w:rsid w:val="000F0E61"/>
    <w:rsid w:val="000F11D0"/>
    <w:rsid w:val="000F1547"/>
    <w:rsid w:val="000F1573"/>
    <w:rsid w:val="000F1735"/>
    <w:rsid w:val="000F187A"/>
    <w:rsid w:val="000F19C3"/>
    <w:rsid w:val="000F1A9D"/>
    <w:rsid w:val="000F1E4B"/>
    <w:rsid w:val="000F1E8B"/>
    <w:rsid w:val="000F1F8D"/>
    <w:rsid w:val="000F2343"/>
    <w:rsid w:val="000F2482"/>
    <w:rsid w:val="000F26A7"/>
    <w:rsid w:val="000F28B2"/>
    <w:rsid w:val="000F2904"/>
    <w:rsid w:val="000F2918"/>
    <w:rsid w:val="000F2EFE"/>
    <w:rsid w:val="000F2FCF"/>
    <w:rsid w:val="000F32C8"/>
    <w:rsid w:val="000F3C9B"/>
    <w:rsid w:val="000F4042"/>
    <w:rsid w:val="000F4308"/>
    <w:rsid w:val="000F435B"/>
    <w:rsid w:val="000F4378"/>
    <w:rsid w:val="000F44CE"/>
    <w:rsid w:val="000F4706"/>
    <w:rsid w:val="000F5119"/>
    <w:rsid w:val="000F55F5"/>
    <w:rsid w:val="000F5779"/>
    <w:rsid w:val="000F57AC"/>
    <w:rsid w:val="000F5D72"/>
    <w:rsid w:val="000F5EF5"/>
    <w:rsid w:val="000F60A1"/>
    <w:rsid w:val="000F627E"/>
    <w:rsid w:val="000F66BF"/>
    <w:rsid w:val="000F67D2"/>
    <w:rsid w:val="000F6981"/>
    <w:rsid w:val="000F6D43"/>
    <w:rsid w:val="000F6EB1"/>
    <w:rsid w:val="000F6F7B"/>
    <w:rsid w:val="000F7082"/>
    <w:rsid w:val="000F70AF"/>
    <w:rsid w:val="000F74AE"/>
    <w:rsid w:val="000F76A8"/>
    <w:rsid w:val="000F79EC"/>
    <w:rsid w:val="000F7A66"/>
    <w:rsid w:val="000F7F47"/>
    <w:rsid w:val="0010000A"/>
    <w:rsid w:val="00100388"/>
    <w:rsid w:val="001009B9"/>
    <w:rsid w:val="001009ED"/>
    <w:rsid w:val="00100D3D"/>
    <w:rsid w:val="001010E5"/>
    <w:rsid w:val="001013B2"/>
    <w:rsid w:val="00101414"/>
    <w:rsid w:val="00101441"/>
    <w:rsid w:val="00101A81"/>
    <w:rsid w:val="00101B15"/>
    <w:rsid w:val="00101D0F"/>
    <w:rsid w:val="00101E7D"/>
    <w:rsid w:val="00101F75"/>
    <w:rsid w:val="00102266"/>
    <w:rsid w:val="00102390"/>
    <w:rsid w:val="00102728"/>
    <w:rsid w:val="0010275E"/>
    <w:rsid w:val="001027B9"/>
    <w:rsid w:val="001028AD"/>
    <w:rsid w:val="00102E0D"/>
    <w:rsid w:val="0010333E"/>
    <w:rsid w:val="001038EB"/>
    <w:rsid w:val="00103EE1"/>
    <w:rsid w:val="00104816"/>
    <w:rsid w:val="001049BB"/>
    <w:rsid w:val="00104B2F"/>
    <w:rsid w:val="00104DF2"/>
    <w:rsid w:val="001057A7"/>
    <w:rsid w:val="001058CF"/>
    <w:rsid w:val="00105F81"/>
    <w:rsid w:val="0010614C"/>
    <w:rsid w:val="001065F6"/>
    <w:rsid w:val="0010661E"/>
    <w:rsid w:val="0010672E"/>
    <w:rsid w:val="001067CE"/>
    <w:rsid w:val="00106D6F"/>
    <w:rsid w:val="00106D9C"/>
    <w:rsid w:val="00106ECB"/>
    <w:rsid w:val="00106F0D"/>
    <w:rsid w:val="00106F2E"/>
    <w:rsid w:val="001070AB"/>
    <w:rsid w:val="00107233"/>
    <w:rsid w:val="0010767A"/>
    <w:rsid w:val="00107853"/>
    <w:rsid w:val="001078E3"/>
    <w:rsid w:val="00107C3D"/>
    <w:rsid w:val="001101C2"/>
    <w:rsid w:val="0011073F"/>
    <w:rsid w:val="0011082B"/>
    <w:rsid w:val="00110C07"/>
    <w:rsid w:val="001111AF"/>
    <w:rsid w:val="001119C3"/>
    <w:rsid w:val="00111A0C"/>
    <w:rsid w:val="00111AF8"/>
    <w:rsid w:val="00111DB4"/>
    <w:rsid w:val="00111E4D"/>
    <w:rsid w:val="001121A5"/>
    <w:rsid w:val="00112470"/>
    <w:rsid w:val="0011256B"/>
    <w:rsid w:val="00112622"/>
    <w:rsid w:val="001126C2"/>
    <w:rsid w:val="00112C5A"/>
    <w:rsid w:val="00112DCE"/>
    <w:rsid w:val="00112EFC"/>
    <w:rsid w:val="00112F58"/>
    <w:rsid w:val="001131F1"/>
    <w:rsid w:val="001137B3"/>
    <w:rsid w:val="00113979"/>
    <w:rsid w:val="00113CDF"/>
    <w:rsid w:val="00113E0A"/>
    <w:rsid w:val="00113E5E"/>
    <w:rsid w:val="00114073"/>
    <w:rsid w:val="00114570"/>
    <w:rsid w:val="00114969"/>
    <w:rsid w:val="0011496A"/>
    <w:rsid w:val="00114AEA"/>
    <w:rsid w:val="00114B12"/>
    <w:rsid w:val="00114CB0"/>
    <w:rsid w:val="00114EE2"/>
    <w:rsid w:val="00115039"/>
    <w:rsid w:val="00115238"/>
    <w:rsid w:val="00115B56"/>
    <w:rsid w:val="00115DB3"/>
    <w:rsid w:val="00115E56"/>
    <w:rsid w:val="0011653C"/>
    <w:rsid w:val="001167A0"/>
    <w:rsid w:val="001168DF"/>
    <w:rsid w:val="001168FC"/>
    <w:rsid w:val="001169AE"/>
    <w:rsid w:val="00117884"/>
    <w:rsid w:val="00117C11"/>
    <w:rsid w:val="00117C16"/>
    <w:rsid w:val="00117CB4"/>
    <w:rsid w:val="00117D3D"/>
    <w:rsid w:val="00120026"/>
    <w:rsid w:val="00120AC0"/>
    <w:rsid w:val="00120C8A"/>
    <w:rsid w:val="00121159"/>
    <w:rsid w:val="001212E3"/>
    <w:rsid w:val="0012139C"/>
    <w:rsid w:val="0012146C"/>
    <w:rsid w:val="0012156F"/>
    <w:rsid w:val="00121C34"/>
    <w:rsid w:val="00121C3A"/>
    <w:rsid w:val="001220F5"/>
    <w:rsid w:val="00122424"/>
    <w:rsid w:val="0012254E"/>
    <w:rsid w:val="0012259D"/>
    <w:rsid w:val="00122C7C"/>
    <w:rsid w:val="00122DAA"/>
    <w:rsid w:val="00122F75"/>
    <w:rsid w:val="00123094"/>
    <w:rsid w:val="00123A1A"/>
    <w:rsid w:val="00123E07"/>
    <w:rsid w:val="00124027"/>
    <w:rsid w:val="001242A8"/>
    <w:rsid w:val="001242ED"/>
    <w:rsid w:val="00124775"/>
    <w:rsid w:val="00124A50"/>
    <w:rsid w:val="00124C22"/>
    <w:rsid w:val="00124CBC"/>
    <w:rsid w:val="00125041"/>
    <w:rsid w:val="00125546"/>
    <w:rsid w:val="0012564E"/>
    <w:rsid w:val="00125697"/>
    <w:rsid w:val="0012571B"/>
    <w:rsid w:val="00125A17"/>
    <w:rsid w:val="00125AC6"/>
    <w:rsid w:val="00125BDA"/>
    <w:rsid w:val="00125CAB"/>
    <w:rsid w:val="00125F8E"/>
    <w:rsid w:val="00126184"/>
    <w:rsid w:val="0012637E"/>
    <w:rsid w:val="00126490"/>
    <w:rsid w:val="00126554"/>
    <w:rsid w:val="001266B4"/>
    <w:rsid w:val="001266DA"/>
    <w:rsid w:val="0012675B"/>
    <w:rsid w:val="00126837"/>
    <w:rsid w:val="00126858"/>
    <w:rsid w:val="00126959"/>
    <w:rsid w:val="00126AAC"/>
    <w:rsid w:val="00126E10"/>
    <w:rsid w:val="0012717A"/>
    <w:rsid w:val="0012741A"/>
    <w:rsid w:val="0012758D"/>
    <w:rsid w:val="0012788E"/>
    <w:rsid w:val="00127B5B"/>
    <w:rsid w:val="001300CD"/>
    <w:rsid w:val="00130631"/>
    <w:rsid w:val="00130B1F"/>
    <w:rsid w:val="00130D71"/>
    <w:rsid w:val="00130EF6"/>
    <w:rsid w:val="00131135"/>
    <w:rsid w:val="0013176C"/>
    <w:rsid w:val="001318A1"/>
    <w:rsid w:val="00131971"/>
    <w:rsid w:val="00131CCF"/>
    <w:rsid w:val="001321B2"/>
    <w:rsid w:val="00132240"/>
    <w:rsid w:val="0013262E"/>
    <w:rsid w:val="00132678"/>
    <w:rsid w:val="00132ADF"/>
    <w:rsid w:val="00132DE3"/>
    <w:rsid w:val="00132F7C"/>
    <w:rsid w:val="00133175"/>
    <w:rsid w:val="00133276"/>
    <w:rsid w:val="0013335A"/>
    <w:rsid w:val="0013344C"/>
    <w:rsid w:val="001339BA"/>
    <w:rsid w:val="001339C0"/>
    <w:rsid w:val="00133BB7"/>
    <w:rsid w:val="00133C7D"/>
    <w:rsid w:val="00134094"/>
    <w:rsid w:val="00134478"/>
    <w:rsid w:val="001345AF"/>
    <w:rsid w:val="0013488B"/>
    <w:rsid w:val="00134C36"/>
    <w:rsid w:val="00134E6E"/>
    <w:rsid w:val="00134F11"/>
    <w:rsid w:val="00135158"/>
    <w:rsid w:val="00135255"/>
    <w:rsid w:val="00135976"/>
    <w:rsid w:val="00135CF0"/>
    <w:rsid w:val="00135D0B"/>
    <w:rsid w:val="00135E0A"/>
    <w:rsid w:val="00135EB1"/>
    <w:rsid w:val="0013623C"/>
    <w:rsid w:val="00136548"/>
    <w:rsid w:val="0013663F"/>
    <w:rsid w:val="00136765"/>
    <w:rsid w:val="001367C9"/>
    <w:rsid w:val="00136A4E"/>
    <w:rsid w:val="00136DC2"/>
    <w:rsid w:val="00136E65"/>
    <w:rsid w:val="001373B2"/>
    <w:rsid w:val="001373E8"/>
    <w:rsid w:val="0013780D"/>
    <w:rsid w:val="001378B6"/>
    <w:rsid w:val="001379A5"/>
    <w:rsid w:val="00137A38"/>
    <w:rsid w:val="00137DAD"/>
    <w:rsid w:val="00137DD0"/>
    <w:rsid w:val="001402A1"/>
    <w:rsid w:val="00140619"/>
    <w:rsid w:val="001406D1"/>
    <w:rsid w:val="001407DC"/>
    <w:rsid w:val="001409E9"/>
    <w:rsid w:val="001415BD"/>
    <w:rsid w:val="00141736"/>
    <w:rsid w:val="00141CCB"/>
    <w:rsid w:val="00141DA3"/>
    <w:rsid w:val="00142129"/>
    <w:rsid w:val="001421A5"/>
    <w:rsid w:val="00142588"/>
    <w:rsid w:val="001425A7"/>
    <w:rsid w:val="00142E1F"/>
    <w:rsid w:val="00142E6F"/>
    <w:rsid w:val="00143351"/>
    <w:rsid w:val="001433F8"/>
    <w:rsid w:val="0014367C"/>
    <w:rsid w:val="0014372B"/>
    <w:rsid w:val="00143887"/>
    <w:rsid w:val="00143A0C"/>
    <w:rsid w:val="00143DE6"/>
    <w:rsid w:val="0014422A"/>
    <w:rsid w:val="0014454E"/>
    <w:rsid w:val="001447EE"/>
    <w:rsid w:val="001449AC"/>
    <w:rsid w:val="00144E55"/>
    <w:rsid w:val="00144F0B"/>
    <w:rsid w:val="0014517B"/>
    <w:rsid w:val="0014527A"/>
    <w:rsid w:val="0014535C"/>
    <w:rsid w:val="00145595"/>
    <w:rsid w:val="00145636"/>
    <w:rsid w:val="001458DB"/>
    <w:rsid w:val="00145946"/>
    <w:rsid w:val="00145C87"/>
    <w:rsid w:val="001461ED"/>
    <w:rsid w:val="00146360"/>
    <w:rsid w:val="0014662B"/>
    <w:rsid w:val="00146732"/>
    <w:rsid w:val="00146A09"/>
    <w:rsid w:val="00146B41"/>
    <w:rsid w:val="00146BED"/>
    <w:rsid w:val="00146CC5"/>
    <w:rsid w:val="00146CDB"/>
    <w:rsid w:val="00146E66"/>
    <w:rsid w:val="00147153"/>
    <w:rsid w:val="0014724A"/>
    <w:rsid w:val="00147359"/>
    <w:rsid w:val="00147492"/>
    <w:rsid w:val="00147A2A"/>
    <w:rsid w:val="00147A41"/>
    <w:rsid w:val="00147A85"/>
    <w:rsid w:val="00147CAE"/>
    <w:rsid w:val="00147DCF"/>
    <w:rsid w:val="001501DF"/>
    <w:rsid w:val="00150636"/>
    <w:rsid w:val="001507A1"/>
    <w:rsid w:val="001507D3"/>
    <w:rsid w:val="0015088B"/>
    <w:rsid w:val="00150A0D"/>
    <w:rsid w:val="00150EEF"/>
    <w:rsid w:val="00150F57"/>
    <w:rsid w:val="001511BB"/>
    <w:rsid w:val="0015121E"/>
    <w:rsid w:val="00151918"/>
    <w:rsid w:val="0015195A"/>
    <w:rsid w:val="00151AE7"/>
    <w:rsid w:val="00151CF5"/>
    <w:rsid w:val="001521D1"/>
    <w:rsid w:val="00152207"/>
    <w:rsid w:val="00152497"/>
    <w:rsid w:val="001525F3"/>
    <w:rsid w:val="00152645"/>
    <w:rsid w:val="0015277B"/>
    <w:rsid w:val="00152899"/>
    <w:rsid w:val="00152CB2"/>
    <w:rsid w:val="00152CE1"/>
    <w:rsid w:val="00152DD9"/>
    <w:rsid w:val="00152E15"/>
    <w:rsid w:val="001530B3"/>
    <w:rsid w:val="001531DD"/>
    <w:rsid w:val="00153565"/>
    <w:rsid w:val="00153C65"/>
    <w:rsid w:val="00153DDA"/>
    <w:rsid w:val="001541D8"/>
    <w:rsid w:val="001545C0"/>
    <w:rsid w:val="001547E5"/>
    <w:rsid w:val="001552E1"/>
    <w:rsid w:val="001553CE"/>
    <w:rsid w:val="0015541B"/>
    <w:rsid w:val="00155438"/>
    <w:rsid w:val="00155482"/>
    <w:rsid w:val="001558D2"/>
    <w:rsid w:val="00155C78"/>
    <w:rsid w:val="00155D0B"/>
    <w:rsid w:val="00155E0C"/>
    <w:rsid w:val="00155F4F"/>
    <w:rsid w:val="00156075"/>
    <w:rsid w:val="001560D6"/>
    <w:rsid w:val="001561EB"/>
    <w:rsid w:val="0015692E"/>
    <w:rsid w:val="00156C6C"/>
    <w:rsid w:val="0015727C"/>
    <w:rsid w:val="00157681"/>
    <w:rsid w:val="00157736"/>
    <w:rsid w:val="001578C2"/>
    <w:rsid w:val="001579D4"/>
    <w:rsid w:val="00157F6C"/>
    <w:rsid w:val="001601D3"/>
    <w:rsid w:val="0016023E"/>
    <w:rsid w:val="001609DF"/>
    <w:rsid w:val="00160AA0"/>
    <w:rsid w:val="00160BE6"/>
    <w:rsid w:val="00160E18"/>
    <w:rsid w:val="0016108A"/>
    <w:rsid w:val="0016110E"/>
    <w:rsid w:val="001611C6"/>
    <w:rsid w:val="001611C7"/>
    <w:rsid w:val="00161351"/>
    <w:rsid w:val="00161694"/>
    <w:rsid w:val="00161B95"/>
    <w:rsid w:val="00161E78"/>
    <w:rsid w:val="00161F6D"/>
    <w:rsid w:val="0016230F"/>
    <w:rsid w:val="001623C9"/>
    <w:rsid w:val="00162B41"/>
    <w:rsid w:val="00162C05"/>
    <w:rsid w:val="00162E04"/>
    <w:rsid w:val="00162E34"/>
    <w:rsid w:val="001630DC"/>
    <w:rsid w:val="0016338F"/>
    <w:rsid w:val="001637A9"/>
    <w:rsid w:val="001637ED"/>
    <w:rsid w:val="00163AE4"/>
    <w:rsid w:val="00163B9E"/>
    <w:rsid w:val="00163CD9"/>
    <w:rsid w:val="00163DEE"/>
    <w:rsid w:val="00163EB2"/>
    <w:rsid w:val="00163F99"/>
    <w:rsid w:val="0016401A"/>
    <w:rsid w:val="001640CB"/>
    <w:rsid w:val="00164361"/>
    <w:rsid w:val="001646D6"/>
    <w:rsid w:val="00164827"/>
    <w:rsid w:val="00164967"/>
    <w:rsid w:val="00164A67"/>
    <w:rsid w:val="00164A74"/>
    <w:rsid w:val="00165297"/>
    <w:rsid w:val="001654B1"/>
    <w:rsid w:val="0016565A"/>
    <w:rsid w:val="001659BE"/>
    <w:rsid w:val="00165B44"/>
    <w:rsid w:val="00165EDF"/>
    <w:rsid w:val="00165FD5"/>
    <w:rsid w:val="0016692E"/>
    <w:rsid w:val="00166DFC"/>
    <w:rsid w:val="00166F17"/>
    <w:rsid w:val="001670BC"/>
    <w:rsid w:val="00167297"/>
    <w:rsid w:val="00167A04"/>
    <w:rsid w:val="00167AB2"/>
    <w:rsid w:val="00167D1B"/>
    <w:rsid w:val="00167EC2"/>
    <w:rsid w:val="00170C24"/>
    <w:rsid w:val="001710A5"/>
    <w:rsid w:val="001716B5"/>
    <w:rsid w:val="0017171F"/>
    <w:rsid w:val="00171DA1"/>
    <w:rsid w:val="00171E01"/>
    <w:rsid w:val="00171FB8"/>
    <w:rsid w:val="00171FDD"/>
    <w:rsid w:val="00172142"/>
    <w:rsid w:val="00172255"/>
    <w:rsid w:val="00172408"/>
    <w:rsid w:val="00172483"/>
    <w:rsid w:val="0017289A"/>
    <w:rsid w:val="001729A1"/>
    <w:rsid w:val="00172A7A"/>
    <w:rsid w:val="00172B50"/>
    <w:rsid w:val="00172C19"/>
    <w:rsid w:val="00172EC2"/>
    <w:rsid w:val="00172F7B"/>
    <w:rsid w:val="0017302B"/>
    <w:rsid w:val="00173176"/>
    <w:rsid w:val="00173631"/>
    <w:rsid w:val="001737E3"/>
    <w:rsid w:val="00173BE4"/>
    <w:rsid w:val="001741D6"/>
    <w:rsid w:val="00174828"/>
    <w:rsid w:val="001748D6"/>
    <w:rsid w:val="00174EF2"/>
    <w:rsid w:val="00174FDE"/>
    <w:rsid w:val="00175343"/>
    <w:rsid w:val="00175786"/>
    <w:rsid w:val="00175988"/>
    <w:rsid w:val="00175ADA"/>
    <w:rsid w:val="00175C31"/>
    <w:rsid w:val="001763FD"/>
    <w:rsid w:val="001764A4"/>
    <w:rsid w:val="001764CC"/>
    <w:rsid w:val="001764DE"/>
    <w:rsid w:val="00176A66"/>
    <w:rsid w:val="00176A8E"/>
    <w:rsid w:val="00176C98"/>
    <w:rsid w:val="00176D89"/>
    <w:rsid w:val="00176FD0"/>
    <w:rsid w:val="00177072"/>
    <w:rsid w:val="0017780A"/>
    <w:rsid w:val="00177A8D"/>
    <w:rsid w:val="00177BD3"/>
    <w:rsid w:val="00177C7F"/>
    <w:rsid w:val="00177C96"/>
    <w:rsid w:val="00177F01"/>
    <w:rsid w:val="00177FBF"/>
    <w:rsid w:val="0018039C"/>
    <w:rsid w:val="00180552"/>
    <w:rsid w:val="00180A46"/>
    <w:rsid w:val="00180A75"/>
    <w:rsid w:val="00181133"/>
    <w:rsid w:val="00181221"/>
    <w:rsid w:val="00181999"/>
    <w:rsid w:val="00181A04"/>
    <w:rsid w:val="00181D9E"/>
    <w:rsid w:val="00182358"/>
    <w:rsid w:val="00182C9E"/>
    <w:rsid w:val="00182D7A"/>
    <w:rsid w:val="00182E90"/>
    <w:rsid w:val="00182EC2"/>
    <w:rsid w:val="00183081"/>
    <w:rsid w:val="001835B6"/>
    <w:rsid w:val="00183CDD"/>
    <w:rsid w:val="00183EFE"/>
    <w:rsid w:val="00183F7D"/>
    <w:rsid w:val="00184062"/>
    <w:rsid w:val="001841E3"/>
    <w:rsid w:val="00184542"/>
    <w:rsid w:val="001849C0"/>
    <w:rsid w:val="00184AC5"/>
    <w:rsid w:val="00185106"/>
    <w:rsid w:val="001854EA"/>
    <w:rsid w:val="001858EC"/>
    <w:rsid w:val="00185A05"/>
    <w:rsid w:val="00185E5D"/>
    <w:rsid w:val="0018604A"/>
    <w:rsid w:val="0018651B"/>
    <w:rsid w:val="001865E8"/>
    <w:rsid w:val="001865FE"/>
    <w:rsid w:val="00186666"/>
    <w:rsid w:val="00186C52"/>
    <w:rsid w:val="00186DCF"/>
    <w:rsid w:val="00186E80"/>
    <w:rsid w:val="0018735A"/>
    <w:rsid w:val="0018736E"/>
    <w:rsid w:val="001874C7"/>
    <w:rsid w:val="00187789"/>
    <w:rsid w:val="00187A87"/>
    <w:rsid w:val="00187DA7"/>
    <w:rsid w:val="001900F8"/>
    <w:rsid w:val="00190179"/>
    <w:rsid w:val="00190A8C"/>
    <w:rsid w:val="001913DC"/>
    <w:rsid w:val="001917C6"/>
    <w:rsid w:val="0019195C"/>
    <w:rsid w:val="00191D2B"/>
    <w:rsid w:val="00191E56"/>
    <w:rsid w:val="00192200"/>
    <w:rsid w:val="001923B0"/>
    <w:rsid w:val="001924E5"/>
    <w:rsid w:val="00192522"/>
    <w:rsid w:val="00192719"/>
    <w:rsid w:val="0019281F"/>
    <w:rsid w:val="0019282B"/>
    <w:rsid w:val="00192AA8"/>
    <w:rsid w:val="00192C16"/>
    <w:rsid w:val="00192E14"/>
    <w:rsid w:val="0019363B"/>
    <w:rsid w:val="00193CD4"/>
    <w:rsid w:val="001941A5"/>
    <w:rsid w:val="00194289"/>
    <w:rsid w:val="00194AE3"/>
    <w:rsid w:val="00194D30"/>
    <w:rsid w:val="0019537C"/>
    <w:rsid w:val="00195842"/>
    <w:rsid w:val="00195AA0"/>
    <w:rsid w:val="00195C18"/>
    <w:rsid w:val="00195CFD"/>
    <w:rsid w:val="00195FBB"/>
    <w:rsid w:val="00196609"/>
    <w:rsid w:val="001966C9"/>
    <w:rsid w:val="00196797"/>
    <w:rsid w:val="001969AE"/>
    <w:rsid w:val="00196A3A"/>
    <w:rsid w:val="00196B52"/>
    <w:rsid w:val="00196D0F"/>
    <w:rsid w:val="00196F37"/>
    <w:rsid w:val="00197126"/>
    <w:rsid w:val="00197368"/>
    <w:rsid w:val="00197706"/>
    <w:rsid w:val="00197A87"/>
    <w:rsid w:val="00197C2B"/>
    <w:rsid w:val="001A00F4"/>
    <w:rsid w:val="001A01C3"/>
    <w:rsid w:val="001A093A"/>
    <w:rsid w:val="001A0AF3"/>
    <w:rsid w:val="001A0C4E"/>
    <w:rsid w:val="001A0D33"/>
    <w:rsid w:val="001A104C"/>
    <w:rsid w:val="001A122B"/>
    <w:rsid w:val="001A12B5"/>
    <w:rsid w:val="001A1526"/>
    <w:rsid w:val="001A1F2A"/>
    <w:rsid w:val="001A2304"/>
    <w:rsid w:val="001A270E"/>
    <w:rsid w:val="001A2ED4"/>
    <w:rsid w:val="001A2F3F"/>
    <w:rsid w:val="001A2FA6"/>
    <w:rsid w:val="001A359A"/>
    <w:rsid w:val="001A3B4A"/>
    <w:rsid w:val="001A3D5D"/>
    <w:rsid w:val="001A4511"/>
    <w:rsid w:val="001A49FA"/>
    <w:rsid w:val="001A4BB9"/>
    <w:rsid w:val="001A4E97"/>
    <w:rsid w:val="001A4F63"/>
    <w:rsid w:val="001A50D7"/>
    <w:rsid w:val="001A521B"/>
    <w:rsid w:val="001A548B"/>
    <w:rsid w:val="001A55F3"/>
    <w:rsid w:val="001A5679"/>
    <w:rsid w:val="001A580A"/>
    <w:rsid w:val="001A5EB3"/>
    <w:rsid w:val="001A61E7"/>
    <w:rsid w:val="001A66DF"/>
    <w:rsid w:val="001A674E"/>
    <w:rsid w:val="001A684D"/>
    <w:rsid w:val="001A6AD0"/>
    <w:rsid w:val="001A70E2"/>
    <w:rsid w:val="001A7DE4"/>
    <w:rsid w:val="001A7EE0"/>
    <w:rsid w:val="001B0324"/>
    <w:rsid w:val="001B03F2"/>
    <w:rsid w:val="001B0EE3"/>
    <w:rsid w:val="001B1267"/>
    <w:rsid w:val="001B129A"/>
    <w:rsid w:val="001B17CE"/>
    <w:rsid w:val="001B17EF"/>
    <w:rsid w:val="001B1BE9"/>
    <w:rsid w:val="001B1E71"/>
    <w:rsid w:val="001B1ECA"/>
    <w:rsid w:val="001B2340"/>
    <w:rsid w:val="001B26AE"/>
    <w:rsid w:val="001B28F1"/>
    <w:rsid w:val="001B2BAC"/>
    <w:rsid w:val="001B2C27"/>
    <w:rsid w:val="001B2EF0"/>
    <w:rsid w:val="001B348F"/>
    <w:rsid w:val="001B3B73"/>
    <w:rsid w:val="001B3DDD"/>
    <w:rsid w:val="001B3DE5"/>
    <w:rsid w:val="001B44A7"/>
    <w:rsid w:val="001B44F9"/>
    <w:rsid w:val="001B45EE"/>
    <w:rsid w:val="001B489C"/>
    <w:rsid w:val="001B49F7"/>
    <w:rsid w:val="001B4C7A"/>
    <w:rsid w:val="001B500F"/>
    <w:rsid w:val="001B539B"/>
    <w:rsid w:val="001B5727"/>
    <w:rsid w:val="001B576D"/>
    <w:rsid w:val="001B5A5D"/>
    <w:rsid w:val="001B5A9C"/>
    <w:rsid w:val="001B6291"/>
    <w:rsid w:val="001B630F"/>
    <w:rsid w:val="001B6451"/>
    <w:rsid w:val="001B64BA"/>
    <w:rsid w:val="001B6C8A"/>
    <w:rsid w:val="001B737B"/>
    <w:rsid w:val="001B764D"/>
    <w:rsid w:val="001B79E6"/>
    <w:rsid w:val="001B7FE3"/>
    <w:rsid w:val="001C0944"/>
    <w:rsid w:val="001C0CDF"/>
    <w:rsid w:val="001C12BD"/>
    <w:rsid w:val="001C16CF"/>
    <w:rsid w:val="001C187A"/>
    <w:rsid w:val="001C1B9E"/>
    <w:rsid w:val="001C1EEE"/>
    <w:rsid w:val="001C1F83"/>
    <w:rsid w:val="001C2351"/>
    <w:rsid w:val="001C2642"/>
    <w:rsid w:val="001C2688"/>
    <w:rsid w:val="001C26F6"/>
    <w:rsid w:val="001C275E"/>
    <w:rsid w:val="001C2A0D"/>
    <w:rsid w:val="001C2BF6"/>
    <w:rsid w:val="001C2C72"/>
    <w:rsid w:val="001C2CC7"/>
    <w:rsid w:val="001C2DAE"/>
    <w:rsid w:val="001C3111"/>
    <w:rsid w:val="001C35F8"/>
    <w:rsid w:val="001C3699"/>
    <w:rsid w:val="001C3E6E"/>
    <w:rsid w:val="001C40CD"/>
    <w:rsid w:val="001C4297"/>
    <w:rsid w:val="001C45F8"/>
    <w:rsid w:val="001C4697"/>
    <w:rsid w:val="001C48A6"/>
    <w:rsid w:val="001C4E08"/>
    <w:rsid w:val="001C4FF5"/>
    <w:rsid w:val="001C503B"/>
    <w:rsid w:val="001C50E4"/>
    <w:rsid w:val="001C5EEB"/>
    <w:rsid w:val="001C5FE7"/>
    <w:rsid w:val="001C6372"/>
    <w:rsid w:val="001C6490"/>
    <w:rsid w:val="001C66D1"/>
    <w:rsid w:val="001C6A7F"/>
    <w:rsid w:val="001C6DB8"/>
    <w:rsid w:val="001C6FEE"/>
    <w:rsid w:val="001C7027"/>
    <w:rsid w:val="001C706D"/>
    <w:rsid w:val="001C72EF"/>
    <w:rsid w:val="001C740D"/>
    <w:rsid w:val="001C78B6"/>
    <w:rsid w:val="001C7A68"/>
    <w:rsid w:val="001C7BFA"/>
    <w:rsid w:val="001D03A7"/>
    <w:rsid w:val="001D05DB"/>
    <w:rsid w:val="001D06DB"/>
    <w:rsid w:val="001D06FA"/>
    <w:rsid w:val="001D0841"/>
    <w:rsid w:val="001D0B21"/>
    <w:rsid w:val="001D0B43"/>
    <w:rsid w:val="001D0CE3"/>
    <w:rsid w:val="001D0D01"/>
    <w:rsid w:val="001D1278"/>
    <w:rsid w:val="001D1293"/>
    <w:rsid w:val="001D1471"/>
    <w:rsid w:val="001D1690"/>
    <w:rsid w:val="001D1EA8"/>
    <w:rsid w:val="001D1F8D"/>
    <w:rsid w:val="001D21C4"/>
    <w:rsid w:val="001D22AF"/>
    <w:rsid w:val="001D22D8"/>
    <w:rsid w:val="001D249D"/>
    <w:rsid w:val="001D2609"/>
    <w:rsid w:val="001D28B4"/>
    <w:rsid w:val="001D2B46"/>
    <w:rsid w:val="001D2BD2"/>
    <w:rsid w:val="001D2E31"/>
    <w:rsid w:val="001D38A2"/>
    <w:rsid w:val="001D3A93"/>
    <w:rsid w:val="001D3FA2"/>
    <w:rsid w:val="001D4161"/>
    <w:rsid w:val="001D440D"/>
    <w:rsid w:val="001D4503"/>
    <w:rsid w:val="001D4536"/>
    <w:rsid w:val="001D4794"/>
    <w:rsid w:val="001D4B11"/>
    <w:rsid w:val="001D4D71"/>
    <w:rsid w:val="001D54DF"/>
    <w:rsid w:val="001D5680"/>
    <w:rsid w:val="001D57CD"/>
    <w:rsid w:val="001D5842"/>
    <w:rsid w:val="001D58E7"/>
    <w:rsid w:val="001D599D"/>
    <w:rsid w:val="001D6496"/>
    <w:rsid w:val="001D6662"/>
    <w:rsid w:val="001D6CC8"/>
    <w:rsid w:val="001D6CDD"/>
    <w:rsid w:val="001D7183"/>
    <w:rsid w:val="001D7AB3"/>
    <w:rsid w:val="001D7B98"/>
    <w:rsid w:val="001D7C55"/>
    <w:rsid w:val="001E005F"/>
    <w:rsid w:val="001E03F5"/>
    <w:rsid w:val="001E0768"/>
    <w:rsid w:val="001E08A8"/>
    <w:rsid w:val="001E0BB8"/>
    <w:rsid w:val="001E0E2E"/>
    <w:rsid w:val="001E0FF4"/>
    <w:rsid w:val="001E11AA"/>
    <w:rsid w:val="001E12D0"/>
    <w:rsid w:val="001E130D"/>
    <w:rsid w:val="001E13B4"/>
    <w:rsid w:val="001E1545"/>
    <w:rsid w:val="001E16A4"/>
    <w:rsid w:val="001E198A"/>
    <w:rsid w:val="001E1A94"/>
    <w:rsid w:val="001E211E"/>
    <w:rsid w:val="001E21E6"/>
    <w:rsid w:val="001E24BB"/>
    <w:rsid w:val="001E2517"/>
    <w:rsid w:val="001E2756"/>
    <w:rsid w:val="001E286E"/>
    <w:rsid w:val="001E2B7D"/>
    <w:rsid w:val="001E2BCA"/>
    <w:rsid w:val="001E2D5D"/>
    <w:rsid w:val="001E2F93"/>
    <w:rsid w:val="001E306C"/>
    <w:rsid w:val="001E318E"/>
    <w:rsid w:val="001E3489"/>
    <w:rsid w:val="001E34CC"/>
    <w:rsid w:val="001E3540"/>
    <w:rsid w:val="001E3874"/>
    <w:rsid w:val="001E38CB"/>
    <w:rsid w:val="001E3A07"/>
    <w:rsid w:val="001E3BEC"/>
    <w:rsid w:val="001E3C94"/>
    <w:rsid w:val="001E3D64"/>
    <w:rsid w:val="001E3E26"/>
    <w:rsid w:val="001E40EC"/>
    <w:rsid w:val="001E440F"/>
    <w:rsid w:val="001E49EA"/>
    <w:rsid w:val="001E4AA9"/>
    <w:rsid w:val="001E4AF8"/>
    <w:rsid w:val="001E4C57"/>
    <w:rsid w:val="001E53BF"/>
    <w:rsid w:val="001E58F7"/>
    <w:rsid w:val="001E596F"/>
    <w:rsid w:val="001E5B0F"/>
    <w:rsid w:val="001E643B"/>
    <w:rsid w:val="001E6A81"/>
    <w:rsid w:val="001E6BA5"/>
    <w:rsid w:val="001E6E12"/>
    <w:rsid w:val="001E6EFF"/>
    <w:rsid w:val="001E710A"/>
    <w:rsid w:val="001E7197"/>
    <w:rsid w:val="001E7638"/>
    <w:rsid w:val="001E77AD"/>
    <w:rsid w:val="001E7911"/>
    <w:rsid w:val="001E79AF"/>
    <w:rsid w:val="001E79F1"/>
    <w:rsid w:val="001E7D8F"/>
    <w:rsid w:val="001E7DFA"/>
    <w:rsid w:val="001E7EAB"/>
    <w:rsid w:val="001F025E"/>
    <w:rsid w:val="001F043C"/>
    <w:rsid w:val="001F05A2"/>
    <w:rsid w:val="001F08A7"/>
    <w:rsid w:val="001F09AB"/>
    <w:rsid w:val="001F0A96"/>
    <w:rsid w:val="001F0BFB"/>
    <w:rsid w:val="001F0C4A"/>
    <w:rsid w:val="001F0ED4"/>
    <w:rsid w:val="001F1365"/>
    <w:rsid w:val="001F144F"/>
    <w:rsid w:val="001F14B4"/>
    <w:rsid w:val="001F1628"/>
    <w:rsid w:val="001F1636"/>
    <w:rsid w:val="001F1711"/>
    <w:rsid w:val="001F1854"/>
    <w:rsid w:val="001F1D76"/>
    <w:rsid w:val="001F1E6F"/>
    <w:rsid w:val="001F1F0E"/>
    <w:rsid w:val="001F2564"/>
    <w:rsid w:val="001F25FA"/>
    <w:rsid w:val="001F260F"/>
    <w:rsid w:val="001F278F"/>
    <w:rsid w:val="001F2C3D"/>
    <w:rsid w:val="001F2F4C"/>
    <w:rsid w:val="001F3600"/>
    <w:rsid w:val="001F37A9"/>
    <w:rsid w:val="001F3ACE"/>
    <w:rsid w:val="001F3B72"/>
    <w:rsid w:val="001F3DC9"/>
    <w:rsid w:val="001F426F"/>
    <w:rsid w:val="001F4314"/>
    <w:rsid w:val="001F43B2"/>
    <w:rsid w:val="001F45DB"/>
    <w:rsid w:val="001F46B5"/>
    <w:rsid w:val="001F4979"/>
    <w:rsid w:val="001F4F24"/>
    <w:rsid w:val="001F4FD9"/>
    <w:rsid w:val="001F4FFB"/>
    <w:rsid w:val="001F56BE"/>
    <w:rsid w:val="001F57B8"/>
    <w:rsid w:val="001F588B"/>
    <w:rsid w:val="001F5A61"/>
    <w:rsid w:val="001F61E6"/>
    <w:rsid w:val="001F626E"/>
    <w:rsid w:val="001F6302"/>
    <w:rsid w:val="001F6ADB"/>
    <w:rsid w:val="001F6AFC"/>
    <w:rsid w:val="001F6C06"/>
    <w:rsid w:val="001F6F8D"/>
    <w:rsid w:val="001F6FA8"/>
    <w:rsid w:val="001F6FEA"/>
    <w:rsid w:val="001F7046"/>
    <w:rsid w:val="001F7347"/>
    <w:rsid w:val="001F7354"/>
    <w:rsid w:val="001F7369"/>
    <w:rsid w:val="001F7398"/>
    <w:rsid w:val="00200188"/>
    <w:rsid w:val="00200957"/>
    <w:rsid w:val="00200B5A"/>
    <w:rsid w:val="00200CAD"/>
    <w:rsid w:val="002012F6"/>
    <w:rsid w:val="00201492"/>
    <w:rsid w:val="002016B6"/>
    <w:rsid w:val="00202055"/>
    <w:rsid w:val="0020264A"/>
    <w:rsid w:val="002026C4"/>
    <w:rsid w:val="002026FA"/>
    <w:rsid w:val="00202709"/>
    <w:rsid w:val="00202A55"/>
    <w:rsid w:val="00202E7C"/>
    <w:rsid w:val="002031C0"/>
    <w:rsid w:val="00203970"/>
    <w:rsid w:val="00203995"/>
    <w:rsid w:val="00203C27"/>
    <w:rsid w:val="00203C4F"/>
    <w:rsid w:val="00203E01"/>
    <w:rsid w:val="00203E14"/>
    <w:rsid w:val="00203E90"/>
    <w:rsid w:val="002041D9"/>
    <w:rsid w:val="00204254"/>
    <w:rsid w:val="00204288"/>
    <w:rsid w:val="002044A1"/>
    <w:rsid w:val="00204572"/>
    <w:rsid w:val="002045C1"/>
    <w:rsid w:val="002046C2"/>
    <w:rsid w:val="0020480C"/>
    <w:rsid w:val="0020481B"/>
    <w:rsid w:val="00204E5D"/>
    <w:rsid w:val="00204F28"/>
    <w:rsid w:val="0020523B"/>
    <w:rsid w:val="00205566"/>
    <w:rsid w:val="00205651"/>
    <w:rsid w:val="002056E5"/>
    <w:rsid w:val="00205730"/>
    <w:rsid w:val="0020588D"/>
    <w:rsid w:val="00205C94"/>
    <w:rsid w:val="00205EEB"/>
    <w:rsid w:val="002066D7"/>
    <w:rsid w:val="00207138"/>
    <w:rsid w:val="00207871"/>
    <w:rsid w:val="002078AE"/>
    <w:rsid w:val="00207BEA"/>
    <w:rsid w:val="0021055B"/>
    <w:rsid w:val="002105E7"/>
    <w:rsid w:val="00210A4D"/>
    <w:rsid w:val="00210CAD"/>
    <w:rsid w:val="00210E4A"/>
    <w:rsid w:val="00210E94"/>
    <w:rsid w:val="00210F6B"/>
    <w:rsid w:val="00211040"/>
    <w:rsid w:val="002110BA"/>
    <w:rsid w:val="00211466"/>
    <w:rsid w:val="00211595"/>
    <w:rsid w:val="002115B8"/>
    <w:rsid w:val="002117DD"/>
    <w:rsid w:val="002119B9"/>
    <w:rsid w:val="00211ABF"/>
    <w:rsid w:val="00211B78"/>
    <w:rsid w:val="00211B9D"/>
    <w:rsid w:val="00211C4A"/>
    <w:rsid w:val="00211CBB"/>
    <w:rsid w:val="00212092"/>
    <w:rsid w:val="0021236F"/>
    <w:rsid w:val="002124DD"/>
    <w:rsid w:val="002125E5"/>
    <w:rsid w:val="002127F4"/>
    <w:rsid w:val="00212EB9"/>
    <w:rsid w:val="00213058"/>
    <w:rsid w:val="00213123"/>
    <w:rsid w:val="00213270"/>
    <w:rsid w:val="002132A6"/>
    <w:rsid w:val="0021342A"/>
    <w:rsid w:val="00213447"/>
    <w:rsid w:val="002135FC"/>
    <w:rsid w:val="00213A8E"/>
    <w:rsid w:val="00214005"/>
    <w:rsid w:val="002141E1"/>
    <w:rsid w:val="00214226"/>
    <w:rsid w:val="00214ACA"/>
    <w:rsid w:val="00214C36"/>
    <w:rsid w:val="00214E23"/>
    <w:rsid w:val="00214FA4"/>
    <w:rsid w:val="0021526D"/>
    <w:rsid w:val="0021528F"/>
    <w:rsid w:val="0021585E"/>
    <w:rsid w:val="002159C6"/>
    <w:rsid w:val="002159E3"/>
    <w:rsid w:val="00215ABE"/>
    <w:rsid w:val="00215AD2"/>
    <w:rsid w:val="00215BDC"/>
    <w:rsid w:val="00215F34"/>
    <w:rsid w:val="002160C0"/>
    <w:rsid w:val="002160DF"/>
    <w:rsid w:val="002162E5"/>
    <w:rsid w:val="002163BE"/>
    <w:rsid w:val="002168E2"/>
    <w:rsid w:val="00216A39"/>
    <w:rsid w:val="00216AB8"/>
    <w:rsid w:val="00216C8E"/>
    <w:rsid w:val="00216DB2"/>
    <w:rsid w:val="00217554"/>
    <w:rsid w:val="002176C3"/>
    <w:rsid w:val="002177D3"/>
    <w:rsid w:val="00217A5B"/>
    <w:rsid w:val="00217B53"/>
    <w:rsid w:val="00217E8E"/>
    <w:rsid w:val="00220196"/>
    <w:rsid w:val="00220242"/>
    <w:rsid w:val="002208A8"/>
    <w:rsid w:val="00220F24"/>
    <w:rsid w:val="00221088"/>
    <w:rsid w:val="002210C6"/>
    <w:rsid w:val="00221470"/>
    <w:rsid w:val="00221566"/>
    <w:rsid w:val="002215BC"/>
    <w:rsid w:val="00221692"/>
    <w:rsid w:val="0022176C"/>
    <w:rsid w:val="00221DF0"/>
    <w:rsid w:val="00221EBE"/>
    <w:rsid w:val="00221ECD"/>
    <w:rsid w:val="0022233B"/>
    <w:rsid w:val="0022240B"/>
    <w:rsid w:val="00222543"/>
    <w:rsid w:val="00222557"/>
    <w:rsid w:val="00222712"/>
    <w:rsid w:val="002228F1"/>
    <w:rsid w:val="00222CAC"/>
    <w:rsid w:val="00223603"/>
    <w:rsid w:val="002238B2"/>
    <w:rsid w:val="00223938"/>
    <w:rsid w:val="00223985"/>
    <w:rsid w:val="00223CB4"/>
    <w:rsid w:val="00223D5E"/>
    <w:rsid w:val="00223E45"/>
    <w:rsid w:val="002242ED"/>
    <w:rsid w:val="00224C11"/>
    <w:rsid w:val="00224C1E"/>
    <w:rsid w:val="00225579"/>
    <w:rsid w:val="00225858"/>
    <w:rsid w:val="00225DD9"/>
    <w:rsid w:val="00225EDE"/>
    <w:rsid w:val="0022631D"/>
    <w:rsid w:val="002267F4"/>
    <w:rsid w:val="0022688F"/>
    <w:rsid w:val="00227133"/>
    <w:rsid w:val="002271B1"/>
    <w:rsid w:val="00227623"/>
    <w:rsid w:val="002278CD"/>
    <w:rsid w:val="002278FA"/>
    <w:rsid w:val="00230435"/>
    <w:rsid w:val="0023088F"/>
    <w:rsid w:val="00230B99"/>
    <w:rsid w:val="00230ED3"/>
    <w:rsid w:val="00230FAD"/>
    <w:rsid w:val="00231066"/>
    <w:rsid w:val="00231612"/>
    <w:rsid w:val="0023181F"/>
    <w:rsid w:val="00231B16"/>
    <w:rsid w:val="00231BA1"/>
    <w:rsid w:val="00231DF1"/>
    <w:rsid w:val="00231E10"/>
    <w:rsid w:val="002320DE"/>
    <w:rsid w:val="002326B8"/>
    <w:rsid w:val="00232A90"/>
    <w:rsid w:val="00232BB2"/>
    <w:rsid w:val="00233219"/>
    <w:rsid w:val="002335EA"/>
    <w:rsid w:val="002338A5"/>
    <w:rsid w:val="00233C29"/>
    <w:rsid w:val="0023401A"/>
    <w:rsid w:val="002344FF"/>
    <w:rsid w:val="00234599"/>
    <w:rsid w:val="00234824"/>
    <w:rsid w:val="00234B3D"/>
    <w:rsid w:val="00234D19"/>
    <w:rsid w:val="002351ED"/>
    <w:rsid w:val="00235227"/>
    <w:rsid w:val="00235545"/>
    <w:rsid w:val="002356BC"/>
    <w:rsid w:val="002356ED"/>
    <w:rsid w:val="00235A5F"/>
    <w:rsid w:val="00236186"/>
    <w:rsid w:val="002367A7"/>
    <w:rsid w:val="002368CF"/>
    <w:rsid w:val="002368E8"/>
    <w:rsid w:val="00236BA0"/>
    <w:rsid w:val="00236BC4"/>
    <w:rsid w:val="00236DDB"/>
    <w:rsid w:val="0023731E"/>
    <w:rsid w:val="002373C5"/>
    <w:rsid w:val="00237FCD"/>
    <w:rsid w:val="002409A0"/>
    <w:rsid w:val="00240BAD"/>
    <w:rsid w:val="00240BB3"/>
    <w:rsid w:val="00241232"/>
    <w:rsid w:val="00241485"/>
    <w:rsid w:val="0024167B"/>
    <w:rsid w:val="002422EC"/>
    <w:rsid w:val="00242710"/>
    <w:rsid w:val="0024293B"/>
    <w:rsid w:val="00242E6D"/>
    <w:rsid w:val="00242E6F"/>
    <w:rsid w:val="002430E9"/>
    <w:rsid w:val="0024329A"/>
    <w:rsid w:val="002435A7"/>
    <w:rsid w:val="0024376C"/>
    <w:rsid w:val="00243787"/>
    <w:rsid w:val="00243D37"/>
    <w:rsid w:val="00243E19"/>
    <w:rsid w:val="00243E1B"/>
    <w:rsid w:val="00243F64"/>
    <w:rsid w:val="00243FC6"/>
    <w:rsid w:val="002440D2"/>
    <w:rsid w:val="0024418F"/>
    <w:rsid w:val="0024425B"/>
    <w:rsid w:val="002445D1"/>
    <w:rsid w:val="00244F26"/>
    <w:rsid w:val="0024539F"/>
    <w:rsid w:val="002455B2"/>
    <w:rsid w:val="002455FA"/>
    <w:rsid w:val="0024565E"/>
    <w:rsid w:val="002456D6"/>
    <w:rsid w:val="002457AF"/>
    <w:rsid w:val="00245A0C"/>
    <w:rsid w:val="00245B1D"/>
    <w:rsid w:val="00245E66"/>
    <w:rsid w:val="00245FA8"/>
    <w:rsid w:val="002460E5"/>
    <w:rsid w:val="00246110"/>
    <w:rsid w:val="00246322"/>
    <w:rsid w:val="0024635C"/>
    <w:rsid w:val="00246695"/>
    <w:rsid w:val="00246697"/>
    <w:rsid w:val="00246C74"/>
    <w:rsid w:val="00246D3E"/>
    <w:rsid w:val="00246E01"/>
    <w:rsid w:val="00246E6C"/>
    <w:rsid w:val="00247136"/>
    <w:rsid w:val="00247303"/>
    <w:rsid w:val="002476A9"/>
    <w:rsid w:val="002476EA"/>
    <w:rsid w:val="00247F3D"/>
    <w:rsid w:val="00247F96"/>
    <w:rsid w:val="002507B8"/>
    <w:rsid w:val="00250BCE"/>
    <w:rsid w:val="00250D60"/>
    <w:rsid w:val="002510EF"/>
    <w:rsid w:val="00251576"/>
    <w:rsid w:val="0025161D"/>
    <w:rsid w:val="00251662"/>
    <w:rsid w:val="00251C1D"/>
    <w:rsid w:val="00251D57"/>
    <w:rsid w:val="00251D8C"/>
    <w:rsid w:val="00251E0C"/>
    <w:rsid w:val="00251E4C"/>
    <w:rsid w:val="00251E58"/>
    <w:rsid w:val="00251F31"/>
    <w:rsid w:val="00252142"/>
    <w:rsid w:val="002522E5"/>
    <w:rsid w:val="0025244B"/>
    <w:rsid w:val="00252A35"/>
    <w:rsid w:val="00252AE1"/>
    <w:rsid w:val="00252CFB"/>
    <w:rsid w:val="00253085"/>
    <w:rsid w:val="002530F2"/>
    <w:rsid w:val="00253289"/>
    <w:rsid w:val="0025385A"/>
    <w:rsid w:val="0025387E"/>
    <w:rsid w:val="00253B4A"/>
    <w:rsid w:val="00253E4C"/>
    <w:rsid w:val="00254432"/>
    <w:rsid w:val="00254A45"/>
    <w:rsid w:val="00254B27"/>
    <w:rsid w:val="00254C32"/>
    <w:rsid w:val="00254C8F"/>
    <w:rsid w:val="00254CBD"/>
    <w:rsid w:val="002551B5"/>
    <w:rsid w:val="00255229"/>
    <w:rsid w:val="002553C1"/>
    <w:rsid w:val="00255455"/>
    <w:rsid w:val="002556C7"/>
    <w:rsid w:val="002558B3"/>
    <w:rsid w:val="002558BE"/>
    <w:rsid w:val="00255A2A"/>
    <w:rsid w:val="00255A7F"/>
    <w:rsid w:val="00255F82"/>
    <w:rsid w:val="00256360"/>
    <w:rsid w:val="00256B27"/>
    <w:rsid w:val="00256B5A"/>
    <w:rsid w:val="00256C20"/>
    <w:rsid w:val="002571A7"/>
    <w:rsid w:val="002571AD"/>
    <w:rsid w:val="00257A23"/>
    <w:rsid w:val="00257E56"/>
    <w:rsid w:val="00260004"/>
    <w:rsid w:val="00260078"/>
    <w:rsid w:val="00260288"/>
    <w:rsid w:val="00260C61"/>
    <w:rsid w:val="00260CDC"/>
    <w:rsid w:val="00260FB1"/>
    <w:rsid w:val="0026119B"/>
    <w:rsid w:val="002618A9"/>
    <w:rsid w:val="00261C25"/>
    <w:rsid w:val="00261C9B"/>
    <w:rsid w:val="00261CEE"/>
    <w:rsid w:val="00261DB0"/>
    <w:rsid w:val="00261E89"/>
    <w:rsid w:val="00261FE0"/>
    <w:rsid w:val="00261FF7"/>
    <w:rsid w:val="002621BF"/>
    <w:rsid w:val="00262210"/>
    <w:rsid w:val="002623CC"/>
    <w:rsid w:val="0026281A"/>
    <w:rsid w:val="00262C01"/>
    <w:rsid w:val="00262DC0"/>
    <w:rsid w:val="00263130"/>
    <w:rsid w:val="00263131"/>
    <w:rsid w:val="00263489"/>
    <w:rsid w:val="002636C8"/>
    <w:rsid w:val="002638A1"/>
    <w:rsid w:val="00263B1F"/>
    <w:rsid w:val="00263BE1"/>
    <w:rsid w:val="00263FC7"/>
    <w:rsid w:val="00264108"/>
    <w:rsid w:val="002643D5"/>
    <w:rsid w:val="00264473"/>
    <w:rsid w:val="002646B9"/>
    <w:rsid w:val="0026490A"/>
    <w:rsid w:val="00264C76"/>
    <w:rsid w:val="00264D2F"/>
    <w:rsid w:val="0026520A"/>
    <w:rsid w:val="00265213"/>
    <w:rsid w:val="00265777"/>
    <w:rsid w:val="00265779"/>
    <w:rsid w:val="00265959"/>
    <w:rsid w:val="00265C93"/>
    <w:rsid w:val="0026600B"/>
    <w:rsid w:val="0026637D"/>
    <w:rsid w:val="00266808"/>
    <w:rsid w:val="00266C8F"/>
    <w:rsid w:val="00266D0F"/>
    <w:rsid w:val="00266D5D"/>
    <w:rsid w:val="00267AC3"/>
    <w:rsid w:val="00267E7F"/>
    <w:rsid w:val="00267F53"/>
    <w:rsid w:val="00267FA8"/>
    <w:rsid w:val="0027009E"/>
    <w:rsid w:val="00270231"/>
    <w:rsid w:val="00270435"/>
    <w:rsid w:val="00270549"/>
    <w:rsid w:val="0027063A"/>
    <w:rsid w:val="00270E03"/>
    <w:rsid w:val="00271199"/>
    <w:rsid w:val="00271376"/>
    <w:rsid w:val="002715DB"/>
    <w:rsid w:val="002718A2"/>
    <w:rsid w:val="00271BAE"/>
    <w:rsid w:val="00271E09"/>
    <w:rsid w:val="00271F86"/>
    <w:rsid w:val="00272185"/>
    <w:rsid w:val="00272201"/>
    <w:rsid w:val="002722E2"/>
    <w:rsid w:val="0027253D"/>
    <w:rsid w:val="00272739"/>
    <w:rsid w:val="0027284F"/>
    <w:rsid w:val="00272967"/>
    <w:rsid w:val="00272BDD"/>
    <w:rsid w:val="00273197"/>
    <w:rsid w:val="002736E3"/>
    <w:rsid w:val="002739F9"/>
    <w:rsid w:val="00273A24"/>
    <w:rsid w:val="00273C09"/>
    <w:rsid w:val="00273C3F"/>
    <w:rsid w:val="00273DA0"/>
    <w:rsid w:val="00274480"/>
    <w:rsid w:val="002745BE"/>
    <w:rsid w:val="00274679"/>
    <w:rsid w:val="002749A8"/>
    <w:rsid w:val="00274F30"/>
    <w:rsid w:val="00274FD8"/>
    <w:rsid w:val="002751D9"/>
    <w:rsid w:val="00275242"/>
    <w:rsid w:val="00275305"/>
    <w:rsid w:val="0027551B"/>
    <w:rsid w:val="00275A55"/>
    <w:rsid w:val="00275AAE"/>
    <w:rsid w:val="00275D7C"/>
    <w:rsid w:val="002763C3"/>
    <w:rsid w:val="002766AF"/>
    <w:rsid w:val="00276766"/>
    <w:rsid w:val="0027687E"/>
    <w:rsid w:val="00276A73"/>
    <w:rsid w:val="00277050"/>
    <w:rsid w:val="00277255"/>
    <w:rsid w:val="00277279"/>
    <w:rsid w:val="002773A6"/>
    <w:rsid w:val="00277DCA"/>
    <w:rsid w:val="00277EE9"/>
    <w:rsid w:val="0028031A"/>
    <w:rsid w:val="0028064E"/>
    <w:rsid w:val="00280786"/>
    <w:rsid w:val="0028079B"/>
    <w:rsid w:val="00280983"/>
    <w:rsid w:val="00281164"/>
    <w:rsid w:val="00281194"/>
    <w:rsid w:val="00281381"/>
    <w:rsid w:val="00281B1B"/>
    <w:rsid w:val="00281B8A"/>
    <w:rsid w:val="00281DF9"/>
    <w:rsid w:val="00281EF1"/>
    <w:rsid w:val="002822E0"/>
    <w:rsid w:val="00282433"/>
    <w:rsid w:val="002826DD"/>
    <w:rsid w:val="00282B28"/>
    <w:rsid w:val="00282B71"/>
    <w:rsid w:val="00282D37"/>
    <w:rsid w:val="00283560"/>
    <w:rsid w:val="00283BE9"/>
    <w:rsid w:val="0028409D"/>
    <w:rsid w:val="00284236"/>
    <w:rsid w:val="002842F2"/>
    <w:rsid w:val="00284435"/>
    <w:rsid w:val="002844C5"/>
    <w:rsid w:val="0028455E"/>
    <w:rsid w:val="002847A2"/>
    <w:rsid w:val="002849C3"/>
    <w:rsid w:val="00284A96"/>
    <w:rsid w:val="00284D91"/>
    <w:rsid w:val="00284E0B"/>
    <w:rsid w:val="00284FF1"/>
    <w:rsid w:val="00285216"/>
    <w:rsid w:val="0028547E"/>
    <w:rsid w:val="002855C8"/>
    <w:rsid w:val="0028562D"/>
    <w:rsid w:val="00285755"/>
    <w:rsid w:val="00285895"/>
    <w:rsid w:val="00285B5E"/>
    <w:rsid w:val="00285EAA"/>
    <w:rsid w:val="002860D0"/>
    <w:rsid w:val="002865A1"/>
    <w:rsid w:val="002867CA"/>
    <w:rsid w:val="002868D9"/>
    <w:rsid w:val="0028694F"/>
    <w:rsid w:val="0028696B"/>
    <w:rsid w:val="002869EE"/>
    <w:rsid w:val="00286B41"/>
    <w:rsid w:val="00286C3C"/>
    <w:rsid w:val="00286D29"/>
    <w:rsid w:val="00286F14"/>
    <w:rsid w:val="002870E5"/>
    <w:rsid w:val="002872B6"/>
    <w:rsid w:val="0028779E"/>
    <w:rsid w:val="00287829"/>
    <w:rsid w:val="00287B9B"/>
    <w:rsid w:val="00287CED"/>
    <w:rsid w:val="00287D19"/>
    <w:rsid w:val="00287E39"/>
    <w:rsid w:val="00290052"/>
    <w:rsid w:val="0029019B"/>
    <w:rsid w:val="0029029E"/>
    <w:rsid w:val="00290632"/>
    <w:rsid w:val="00290D76"/>
    <w:rsid w:val="00290DD9"/>
    <w:rsid w:val="00290DE8"/>
    <w:rsid w:val="002910E3"/>
    <w:rsid w:val="0029145E"/>
    <w:rsid w:val="002914A3"/>
    <w:rsid w:val="002914B5"/>
    <w:rsid w:val="00291724"/>
    <w:rsid w:val="00291792"/>
    <w:rsid w:val="00291F4A"/>
    <w:rsid w:val="00292179"/>
    <w:rsid w:val="0029294E"/>
    <w:rsid w:val="00292C46"/>
    <w:rsid w:val="00292E67"/>
    <w:rsid w:val="00292F4F"/>
    <w:rsid w:val="002932DE"/>
    <w:rsid w:val="002933F7"/>
    <w:rsid w:val="00293CA1"/>
    <w:rsid w:val="00293CC2"/>
    <w:rsid w:val="00293FC5"/>
    <w:rsid w:val="002940B8"/>
    <w:rsid w:val="002942B4"/>
    <w:rsid w:val="00294B92"/>
    <w:rsid w:val="00294F29"/>
    <w:rsid w:val="00295016"/>
    <w:rsid w:val="0029506A"/>
    <w:rsid w:val="00295412"/>
    <w:rsid w:val="002954C0"/>
    <w:rsid w:val="00295A72"/>
    <w:rsid w:val="00295B6E"/>
    <w:rsid w:val="00295D51"/>
    <w:rsid w:val="00295DAB"/>
    <w:rsid w:val="00295EAB"/>
    <w:rsid w:val="0029633A"/>
    <w:rsid w:val="0029680B"/>
    <w:rsid w:val="00296875"/>
    <w:rsid w:val="002968C4"/>
    <w:rsid w:val="00296994"/>
    <w:rsid w:val="00296AD6"/>
    <w:rsid w:val="00296CB8"/>
    <w:rsid w:val="00296E33"/>
    <w:rsid w:val="00296F8A"/>
    <w:rsid w:val="00296FF2"/>
    <w:rsid w:val="00297879"/>
    <w:rsid w:val="0029789E"/>
    <w:rsid w:val="0029791F"/>
    <w:rsid w:val="00297AE8"/>
    <w:rsid w:val="00297B96"/>
    <w:rsid w:val="00297C6A"/>
    <w:rsid w:val="00297E75"/>
    <w:rsid w:val="00297FA4"/>
    <w:rsid w:val="002A00F1"/>
    <w:rsid w:val="002A013F"/>
    <w:rsid w:val="002A02E9"/>
    <w:rsid w:val="002A0710"/>
    <w:rsid w:val="002A0C95"/>
    <w:rsid w:val="002A118D"/>
    <w:rsid w:val="002A133B"/>
    <w:rsid w:val="002A1360"/>
    <w:rsid w:val="002A1403"/>
    <w:rsid w:val="002A15BF"/>
    <w:rsid w:val="002A15D0"/>
    <w:rsid w:val="002A1C92"/>
    <w:rsid w:val="002A1DE4"/>
    <w:rsid w:val="002A1F40"/>
    <w:rsid w:val="002A1F72"/>
    <w:rsid w:val="002A20E8"/>
    <w:rsid w:val="002A25DD"/>
    <w:rsid w:val="002A25E8"/>
    <w:rsid w:val="002A26EB"/>
    <w:rsid w:val="002A276E"/>
    <w:rsid w:val="002A2BE4"/>
    <w:rsid w:val="002A2F5C"/>
    <w:rsid w:val="002A3060"/>
    <w:rsid w:val="002A32EC"/>
    <w:rsid w:val="002A3510"/>
    <w:rsid w:val="002A352C"/>
    <w:rsid w:val="002A35D0"/>
    <w:rsid w:val="002A3659"/>
    <w:rsid w:val="002A3EF7"/>
    <w:rsid w:val="002A3F40"/>
    <w:rsid w:val="002A407A"/>
    <w:rsid w:val="002A40E1"/>
    <w:rsid w:val="002A418D"/>
    <w:rsid w:val="002A43EE"/>
    <w:rsid w:val="002A4A4D"/>
    <w:rsid w:val="002A4B1C"/>
    <w:rsid w:val="002A4B35"/>
    <w:rsid w:val="002A4BBB"/>
    <w:rsid w:val="002A4D87"/>
    <w:rsid w:val="002A5439"/>
    <w:rsid w:val="002A5926"/>
    <w:rsid w:val="002A5D94"/>
    <w:rsid w:val="002A5DCE"/>
    <w:rsid w:val="002A6111"/>
    <w:rsid w:val="002A647D"/>
    <w:rsid w:val="002A65F4"/>
    <w:rsid w:val="002A66CD"/>
    <w:rsid w:val="002A671D"/>
    <w:rsid w:val="002A68F1"/>
    <w:rsid w:val="002A6CC2"/>
    <w:rsid w:val="002A6D9B"/>
    <w:rsid w:val="002A7104"/>
    <w:rsid w:val="002A77A3"/>
    <w:rsid w:val="002A7813"/>
    <w:rsid w:val="002A7882"/>
    <w:rsid w:val="002A7A8A"/>
    <w:rsid w:val="002A7B5A"/>
    <w:rsid w:val="002A7D08"/>
    <w:rsid w:val="002B052E"/>
    <w:rsid w:val="002B0E68"/>
    <w:rsid w:val="002B1140"/>
    <w:rsid w:val="002B11CF"/>
    <w:rsid w:val="002B11E7"/>
    <w:rsid w:val="002B136D"/>
    <w:rsid w:val="002B1705"/>
    <w:rsid w:val="002B17BB"/>
    <w:rsid w:val="002B2141"/>
    <w:rsid w:val="002B21B4"/>
    <w:rsid w:val="002B25A9"/>
    <w:rsid w:val="002B274B"/>
    <w:rsid w:val="002B2D7E"/>
    <w:rsid w:val="002B323F"/>
    <w:rsid w:val="002B34CC"/>
    <w:rsid w:val="002B388F"/>
    <w:rsid w:val="002B3A83"/>
    <w:rsid w:val="002B3B64"/>
    <w:rsid w:val="002B3E54"/>
    <w:rsid w:val="002B3FC0"/>
    <w:rsid w:val="002B409A"/>
    <w:rsid w:val="002B40FE"/>
    <w:rsid w:val="002B4963"/>
    <w:rsid w:val="002B4B5E"/>
    <w:rsid w:val="002B4BAB"/>
    <w:rsid w:val="002B4DBA"/>
    <w:rsid w:val="002B4EDF"/>
    <w:rsid w:val="002B4F5C"/>
    <w:rsid w:val="002B5561"/>
    <w:rsid w:val="002B5D43"/>
    <w:rsid w:val="002B5FCE"/>
    <w:rsid w:val="002B60D2"/>
    <w:rsid w:val="002B616F"/>
    <w:rsid w:val="002B6572"/>
    <w:rsid w:val="002B697B"/>
    <w:rsid w:val="002B6B82"/>
    <w:rsid w:val="002B6CA6"/>
    <w:rsid w:val="002B6DAD"/>
    <w:rsid w:val="002B6DC8"/>
    <w:rsid w:val="002B6ED2"/>
    <w:rsid w:val="002B705D"/>
    <w:rsid w:val="002B71A5"/>
    <w:rsid w:val="002B723E"/>
    <w:rsid w:val="002B74A9"/>
    <w:rsid w:val="002B7839"/>
    <w:rsid w:val="002B7A1C"/>
    <w:rsid w:val="002B7A63"/>
    <w:rsid w:val="002B7B21"/>
    <w:rsid w:val="002B7B5C"/>
    <w:rsid w:val="002B7D72"/>
    <w:rsid w:val="002C06E4"/>
    <w:rsid w:val="002C097A"/>
    <w:rsid w:val="002C0A1A"/>
    <w:rsid w:val="002C0DA7"/>
    <w:rsid w:val="002C0F18"/>
    <w:rsid w:val="002C12D9"/>
    <w:rsid w:val="002C1A7A"/>
    <w:rsid w:val="002C1B77"/>
    <w:rsid w:val="002C2215"/>
    <w:rsid w:val="002C22D7"/>
    <w:rsid w:val="002C2922"/>
    <w:rsid w:val="002C2BC9"/>
    <w:rsid w:val="002C2F6F"/>
    <w:rsid w:val="002C2F8F"/>
    <w:rsid w:val="002C30DF"/>
    <w:rsid w:val="002C324F"/>
    <w:rsid w:val="002C342A"/>
    <w:rsid w:val="002C3798"/>
    <w:rsid w:val="002C39B6"/>
    <w:rsid w:val="002C3A6D"/>
    <w:rsid w:val="002C3BA1"/>
    <w:rsid w:val="002C3BAA"/>
    <w:rsid w:val="002C3BBB"/>
    <w:rsid w:val="002C3D5E"/>
    <w:rsid w:val="002C3F35"/>
    <w:rsid w:val="002C408C"/>
    <w:rsid w:val="002C4411"/>
    <w:rsid w:val="002C44FC"/>
    <w:rsid w:val="002C46E7"/>
    <w:rsid w:val="002C47DC"/>
    <w:rsid w:val="002C487A"/>
    <w:rsid w:val="002C4F14"/>
    <w:rsid w:val="002C50E5"/>
    <w:rsid w:val="002C58D4"/>
    <w:rsid w:val="002C5A21"/>
    <w:rsid w:val="002C5B1B"/>
    <w:rsid w:val="002C623E"/>
    <w:rsid w:val="002C6276"/>
    <w:rsid w:val="002C6344"/>
    <w:rsid w:val="002C679C"/>
    <w:rsid w:val="002C69A3"/>
    <w:rsid w:val="002C6AC1"/>
    <w:rsid w:val="002C6FC5"/>
    <w:rsid w:val="002C74F8"/>
    <w:rsid w:val="002C7B5D"/>
    <w:rsid w:val="002C7BD8"/>
    <w:rsid w:val="002C7FB0"/>
    <w:rsid w:val="002D0021"/>
    <w:rsid w:val="002D017B"/>
    <w:rsid w:val="002D01E0"/>
    <w:rsid w:val="002D05D1"/>
    <w:rsid w:val="002D09CB"/>
    <w:rsid w:val="002D0E02"/>
    <w:rsid w:val="002D0E7E"/>
    <w:rsid w:val="002D0EDA"/>
    <w:rsid w:val="002D14FD"/>
    <w:rsid w:val="002D15E6"/>
    <w:rsid w:val="002D163F"/>
    <w:rsid w:val="002D222D"/>
    <w:rsid w:val="002D2406"/>
    <w:rsid w:val="002D2985"/>
    <w:rsid w:val="002D29B5"/>
    <w:rsid w:val="002D29C8"/>
    <w:rsid w:val="002D307D"/>
    <w:rsid w:val="002D342D"/>
    <w:rsid w:val="002D3553"/>
    <w:rsid w:val="002D3815"/>
    <w:rsid w:val="002D3847"/>
    <w:rsid w:val="002D3A9B"/>
    <w:rsid w:val="002D3B2F"/>
    <w:rsid w:val="002D3B83"/>
    <w:rsid w:val="002D401A"/>
    <w:rsid w:val="002D4047"/>
    <w:rsid w:val="002D47F5"/>
    <w:rsid w:val="002D4934"/>
    <w:rsid w:val="002D4956"/>
    <w:rsid w:val="002D4DC2"/>
    <w:rsid w:val="002D4F28"/>
    <w:rsid w:val="002D4F82"/>
    <w:rsid w:val="002D559E"/>
    <w:rsid w:val="002D59D9"/>
    <w:rsid w:val="002D5A6C"/>
    <w:rsid w:val="002D5BCF"/>
    <w:rsid w:val="002D5BDA"/>
    <w:rsid w:val="002D5C88"/>
    <w:rsid w:val="002D5D83"/>
    <w:rsid w:val="002D6371"/>
    <w:rsid w:val="002D6440"/>
    <w:rsid w:val="002D6477"/>
    <w:rsid w:val="002D6A03"/>
    <w:rsid w:val="002D6A24"/>
    <w:rsid w:val="002D6A32"/>
    <w:rsid w:val="002D6B49"/>
    <w:rsid w:val="002D6C02"/>
    <w:rsid w:val="002D7134"/>
    <w:rsid w:val="002D725E"/>
    <w:rsid w:val="002D7744"/>
    <w:rsid w:val="002D77A2"/>
    <w:rsid w:val="002D7A6F"/>
    <w:rsid w:val="002D7C3C"/>
    <w:rsid w:val="002E01BF"/>
    <w:rsid w:val="002E03B1"/>
    <w:rsid w:val="002E06EC"/>
    <w:rsid w:val="002E0AD3"/>
    <w:rsid w:val="002E0DD2"/>
    <w:rsid w:val="002E0EAD"/>
    <w:rsid w:val="002E101A"/>
    <w:rsid w:val="002E111C"/>
    <w:rsid w:val="002E1901"/>
    <w:rsid w:val="002E1A1B"/>
    <w:rsid w:val="002E1A22"/>
    <w:rsid w:val="002E1D38"/>
    <w:rsid w:val="002E1DD8"/>
    <w:rsid w:val="002E1F4C"/>
    <w:rsid w:val="002E253B"/>
    <w:rsid w:val="002E263E"/>
    <w:rsid w:val="002E28C5"/>
    <w:rsid w:val="002E2A5C"/>
    <w:rsid w:val="002E2B11"/>
    <w:rsid w:val="002E2C69"/>
    <w:rsid w:val="002E336D"/>
    <w:rsid w:val="002E3507"/>
    <w:rsid w:val="002E398C"/>
    <w:rsid w:val="002E3A32"/>
    <w:rsid w:val="002E3B7E"/>
    <w:rsid w:val="002E3C42"/>
    <w:rsid w:val="002E41E5"/>
    <w:rsid w:val="002E41EA"/>
    <w:rsid w:val="002E4302"/>
    <w:rsid w:val="002E4FF0"/>
    <w:rsid w:val="002E5693"/>
    <w:rsid w:val="002E5916"/>
    <w:rsid w:val="002E5B71"/>
    <w:rsid w:val="002E5DF2"/>
    <w:rsid w:val="002E5E66"/>
    <w:rsid w:val="002E679D"/>
    <w:rsid w:val="002E6B10"/>
    <w:rsid w:val="002E6FAA"/>
    <w:rsid w:val="002E6FC4"/>
    <w:rsid w:val="002E72ED"/>
    <w:rsid w:val="002E758B"/>
    <w:rsid w:val="002E75E3"/>
    <w:rsid w:val="002E770F"/>
    <w:rsid w:val="002E7800"/>
    <w:rsid w:val="002E7893"/>
    <w:rsid w:val="002E7BA5"/>
    <w:rsid w:val="002E7D68"/>
    <w:rsid w:val="002E7E4B"/>
    <w:rsid w:val="002E7FD2"/>
    <w:rsid w:val="002F0917"/>
    <w:rsid w:val="002F0C17"/>
    <w:rsid w:val="002F0C26"/>
    <w:rsid w:val="002F1080"/>
    <w:rsid w:val="002F172F"/>
    <w:rsid w:val="002F17DE"/>
    <w:rsid w:val="002F1859"/>
    <w:rsid w:val="002F1A01"/>
    <w:rsid w:val="002F1A70"/>
    <w:rsid w:val="002F1B0E"/>
    <w:rsid w:val="002F1C2B"/>
    <w:rsid w:val="002F1FB5"/>
    <w:rsid w:val="002F204B"/>
    <w:rsid w:val="002F2133"/>
    <w:rsid w:val="002F2351"/>
    <w:rsid w:val="002F2748"/>
    <w:rsid w:val="002F275D"/>
    <w:rsid w:val="002F27AD"/>
    <w:rsid w:val="002F2D94"/>
    <w:rsid w:val="002F2E18"/>
    <w:rsid w:val="002F3303"/>
    <w:rsid w:val="002F34A1"/>
    <w:rsid w:val="002F36EC"/>
    <w:rsid w:val="002F3CC4"/>
    <w:rsid w:val="002F4095"/>
    <w:rsid w:val="002F409E"/>
    <w:rsid w:val="002F438F"/>
    <w:rsid w:val="002F4A3D"/>
    <w:rsid w:val="002F4B58"/>
    <w:rsid w:val="002F4C97"/>
    <w:rsid w:val="002F4CD3"/>
    <w:rsid w:val="002F4E42"/>
    <w:rsid w:val="002F51D9"/>
    <w:rsid w:val="002F51ED"/>
    <w:rsid w:val="002F5264"/>
    <w:rsid w:val="002F5286"/>
    <w:rsid w:val="002F546C"/>
    <w:rsid w:val="002F5549"/>
    <w:rsid w:val="002F5F04"/>
    <w:rsid w:val="002F6081"/>
    <w:rsid w:val="002F60F8"/>
    <w:rsid w:val="002F62A4"/>
    <w:rsid w:val="002F669D"/>
    <w:rsid w:val="002F6AF4"/>
    <w:rsid w:val="002F6D52"/>
    <w:rsid w:val="002F6EDF"/>
    <w:rsid w:val="002F6F2F"/>
    <w:rsid w:val="002F7008"/>
    <w:rsid w:val="002F70A7"/>
    <w:rsid w:val="002F7435"/>
    <w:rsid w:val="002F7701"/>
    <w:rsid w:val="00300498"/>
    <w:rsid w:val="0030054A"/>
    <w:rsid w:val="00300587"/>
    <w:rsid w:val="00300759"/>
    <w:rsid w:val="00300762"/>
    <w:rsid w:val="00300D37"/>
    <w:rsid w:val="00300EF6"/>
    <w:rsid w:val="0030114B"/>
    <w:rsid w:val="00301294"/>
    <w:rsid w:val="003012C4"/>
    <w:rsid w:val="003013D4"/>
    <w:rsid w:val="00301610"/>
    <w:rsid w:val="00301CC9"/>
    <w:rsid w:val="00301F64"/>
    <w:rsid w:val="00301FE1"/>
    <w:rsid w:val="00302309"/>
    <w:rsid w:val="00302782"/>
    <w:rsid w:val="00302B83"/>
    <w:rsid w:val="00302D15"/>
    <w:rsid w:val="00303162"/>
    <w:rsid w:val="003031D9"/>
    <w:rsid w:val="003033F0"/>
    <w:rsid w:val="003034C6"/>
    <w:rsid w:val="003036C4"/>
    <w:rsid w:val="003037AD"/>
    <w:rsid w:val="0030387B"/>
    <w:rsid w:val="00303C5D"/>
    <w:rsid w:val="003043E6"/>
    <w:rsid w:val="00304470"/>
    <w:rsid w:val="00304472"/>
    <w:rsid w:val="003045F2"/>
    <w:rsid w:val="00304770"/>
    <w:rsid w:val="003048DB"/>
    <w:rsid w:val="003048FA"/>
    <w:rsid w:val="00304BBA"/>
    <w:rsid w:val="00304D9B"/>
    <w:rsid w:val="00305141"/>
    <w:rsid w:val="00305148"/>
    <w:rsid w:val="003053FE"/>
    <w:rsid w:val="00305547"/>
    <w:rsid w:val="00305B17"/>
    <w:rsid w:val="00305F80"/>
    <w:rsid w:val="0030603B"/>
    <w:rsid w:val="003063F2"/>
    <w:rsid w:val="00306654"/>
    <w:rsid w:val="003067C7"/>
    <w:rsid w:val="00306822"/>
    <w:rsid w:val="00306856"/>
    <w:rsid w:val="00306939"/>
    <w:rsid w:val="0030794D"/>
    <w:rsid w:val="00307D03"/>
    <w:rsid w:val="0031006B"/>
    <w:rsid w:val="003104D4"/>
    <w:rsid w:val="00310847"/>
    <w:rsid w:val="00310CE8"/>
    <w:rsid w:val="00310FBF"/>
    <w:rsid w:val="0031104B"/>
    <w:rsid w:val="0031118C"/>
    <w:rsid w:val="00311256"/>
    <w:rsid w:val="00311309"/>
    <w:rsid w:val="00311333"/>
    <w:rsid w:val="00311387"/>
    <w:rsid w:val="00311581"/>
    <w:rsid w:val="0031171F"/>
    <w:rsid w:val="003117EB"/>
    <w:rsid w:val="00311B64"/>
    <w:rsid w:val="00311CDD"/>
    <w:rsid w:val="00311D1E"/>
    <w:rsid w:val="0031237D"/>
    <w:rsid w:val="00312455"/>
    <w:rsid w:val="00312552"/>
    <w:rsid w:val="0031262F"/>
    <w:rsid w:val="00312B13"/>
    <w:rsid w:val="00312EF3"/>
    <w:rsid w:val="00312F9E"/>
    <w:rsid w:val="00313309"/>
    <w:rsid w:val="00313365"/>
    <w:rsid w:val="0031369C"/>
    <w:rsid w:val="00313C7A"/>
    <w:rsid w:val="00313D7A"/>
    <w:rsid w:val="00313D86"/>
    <w:rsid w:val="00313E98"/>
    <w:rsid w:val="00313EC4"/>
    <w:rsid w:val="00313FB8"/>
    <w:rsid w:val="003141C9"/>
    <w:rsid w:val="00314377"/>
    <w:rsid w:val="003143E7"/>
    <w:rsid w:val="003149CC"/>
    <w:rsid w:val="00314F2A"/>
    <w:rsid w:val="00315211"/>
    <w:rsid w:val="0031549F"/>
    <w:rsid w:val="003155F5"/>
    <w:rsid w:val="00315B17"/>
    <w:rsid w:val="00315B99"/>
    <w:rsid w:val="00315DE8"/>
    <w:rsid w:val="00315EAB"/>
    <w:rsid w:val="00315EE7"/>
    <w:rsid w:val="00315FF6"/>
    <w:rsid w:val="003164FE"/>
    <w:rsid w:val="0031674C"/>
    <w:rsid w:val="00316A9F"/>
    <w:rsid w:val="00316E5B"/>
    <w:rsid w:val="00316FEC"/>
    <w:rsid w:val="00317149"/>
    <w:rsid w:val="0031715E"/>
    <w:rsid w:val="00317258"/>
    <w:rsid w:val="00317872"/>
    <w:rsid w:val="00317AEC"/>
    <w:rsid w:val="00317E3D"/>
    <w:rsid w:val="00320512"/>
    <w:rsid w:val="0032053A"/>
    <w:rsid w:val="003205F6"/>
    <w:rsid w:val="003208B1"/>
    <w:rsid w:val="00320C6A"/>
    <w:rsid w:val="00320C79"/>
    <w:rsid w:val="00321132"/>
    <w:rsid w:val="003211D4"/>
    <w:rsid w:val="003214F7"/>
    <w:rsid w:val="00321536"/>
    <w:rsid w:val="003215B1"/>
    <w:rsid w:val="00321B76"/>
    <w:rsid w:val="00321DAE"/>
    <w:rsid w:val="0032204C"/>
    <w:rsid w:val="00322096"/>
    <w:rsid w:val="003231A2"/>
    <w:rsid w:val="0032353C"/>
    <w:rsid w:val="00323A8C"/>
    <w:rsid w:val="00324216"/>
    <w:rsid w:val="003242F8"/>
    <w:rsid w:val="003243E2"/>
    <w:rsid w:val="003246A3"/>
    <w:rsid w:val="003248F1"/>
    <w:rsid w:val="00324977"/>
    <w:rsid w:val="00324CC3"/>
    <w:rsid w:val="0032500B"/>
    <w:rsid w:val="00325407"/>
    <w:rsid w:val="00325661"/>
    <w:rsid w:val="00325B07"/>
    <w:rsid w:val="00325BD1"/>
    <w:rsid w:val="00326053"/>
    <w:rsid w:val="00326172"/>
    <w:rsid w:val="00326519"/>
    <w:rsid w:val="0032655E"/>
    <w:rsid w:val="0032671C"/>
    <w:rsid w:val="0032695E"/>
    <w:rsid w:val="003269CF"/>
    <w:rsid w:val="00326A53"/>
    <w:rsid w:val="00326A9F"/>
    <w:rsid w:val="00326C4B"/>
    <w:rsid w:val="0032736D"/>
    <w:rsid w:val="0032749B"/>
    <w:rsid w:val="003279BB"/>
    <w:rsid w:val="00327BA8"/>
    <w:rsid w:val="00327BB3"/>
    <w:rsid w:val="00327C32"/>
    <w:rsid w:val="00327D6C"/>
    <w:rsid w:val="00327D92"/>
    <w:rsid w:val="00327E23"/>
    <w:rsid w:val="00327EDA"/>
    <w:rsid w:val="00327FE1"/>
    <w:rsid w:val="00330096"/>
    <w:rsid w:val="0033036F"/>
    <w:rsid w:val="003304C1"/>
    <w:rsid w:val="003307ED"/>
    <w:rsid w:val="00330C5E"/>
    <w:rsid w:val="00331052"/>
    <w:rsid w:val="00331134"/>
    <w:rsid w:val="003312EB"/>
    <w:rsid w:val="003313FB"/>
    <w:rsid w:val="0033156E"/>
    <w:rsid w:val="00331BDF"/>
    <w:rsid w:val="00331F4A"/>
    <w:rsid w:val="00332877"/>
    <w:rsid w:val="00332B5D"/>
    <w:rsid w:val="00332E92"/>
    <w:rsid w:val="00332F7C"/>
    <w:rsid w:val="00332F80"/>
    <w:rsid w:val="00333273"/>
    <w:rsid w:val="00333A0B"/>
    <w:rsid w:val="00333A69"/>
    <w:rsid w:val="00333DFD"/>
    <w:rsid w:val="00334284"/>
    <w:rsid w:val="003345E9"/>
    <w:rsid w:val="003350C3"/>
    <w:rsid w:val="00335299"/>
    <w:rsid w:val="003358AF"/>
    <w:rsid w:val="0033590F"/>
    <w:rsid w:val="00335B36"/>
    <w:rsid w:val="00335DAF"/>
    <w:rsid w:val="00335DC4"/>
    <w:rsid w:val="00336950"/>
    <w:rsid w:val="00336D1F"/>
    <w:rsid w:val="003371F5"/>
    <w:rsid w:val="003376C2"/>
    <w:rsid w:val="00337D58"/>
    <w:rsid w:val="00337D9F"/>
    <w:rsid w:val="00337EDE"/>
    <w:rsid w:val="00340300"/>
    <w:rsid w:val="003404F8"/>
    <w:rsid w:val="003406F3"/>
    <w:rsid w:val="003407D1"/>
    <w:rsid w:val="00340852"/>
    <w:rsid w:val="00340C9B"/>
    <w:rsid w:val="003411E4"/>
    <w:rsid w:val="0034149D"/>
    <w:rsid w:val="00341621"/>
    <w:rsid w:val="003418F0"/>
    <w:rsid w:val="00341AB2"/>
    <w:rsid w:val="00341CA0"/>
    <w:rsid w:val="00341EDC"/>
    <w:rsid w:val="00341F35"/>
    <w:rsid w:val="0034291D"/>
    <w:rsid w:val="0034293B"/>
    <w:rsid w:val="003429EB"/>
    <w:rsid w:val="00342CED"/>
    <w:rsid w:val="00342E71"/>
    <w:rsid w:val="00342E87"/>
    <w:rsid w:val="003430F5"/>
    <w:rsid w:val="00343104"/>
    <w:rsid w:val="00343151"/>
    <w:rsid w:val="003431B2"/>
    <w:rsid w:val="0034364B"/>
    <w:rsid w:val="00344102"/>
    <w:rsid w:val="00344573"/>
    <w:rsid w:val="00344587"/>
    <w:rsid w:val="003445EE"/>
    <w:rsid w:val="00344A44"/>
    <w:rsid w:val="00344DEE"/>
    <w:rsid w:val="003450FE"/>
    <w:rsid w:val="003452E1"/>
    <w:rsid w:val="0034591F"/>
    <w:rsid w:val="003459F7"/>
    <w:rsid w:val="00345AAC"/>
    <w:rsid w:val="00345CF3"/>
    <w:rsid w:val="00345FF9"/>
    <w:rsid w:val="003460A5"/>
    <w:rsid w:val="003462F2"/>
    <w:rsid w:val="00346401"/>
    <w:rsid w:val="0034651F"/>
    <w:rsid w:val="0034672D"/>
    <w:rsid w:val="003467F7"/>
    <w:rsid w:val="00346B8B"/>
    <w:rsid w:val="00347041"/>
    <w:rsid w:val="0034714F"/>
    <w:rsid w:val="003472EC"/>
    <w:rsid w:val="003473F4"/>
    <w:rsid w:val="00347551"/>
    <w:rsid w:val="00347568"/>
    <w:rsid w:val="0034765F"/>
    <w:rsid w:val="00347ADD"/>
    <w:rsid w:val="00347C49"/>
    <w:rsid w:val="00347FF8"/>
    <w:rsid w:val="003504CD"/>
    <w:rsid w:val="0035096C"/>
    <w:rsid w:val="00350AAC"/>
    <w:rsid w:val="00350C9E"/>
    <w:rsid w:val="00350E8B"/>
    <w:rsid w:val="0035125D"/>
    <w:rsid w:val="003512F8"/>
    <w:rsid w:val="0035193A"/>
    <w:rsid w:val="00351B39"/>
    <w:rsid w:val="00351E1D"/>
    <w:rsid w:val="00351F12"/>
    <w:rsid w:val="00352060"/>
    <w:rsid w:val="003520B6"/>
    <w:rsid w:val="00352183"/>
    <w:rsid w:val="003525FD"/>
    <w:rsid w:val="0035290D"/>
    <w:rsid w:val="00352AC0"/>
    <w:rsid w:val="00353000"/>
    <w:rsid w:val="0035350A"/>
    <w:rsid w:val="00353823"/>
    <w:rsid w:val="00353892"/>
    <w:rsid w:val="003538B4"/>
    <w:rsid w:val="003539DC"/>
    <w:rsid w:val="0035415A"/>
    <w:rsid w:val="003543C5"/>
    <w:rsid w:val="0035464F"/>
    <w:rsid w:val="003546DA"/>
    <w:rsid w:val="00354858"/>
    <w:rsid w:val="00354917"/>
    <w:rsid w:val="003549D5"/>
    <w:rsid w:val="00354AFF"/>
    <w:rsid w:val="00354C0D"/>
    <w:rsid w:val="0035501A"/>
    <w:rsid w:val="0035515C"/>
    <w:rsid w:val="0035587D"/>
    <w:rsid w:val="00355C0D"/>
    <w:rsid w:val="003560BF"/>
    <w:rsid w:val="00356206"/>
    <w:rsid w:val="0035642F"/>
    <w:rsid w:val="003565BC"/>
    <w:rsid w:val="003566D4"/>
    <w:rsid w:val="00356727"/>
    <w:rsid w:val="003567FA"/>
    <w:rsid w:val="00356D4E"/>
    <w:rsid w:val="00356F91"/>
    <w:rsid w:val="003573EC"/>
    <w:rsid w:val="0035750D"/>
    <w:rsid w:val="00357541"/>
    <w:rsid w:val="0035772C"/>
    <w:rsid w:val="0035798D"/>
    <w:rsid w:val="003579A2"/>
    <w:rsid w:val="00357A78"/>
    <w:rsid w:val="00357BFC"/>
    <w:rsid w:val="00357CDC"/>
    <w:rsid w:val="0036039C"/>
    <w:rsid w:val="0036075F"/>
    <w:rsid w:val="003607C9"/>
    <w:rsid w:val="0036096C"/>
    <w:rsid w:val="00361340"/>
    <w:rsid w:val="00361595"/>
    <w:rsid w:val="003617AF"/>
    <w:rsid w:val="00361AEA"/>
    <w:rsid w:val="00361EBA"/>
    <w:rsid w:val="003622C8"/>
    <w:rsid w:val="003629D9"/>
    <w:rsid w:val="00362A6E"/>
    <w:rsid w:val="00362CA8"/>
    <w:rsid w:val="00362E10"/>
    <w:rsid w:val="00363183"/>
    <w:rsid w:val="003633C6"/>
    <w:rsid w:val="00363608"/>
    <w:rsid w:val="003637A6"/>
    <w:rsid w:val="00363B12"/>
    <w:rsid w:val="00363C9A"/>
    <w:rsid w:val="00364075"/>
    <w:rsid w:val="00364371"/>
    <w:rsid w:val="00364382"/>
    <w:rsid w:val="00364407"/>
    <w:rsid w:val="00364432"/>
    <w:rsid w:val="00364605"/>
    <w:rsid w:val="00364BC0"/>
    <w:rsid w:val="00365001"/>
    <w:rsid w:val="0036505B"/>
    <w:rsid w:val="003650F1"/>
    <w:rsid w:val="00365199"/>
    <w:rsid w:val="0036519D"/>
    <w:rsid w:val="003657A0"/>
    <w:rsid w:val="003657D3"/>
    <w:rsid w:val="00365B86"/>
    <w:rsid w:val="00365F3B"/>
    <w:rsid w:val="0036604A"/>
    <w:rsid w:val="00366B35"/>
    <w:rsid w:val="0036704C"/>
    <w:rsid w:val="003670F7"/>
    <w:rsid w:val="003671E2"/>
    <w:rsid w:val="003671F5"/>
    <w:rsid w:val="003672F2"/>
    <w:rsid w:val="00367682"/>
    <w:rsid w:val="003679F2"/>
    <w:rsid w:val="00367B02"/>
    <w:rsid w:val="00370341"/>
    <w:rsid w:val="003704A4"/>
    <w:rsid w:val="00370E43"/>
    <w:rsid w:val="00370E89"/>
    <w:rsid w:val="00371040"/>
    <w:rsid w:val="00371787"/>
    <w:rsid w:val="00371B71"/>
    <w:rsid w:val="00372026"/>
    <w:rsid w:val="0037202B"/>
    <w:rsid w:val="00372479"/>
    <w:rsid w:val="00372620"/>
    <w:rsid w:val="003727E3"/>
    <w:rsid w:val="00372972"/>
    <w:rsid w:val="00372D15"/>
    <w:rsid w:val="00372E3B"/>
    <w:rsid w:val="0037312E"/>
    <w:rsid w:val="00373429"/>
    <w:rsid w:val="00373448"/>
    <w:rsid w:val="00373C2D"/>
    <w:rsid w:val="00373D19"/>
    <w:rsid w:val="00373F37"/>
    <w:rsid w:val="00374158"/>
    <w:rsid w:val="0037443F"/>
    <w:rsid w:val="003748CD"/>
    <w:rsid w:val="003750AB"/>
    <w:rsid w:val="003754C4"/>
    <w:rsid w:val="00375770"/>
    <w:rsid w:val="003758E4"/>
    <w:rsid w:val="00375A0D"/>
    <w:rsid w:val="00375B1A"/>
    <w:rsid w:val="00375B41"/>
    <w:rsid w:val="00375BCA"/>
    <w:rsid w:val="00375FBD"/>
    <w:rsid w:val="003762C3"/>
    <w:rsid w:val="00376694"/>
    <w:rsid w:val="0037675A"/>
    <w:rsid w:val="00376944"/>
    <w:rsid w:val="00376B0D"/>
    <w:rsid w:val="00377207"/>
    <w:rsid w:val="00377921"/>
    <w:rsid w:val="00377BCB"/>
    <w:rsid w:val="00377DE5"/>
    <w:rsid w:val="00377F6C"/>
    <w:rsid w:val="0038019E"/>
    <w:rsid w:val="00380446"/>
    <w:rsid w:val="00380823"/>
    <w:rsid w:val="0038087E"/>
    <w:rsid w:val="00380C2C"/>
    <w:rsid w:val="00380D8C"/>
    <w:rsid w:val="00381093"/>
    <w:rsid w:val="00381385"/>
    <w:rsid w:val="003813A0"/>
    <w:rsid w:val="0038168D"/>
    <w:rsid w:val="00381D2F"/>
    <w:rsid w:val="00381EDF"/>
    <w:rsid w:val="00382105"/>
    <w:rsid w:val="003824E6"/>
    <w:rsid w:val="003828D0"/>
    <w:rsid w:val="00382B73"/>
    <w:rsid w:val="00382BA2"/>
    <w:rsid w:val="00382CEC"/>
    <w:rsid w:val="0038309C"/>
    <w:rsid w:val="003830C3"/>
    <w:rsid w:val="003835AD"/>
    <w:rsid w:val="003836C7"/>
    <w:rsid w:val="003837F5"/>
    <w:rsid w:val="00383CAC"/>
    <w:rsid w:val="00383EAF"/>
    <w:rsid w:val="003840CF"/>
    <w:rsid w:val="0038442C"/>
    <w:rsid w:val="003845A4"/>
    <w:rsid w:val="00384BBF"/>
    <w:rsid w:val="00384D88"/>
    <w:rsid w:val="00384EBD"/>
    <w:rsid w:val="00384F6B"/>
    <w:rsid w:val="00385289"/>
    <w:rsid w:val="00385299"/>
    <w:rsid w:val="00385651"/>
    <w:rsid w:val="00385A25"/>
    <w:rsid w:val="00385A43"/>
    <w:rsid w:val="00385E75"/>
    <w:rsid w:val="00385EA5"/>
    <w:rsid w:val="00386078"/>
    <w:rsid w:val="00386956"/>
    <w:rsid w:val="00386AA0"/>
    <w:rsid w:val="00386B4B"/>
    <w:rsid w:val="00386CA6"/>
    <w:rsid w:val="00386CF8"/>
    <w:rsid w:val="00387116"/>
    <w:rsid w:val="003876B1"/>
    <w:rsid w:val="00387809"/>
    <w:rsid w:val="0038782F"/>
    <w:rsid w:val="00387A36"/>
    <w:rsid w:val="00387B15"/>
    <w:rsid w:val="00387E97"/>
    <w:rsid w:val="00387F34"/>
    <w:rsid w:val="00387F78"/>
    <w:rsid w:val="00390517"/>
    <w:rsid w:val="0039064E"/>
    <w:rsid w:val="003906B3"/>
    <w:rsid w:val="00390CBA"/>
    <w:rsid w:val="00391005"/>
    <w:rsid w:val="0039120B"/>
    <w:rsid w:val="0039129B"/>
    <w:rsid w:val="0039170A"/>
    <w:rsid w:val="003918ED"/>
    <w:rsid w:val="003920F9"/>
    <w:rsid w:val="003921C3"/>
    <w:rsid w:val="0039271B"/>
    <w:rsid w:val="00392A0A"/>
    <w:rsid w:val="00393228"/>
    <w:rsid w:val="00393454"/>
    <w:rsid w:val="00393565"/>
    <w:rsid w:val="00393631"/>
    <w:rsid w:val="00393737"/>
    <w:rsid w:val="00393809"/>
    <w:rsid w:val="003938A0"/>
    <w:rsid w:val="00393A29"/>
    <w:rsid w:val="00393AB9"/>
    <w:rsid w:val="00393D37"/>
    <w:rsid w:val="00393DAD"/>
    <w:rsid w:val="00393DB7"/>
    <w:rsid w:val="00393F28"/>
    <w:rsid w:val="00393F50"/>
    <w:rsid w:val="00393FD3"/>
    <w:rsid w:val="003944D9"/>
    <w:rsid w:val="003945E0"/>
    <w:rsid w:val="00394945"/>
    <w:rsid w:val="00394DA3"/>
    <w:rsid w:val="00394FBD"/>
    <w:rsid w:val="00395098"/>
    <w:rsid w:val="00395AE1"/>
    <w:rsid w:val="00395B2A"/>
    <w:rsid w:val="0039602C"/>
    <w:rsid w:val="0039610C"/>
    <w:rsid w:val="003964AE"/>
    <w:rsid w:val="00396659"/>
    <w:rsid w:val="00396719"/>
    <w:rsid w:val="00396945"/>
    <w:rsid w:val="003969BB"/>
    <w:rsid w:val="00396C7D"/>
    <w:rsid w:val="0039724C"/>
    <w:rsid w:val="0039748D"/>
    <w:rsid w:val="003979AD"/>
    <w:rsid w:val="00397BC7"/>
    <w:rsid w:val="00397CBA"/>
    <w:rsid w:val="003A0130"/>
    <w:rsid w:val="003A037F"/>
    <w:rsid w:val="003A0381"/>
    <w:rsid w:val="003A03C9"/>
    <w:rsid w:val="003A05FA"/>
    <w:rsid w:val="003A0965"/>
    <w:rsid w:val="003A0B04"/>
    <w:rsid w:val="003A0B6B"/>
    <w:rsid w:val="003A0CCC"/>
    <w:rsid w:val="003A10E5"/>
    <w:rsid w:val="003A1293"/>
    <w:rsid w:val="003A1792"/>
    <w:rsid w:val="003A1FEA"/>
    <w:rsid w:val="003A20BC"/>
    <w:rsid w:val="003A2186"/>
    <w:rsid w:val="003A22BE"/>
    <w:rsid w:val="003A2B2C"/>
    <w:rsid w:val="003A2F9D"/>
    <w:rsid w:val="003A2FDD"/>
    <w:rsid w:val="003A3F89"/>
    <w:rsid w:val="003A4147"/>
    <w:rsid w:val="003A462E"/>
    <w:rsid w:val="003A463E"/>
    <w:rsid w:val="003A49AD"/>
    <w:rsid w:val="003A49BC"/>
    <w:rsid w:val="003A4B8F"/>
    <w:rsid w:val="003A4E67"/>
    <w:rsid w:val="003A4F79"/>
    <w:rsid w:val="003A4F85"/>
    <w:rsid w:val="003A5780"/>
    <w:rsid w:val="003A57B6"/>
    <w:rsid w:val="003A5A86"/>
    <w:rsid w:val="003A6007"/>
    <w:rsid w:val="003A639A"/>
    <w:rsid w:val="003A6A5E"/>
    <w:rsid w:val="003A6C5D"/>
    <w:rsid w:val="003A712C"/>
    <w:rsid w:val="003A7304"/>
    <w:rsid w:val="003A77E7"/>
    <w:rsid w:val="003A7A44"/>
    <w:rsid w:val="003A7A5C"/>
    <w:rsid w:val="003A7B0A"/>
    <w:rsid w:val="003A7BC0"/>
    <w:rsid w:val="003B0F5F"/>
    <w:rsid w:val="003B1046"/>
    <w:rsid w:val="003B11B6"/>
    <w:rsid w:val="003B1362"/>
    <w:rsid w:val="003B13FB"/>
    <w:rsid w:val="003B1767"/>
    <w:rsid w:val="003B19B5"/>
    <w:rsid w:val="003B1A73"/>
    <w:rsid w:val="003B1E59"/>
    <w:rsid w:val="003B1F0A"/>
    <w:rsid w:val="003B2AFC"/>
    <w:rsid w:val="003B2DB7"/>
    <w:rsid w:val="003B2E75"/>
    <w:rsid w:val="003B3024"/>
    <w:rsid w:val="003B350C"/>
    <w:rsid w:val="003B357B"/>
    <w:rsid w:val="003B3742"/>
    <w:rsid w:val="003B39FD"/>
    <w:rsid w:val="003B3CF0"/>
    <w:rsid w:val="003B405D"/>
    <w:rsid w:val="003B42E3"/>
    <w:rsid w:val="003B45A6"/>
    <w:rsid w:val="003B45CB"/>
    <w:rsid w:val="003B4795"/>
    <w:rsid w:val="003B5032"/>
    <w:rsid w:val="003B55DD"/>
    <w:rsid w:val="003B5940"/>
    <w:rsid w:val="003B615B"/>
    <w:rsid w:val="003B62D4"/>
    <w:rsid w:val="003B6379"/>
    <w:rsid w:val="003B6750"/>
    <w:rsid w:val="003B6793"/>
    <w:rsid w:val="003B69C4"/>
    <w:rsid w:val="003B6A39"/>
    <w:rsid w:val="003B6B5A"/>
    <w:rsid w:val="003B6B6A"/>
    <w:rsid w:val="003B6F73"/>
    <w:rsid w:val="003B7291"/>
    <w:rsid w:val="003B7389"/>
    <w:rsid w:val="003B7554"/>
    <w:rsid w:val="003B75D4"/>
    <w:rsid w:val="003B7645"/>
    <w:rsid w:val="003B7B32"/>
    <w:rsid w:val="003B7D30"/>
    <w:rsid w:val="003B7ED8"/>
    <w:rsid w:val="003C025B"/>
    <w:rsid w:val="003C040A"/>
    <w:rsid w:val="003C0554"/>
    <w:rsid w:val="003C0700"/>
    <w:rsid w:val="003C090D"/>
    <w:rsid w:val="003C09D2"/>
    <w:rsid w:val="003C09EE"/>
    <w:rsid w:val="003C0D1A"/>
    <w:rsid w:val="003C0FF6"/>
    <w:rsid w:val="003C1291"/>
    <w:rsid w:val="003C12D1"/>
    <w:rsid w:val="003C1788"/>
    <w:rsid w:val="003C1841"/>
    <w:rsid w:val="003C189F"/>
    <w:rsid w:val="003C1901"/>
    <w:rsid w:val="003C191F"/>
    <w:rsid w:val="003C212D"/>
    <w:rsid w:val="003C239E"/>
    <w:rsid w:val="003C23A8"/>
    <w:rsid w:val="003C23D9"/>
    <w:rsid w:val="003C2581"/>
    <w:rsid w:val="003C328D"/>
    <w:rsid w:val="003C36B3"/>
    <w:rsid w:val="003C38F7"/>
    <w:rsid w:val="003C3917"/>
    <w:rsid w:val="003C39F5"/>
    <w:rsid w:val="003C3CC5"/>
    <w:rsid w:val="003C3D3B"/>
    <w:rsid w:val="003C4120"/>
    <w:rsid w:val="003C41A5"/>
    <w:rsid w:val="003C4204"/>
    <w:rsid w:val="003C452A"/>
    <w:rsid w:val="003C467B"/>
    <w:rsid w:val="003C48EA"/>
    <w:rsid w:val="003C53D3"/>
    <w:rsid w:val="003C55F6"/>
    <w:rsid w:val="003C58C0"/>
    <w:rsid w:val="003C5B83"/>
    <w:rsid w:val="003C5D14"/>
    <w:rsid w:val="003C61B0"/>
    <w:rsid w:val="003C6504"/>
    <w:rsid w:val="003C658A"/>
    <w:rsid w:val="003C69A7"/>
    <w:rsid w:val="003C6A10"/>
    <w:rsid w:val="003C6B07"/>
    <w:rsid w:val="003C6C6D"/>
    <w:rsid w:val="003C7262"/>
    <w:rsid w:val="003C76F9"/>
    <w:rsid w:val="003C7CF1"/>
    <w:rsid w:val="003C7DA9"/>
    <w:rsid w:val="003C7E61"/>
    <w:rsid w:val="003C7F36"/>
    <w:rsid w:val="003C7F41"/>
    <w:rsid w:val="003D0933"/>
    <w:rsid w:val="003D0B37"/>
    <w:rsid w:val="003D0D78"/>
    <w:rsid w:val="003D1087"/>
    <w:rsid w:val="003D12CB"/>
    <w:rsid w:val="003D1711"/>
    <w:rsid w:val="003D1952"/>
    <w:rsid w:val="003D1A7D"/>
    <w:rsid w:val="003D2415"/>
    <w:rsid w:val="003D24C1"/>
    <w:rsid w:val="003D277F"/>
    <w:rsid w:val="003D27B5"/>
    <w:rsid w:val="003D2B36"/>
    <w:rsid w:val="003D2C6F"/>
    <w:rsid w:val="003D2D53"/>
    <w:rsid w:val="003D3002"/>
    <w:rsid w:val="003D301C"/>
    <w:rsid w:val="003D347B"/>
    <w:rsid w:val="003D3897"/>
    <w:rsid w:val="003D459F"/>
    <w:rsid w:val="003D48D7"/>
    <w:rsid w:val="003D4CA9"/>
    <w:rsid w:val="003D4D50"/>
    <w:rsid w:val="003D4E34"/>
    <w:rsid w:val="003D4FE4"/>
    <w:rsid w:val="003D52D3"/>
    <w:rsid w:val="003D5816"/>
    <w:rsid w:val="003D5F98"/>
    <w:rsid w:val="003D616E"/>
    <w:rsid w:val="003D6344"/>
    <w:rsid w:val="003D678A"/>
    <w:rsid w:val="003D682A"/>
    <w:rsid w:val="003D6857"/>
    <w:rsid w:val="003D6B67"/>
    <w:rsid w:val="003D6C76"/>
    <w:rsid w:val="003D6DDE"/>
    <w:rsid w:val="003D6F81"/>
    <w:rsid w:val="003D71C0"/>
    <w:rsid w:val="003D740D"/>
    <w:rsid w:val="003D7590"/>
    <w:rsid w:val="003D7852"/>
    <w:rsid w:val="003D7DBD"/>
    <w:rsid w:val="003D7E7A"/>
    <w:rsid w:val="003E01C4"/>
    <w:rsid w:val="003E07BF"/>
    <w:rsid w:val="003E096D"/>
    <w:rsid w:val="003E0C8F"/>
    <w:rsid w:val="003E0EC2"/>
    <w:rsid w:val="003E0EEC"/>
    <w:rsid w:val="003E1014"/>
    <w:rsid w:val="003E1336"/>
    <w:rsid w:val="003E1DA1"/>
    <w:rsid w:val="003E1F0D"/>
    <w:rsid w:val="003E3341"/>
    <w:rsid w:val="003E3A28"/>
    <w:rsid w:val="003E3A9E"/>
    <w:rsid w:val="003E3C68"/>
    <w:rsid w:val="003E3C7E"/>
    <w:rsid w:val="003E3D12"/>
    <w:rsid w:val="003E3F53"/>
    <w:rsid w:val="003E439E"/>
    <w:rsid w:val="003E4BD7"/>
    <w:rsid w:val="003E4BDD"/>
    <w:rsid w:val="003E4C6F"/>
    <w:rsid w:val="003E4E4F"/>
    <w:rsid w:val="003E55A6"/>
    <w:rsid w:val="003E5916"/>
    <w:rsid w:val="003E5BCB"/>
    <w:rsid w:val="003E5F6B"/>
    <w:rsid w:val="003E6032"/>
    <w:rsid w:val="003E6381"/>
    <w:rsid w:val="003E6588"/>
    <w:rsid w:val="003E658E"/>
    <w:rsid w:val="003E6632"/>
    <w:rsid w:val="003E69FD"/>
    <w:rsid w:val="003E6C31"/>
    <w:rsid w:val="003E705D"/>
    <w:rsid w:val="003E717B"/>
    <w:rsid w:val="003E72A0"/>
    <w:rsid w:val="003E73E6"/>
    <w:rsid w:val="003E7403"/>
    <w:rsid w:val="003E7445"/>
    <w:rsid w:val="003E74D7"/>
    <w:rsid w:val="003E750E"/>
    <w:rsid w:val="003E7630"/>
    <w:rsid w:val="003E77E4"/>
    <w:rsid w:val="003E7ABD"/>
    <w:rsid w:val="003E7BC7"/>
    <w:rsid w:val="003E7F42"/>
    <w:rsid w:val="003E7F65"/>
    <w:rsid w:val="003F01ED"/>
    <w:rsid w:val="003F04E7"/>
    <w:rsid w:val="003F05EC"/>
    <w:rsid w:val="003F0948"/>
    <w:rsid w:val="003F0C35"/>
    <w:rsid w:val="003F0D9A"/>
    <w:rsid w:val="003F1119"/>
    <w:rsid w:val="003F14D3"/>
    <w:rsid w:val="003F16C0"/>
    <w:rsid w:val="003F16EA"/>
    <w:rsid w:val="003F19FF"/>
    <w:rsid w:val="003F1BCF"/>
    <w:rsid w:val="003F1E4B"/>
    <w:rsid w:val="003F1FD7"/>
    <w:rsid w:val="003F26A8"/>
    <w:rsid w:val="003F2839"/>
    <w:rsid w:val="003F2974"/>
    <w:rsid w:val="003F2EB7"/>
    <w:rsid w:val="003F2F77"/>
    <w:rsid w:val="003F3890"/>
    <w:rsid w:val="003F3AB4"/>
    <w:rsid w:val="003F3B0D"/>
    <w:rsid w:val="003F3B41"/>
    <w:rsid w:val="003F4025"/>
    <w:rsid w:val="003F4059"/>
    <w:rsid w:val="003F4A0C"/>
    <w:rsid w:val="003F4B6E"/>
    <w:rsid w:val="003F4C50"/>
    <w:rsid w:val="003F4D85"/>
    <w:rsid w:val="003F4D87"/>
    <w:rsid w:val="003F4FFE"/>
    <w:rsid w:val="003F5038"/>
    <w:rsid w:val="003F5243"/>
    <w:rsid w:val="003F5369"/>
    <w:rsid w:val="003F556E"/>
    <w:rsid w:val="003F57AA"/>
    <w:rsid w:val="003F582A"/>
    <w:rsid w:val="003F5900"/>
    <w:rsid w:val="003F59D9"/>
    <w:rsid w:val="003F5A4E"/>
    <w:rsid w:val="003F5B6C"/>
    <w:rsid w:val="003F5E85"/>
    <w:rsid w:val="003F5FCF"/>
    <w:rsid w:val="003F61ED"/>
    <w:rsid w:val="003F62BD"/>
    <w:rsid w:val="003F63A5"/>
    <w:rsid w:val="003F69CD"/>
    <w:rsid w:val="003F6A33"/>
    <w:rsid w:val="003F6B63"/>
    <w:rsid w:val="003F70C0"/>
    <w:rsid w:val="003F7122"/>
    <w:rsid w:val="003F7645"/>
    <w:rsid w:val="003F7884"/>
    <w:rsid w:val="003F78D8"/>
    <w:rsid w:val="003F7C71"/>
    <w:rsid w:val="003F7E5F"/>
    <w:rsid w:val="004001CC"/>
    <w:rsid w:val="0040022B"/>
    <w:rsid w:val="0040041A"/>
    <w:rsid w:val="0040052B"/>
    <w:rsid w:val="0040088C"/>
    <w:rsid w:val="00400B8C"/>
    <w:rsid w:val="00400CB5"/>
    <w:rsid w:val="00400FBA"/>
    <w:rsid w:val="004013D2"/>
    <w:rsid w:val="00401794"/>
    <w:rsid w:val="00401B96"/>
    <w:rsid w:val="00401C4A"/>
    <w:rsid w:val="0040203F"/>
    <w:rsid w:val="00402105"/>
    <w:rsid w:val="00402164"/>
    <w:rsid w:val="00402CC2"/>
    <w:rsid w:val="00402D05"/>
    <w:rsid w:val="00402E4C"/>
    <w:rsid w:val="00402EA5"/>
    <w:rsid w:val="00403159"/>
    <w:rsid w:val="004031E1"/>
    <w:rsid w:val="00403511"/>
    <w:rsid w:val="004038F9"/>
    <w:rsid w:val="00403A60"/>
    <w:rsid w:val="00403BDB"/>
    <w:rsid w:val="00403E7B"/>
    <w:rsid w:val="004044E5"/>
    <w:rsid w:val="004049A5"/>
    <w:rsid w:val="004049F5"/>
    <w:rsid w:val="00404B5B"/>
    <w:rsid w:val="00404CBC"/>
    <w:rsid w:val="00404E92"/>
    <w:rsid w:val="00405042"/>
    <w:rsid w:val="004052F1"/>
    <w:rsid w:val="00405487"/>
    <w:rsid w:val="004059BE"/>
    <w:rsid w:val="00406150"/>
    <w:rsid w:val="00406847"/>
    <w:rsid w:val="00406AD1"/>
    <w:rsid w:val="00406AFA"/>
    <w:rsid w:val="00406E56"/>
    <w:rsid w:val="0040726E"/>
    <w:rsid w:val="004072AD"/>
    <w:rsid w:val="00407506"/>
    <w:rsid w:val="00407585"/>
    <w:rsid w:val="00407A95"/>
    <w:rsid w:val="0041032C"/>
    <w:rsid w:val="00410490"/>
    <w:rsid w:val="004104EC"/>
    <w:rsid w:val="004105BA"/>
    <w:rsid w:val="004105E9"/>
    <w:rsid w:val="004105F8"/>
    <w:rsid w:val="0041083A"/>
    <w:rsid w:val="0041084F"/>
    <w:rsid w:val="0041087E"/>
    <w:rsid w:val="00410DBB"/>
    <w:rsid w:val="004114B6"/>
    <w:rsid w:val="004114C5"/>
    <w:rsid w:val="004116A8"/>
    <w:rsid w:val="00411C6C"/>
    <w:rsid w:val="00411E6D"/>
    <w:rsid w:val="00411F6D"/>
    <w:rsid w:val="00412285"/>
    <w:rsid w:val="00412328"/>
    <w:rsid w:val="004123B8"/>
    <w:rsid w:val="00412528"/>
    <w:rsid w:val="00412C61"/>
    <w:rsid w:val="00412DA7"/>
    <w:rsid w:val="00412E21"/>
    <w:rsid w:val="00412E91"/>
    <w:rsid w:val="00413482"/>
    <w:rsid w:val="0041348F"/>
    <w:rsid w:val="00413611"/>
    <w:rsid w:val="00413AA5"/>
    <w:rsid w:val="00413CD8"/>
    <w:rsid w:val="00413D6A"/>
    <w:rsid w:val="0041417C"/>
    <w:rsid w:val="0041458A"/>
    <w:rsid w:val="0041483D"/>
    <w:rsid w:val="00414ABD"/>
    <w:rsid w:val="00414AD3"/>
    <w:rsid w:val="00414D49"/>
    <w:rsid w:val="00414D9B"/>
    <w:rsid w:val="00414DFF"/>
    <w:rsid w:val="00414ECE"/>
    <w:rsid w:val="00415077"/>
    <w:rsid w:val="0041508E"/>
    <w:rsid w:val="00415204"/>
    <w:rsid w:val="004156AB"/>
    <w:rsid w:val="004157EC"/>
    <w:rsid w:val="004157F6"/>
    <w:rsid w:val="00415897"/>
    <w:rsid w:val="00415AD5"/>
    <w:rsid w:val="00415C52"/>
    <w:rsid w:val="00415D58"/>
    <w:rsid w:val="00415E8A"/>
    <w:rsid w:val="00416580"/>
    <w:rsid w:val="00416876"/>
    <w:rsid w:val="00416A8F"/>
    <w:rsid w:val="00416B70"/>
    <w:rsid w:val="00416DC8"/>
    <w:rsid w:val="00416E8B"/>
    <w:rsid w:val="004171B0"/>
    <w:rsid w:val="00417320"/>
    <w:rsid w:val="00417636"/>
    <w:rsid w:val="004176D5"/>
    <w:rsid w:val="0041773D"/>
    <w:rsid w:val="0041779E"/>
    <w:rsid w:val="004177CF"/>
    <w:rsid w:val="00417BE2"/>
    <w:rsid w:val="0042027E"/>
    <w:rsid w:val="004202E8"/>
    <w:rsid w:val="0042051B"/>
    <w:rsid w:val="00420561"/>
    <w:rsid w:val="004205D3"/>
    <w:rsid w:val="004208FF"/>
    <w:rsid w:val="004209A3"/>
    <w:rsid w:val="00420A28"/>
    <w:rsid w:val="00421049"/>
    <w:rsid w:val="00421244"/>
    <w:rsid w:val="004212EB"/>
    <w:rsid w:val="0042151E"/>
    <w:rsid w:val="0042163E"/>
    <w:rsid w:val="0042169F"/>
    <w:rsid w:val="00421F25"/>
    <w:rsid w:val="00421F72"/>
    <w:rsid w:val="0042219C"/>
    <w:rsid w:val="00422260"/>
    <w:rsid w:val="004227D5"/>
    <w:rsid w:val="00422894"/>
    <w:rsid w:val="00423109"/>
    <w:rsid w:val="00423369"/>
    <w:rsid w:val="00423733"/>
    <w:rsid w:val="00423ECA"/>
    <w:rsid w:val="00424476"/>
    <w:rsid w:val="00424B83"/>
    <w:rsid w:val="00424C66"/>
    <w:rsid w:val="00424D13"/>
    <w:rsid w:val="00424DBD"/>
    <w:rsid w:val="00424E94"/>
    <w:rsid w:val="00424F49"/>
    <w:rsid w:val="00425106"/>
    <w:rsid w:val="004253BB"/>
    <w:rsid w:val="004254AE"/>
    <w:rsid w:val="0042565A"/>
    <w:rsid w:val="00425780"/>
    <w:rsid w:val="00425AD9"/>
    <w:rsid w:val="00425BBE"/>
    <w:rsid w:val="00425C1A"/>
    <w:rsid w:val="00425E5C"/>
    <w:rsid w:val="004260FC"/>
    <w:rsid w:val="00426269"/>
    <w:rsid w:val="0042656B"/>
    <w:rsid w:val="00426A68"/>
    <w:rsid w:val="00426D00"/>
    <w:rsid w:val="00426DF4"/>
    <w:rsid w:val="00426F6A"/>
    <w:rsid w:val="00427081"/>
    <w:rsid w:val="004277C4"/>
    <w:rsid w:val="004278E1"/>
    <w:rsid w:val="00427AD5"/>
    <w:rsid w:val="00427B2F"/>
    <w:rsid w:val="00430383"/>
    <w:rsid w:val="00430434"/>
    <w:rsid w:val="00430B2E"/>
    <w:rsid w:val="00430EA8"/>
    <w:rsid w:val="00430FA5"/>
    <w:rsid w:val="00431037"/>
    <w:rsid w:val="0043106F"/>
    <w:rsid w:val="004310A1"/>
    <w:rsid w:val="004310E3"/>
    <w:rsid w:val="0043113A"/>
    <w:rsid w:val="0043143C"/>
    <w:rsid w:val="004315A7"/>
    <w:rsid w:val="00431868"/>
    <w:rsid w:val="00431980"/>
    <w:rsid w:val="00431E32"/>
    <w:rsid w:val="00431F7E"/>
    <w:rsid w:val="00431FF8"/>
    <w:rsid w:val="00432044"/>
    <w:rsid w:val="0043243E"/>
    <w:rsid w:val="0043271D"/>
    <w:rsid w:val="00432731"/>
    <w:rsid w:val="00432C56"/>
    <w:rsid w:val="00432CB2"/>
    <w:rsid w:val="00432F03"/>
    <w:rsid w:val="004331D2"/>
    <w:rsid w:val="004332FD"/>
    <w:rsid w:val="00433488"/>
    <w:rsid w:val="004334E9"/>
    <w:rsid w:val="00433713"/>
    <w:rsid w:val="00433769"/>
    <w:rsid w:val="00433907"/>
    <w:rsid w:val="00433E35"/>
    <w:rsid w:val="00434065"/>
    <w:rsid w:val="0043437F"/>
    <w:rsid w:val="0043469D"/>
    <w:rsid w:val="004346B3"/>
    <w:rsid w:val="00434B5C"/>
    <w:rsid w:val="00434B8F"/>
    <w:rsid w:val="00435113"/>
    <w:rsid w:val="004351F6"/>
    <w:rsid w:val="004352D5"/>
    <w:rsid w:val="0043537D"/>
    <w:rsid w:val="004353AA"/>
    <w:rsid w:val="00435887"/>
    <w:rsid w:val="00435AF5"/>
    <w:rsid w:val="00435B6F"/>
    <w:rsid w:val="00435C0D"/>
    <w:rsid w:val="00435D20"/>
    <w:rsid w:val="00435D28"/>
    <w:rsid w:val="00435DE2"/>
    <w:rsid w:val="004362B6"/>
    <w:rsid w:val="0043640E"/>
    <w:rsid w:val="004366B3"/>
    <w:rsid w:val="0043671C"/>
    <w:rsid w:val="004367CE"/>
    <w:rsid w:val="00436A43"/>
    <w:rsid w:val="004371D9"/>
    <w:rsid w:val="004379DA"/>
    <w:rsid w:val="00437A4E"/>
    <w:rsid w:val="00437BAE"/>
    <w:rsid w:val="00437DC7"/>
    <w:rsid w:val="00437EE4"/>
    <w:rsid w:val="00440505"/>
    <w:rsid w:val="00440539"/>
    <w:rsid w:val="0044080F"/>
    <w:rsid w:val="00440917"/>
    <w:rsid w:val="00440A42"/>
    <w:rsid w:val="00440AFF"/>
    <w:rsid w:val="00440C89"/>
    <w:rsid w:val="00440EB3"/>
    <w:rsid w:val="00441217"/>
    <w:rsid w:val="0044125F"/>
    <w:rsid w:val="0044135B"/>
    <w:rsid w:val="00441742"/>
    <w:rsid w:val="004419A0"/>
    <w:rsid w:val="00441B71"/>
    <w:rsid w:val="004420D5"/>
    <w:rsid w:val="0044236E"/>
    <w:rsid w:val="00442377"/>
    <w:rsid w:val="0044238F"/>
    <w:rsid w:val="0044239F"/>
    <w:rsid w:val="004423CC"/>
    <w:rsid w:val="00442719"/>
    <w:rsid w:val="00442930"/>
    <w:rsid w:val="004429FF"/>
    <w:rsid w:val="00442A32"/>
    <w:rsid w:val="00443271"/>
    <w:rsid w:val="004432BF"/>
    <w:rsid w:val="00443817"/>
    <w:rsid w:val="0044397D"/>
    <w:rsid w:val="00443AD3"/>
    <w:rsid w:val="00443C77"/>
    <w:rsid w:val="00444158"/>
    <w:rsid w:val="00444272"/>
    <w:rsid w:val="00444898"/>
    <w:rsid w:val="00444937"/>
    <w:rsid w:val="004449B3"/>
    <w:rsid w:val="0044509A"/>
    <w:rsid w:val="0044537B"/>
    <w:rsid w:val="00445539"/>
    <w:rsid w:val="00445DD6"/>
    <w:rsid w:val="00445E27"/>
    <w:rsid w:val="00445F6E"/>
    <w:rsid w:val="00446208"/>
    <w:rsid w:val="0044625C"/>
    <w:rsid w:val="00446477"/>
    <w:rsid w:val="0044649D"/>
    <w:rsid w:val="00446571"/>
    <w:rsid w:val="004466A3"/>
    <w:rsid w:val="00446923"/>
    <w:rsid w:val="00446CE8"/>
    <w:rsid w:val="0044706B"/>
    <w:rsid w:val="004474AD"/>
    <w:rsid w:val="00447A3A"/>
    <w:rsid w:val="00447E4E"/>
    <w:rsid w:val="0045003E"/>
    <w:rsid w:val="00450130"/>
    <w:rsid w:val="004502AD"/>
    <w:rsid w:val="00450469"/>
    <w:rsid w:val="004506B9"/>
    <w:rsid w:val="004508DE"/>
    <w:rsid w:val="004509A4"/>
    <w:rsid w:val="00450BD4"/>
    <w:rsid w:val="00450E69"/>
    <w:rsid w:val="00451223"/>
    <w:rsid w:val="0045126F"/>
    <w:rsid w:val="00451614"/>
    <w:rsid w:val="00451896"/>
    <w:rsid w:val="00451897"/>
    <w:rsid w:val="00451A63"/>
    <w:rsid w:val="00451AC9"/>
    <w:rsid w:val="00451BC7"/>
    <w:rsid w:val="00452241"/>
    <w:rsid w:val="00452526"/>
    <w:rsid w:val="00452659"/>
    <w:rsid w:val="00452AB4"/>
    <w:rsid w:val="00452B42"/>
    <w:rsid w:val="00452DB8"/>
    <w:rsid w:val="0045316E"/>
    <w:rsid w:val="004534C1"/>
    <w:rsid w:val="004535FE"/>
    <w:rsid w:val="004538CF"/>
    <w:rsid w:val="00453DD2"/>
    <w:rsid w:val="004540ED"/>
    <w:rsid w:val="0045411A"/>
    <w:rsid w:val="00454275"/>
    <w:rsid w:val="00454A11"/>
    <w:rsid w:val="00454BF7"/>
    <w:rsid w:val="0045506B"/>
    <w:rsid w:val="004552C7"/>
    <w:rsid w:val="00455308"/>
    <w:rsid w:val="00455598"/>
    <w:rsid w:val="004557DF"/>
    <w:rsid w:val="00455A64"/>
    <w:rsid w:val="00455ABA"/>
    <w:rsid w:val="00455BC9"/>
    <w:rsid w:val="00455EE6"/>
    <w:rsid w:val="00455FBA"/>
    <w:rsid w:val="004561CE"/>
    <w:rsid w:val="00456337"/>
    <w:rsid w:val="004565E6"/>
    <w:rsid w:val="004565F5"/>
    <w:rsid w:val="00456702"/>
    <w:rsid w:val="00456844"/>
    <w:rsid w:val="0045696C"/>
    <w:rsid w:val="00456AD2"/>
    <w:rsid w:val="00456C86"/>
    <w:rsid w:val="00456D2A"/>
    <w:rsid w:val="00456EA8"/>
    <w:rsid w:val="00457307"/>
    <w:rsid w:val="00457460"/>
    <w:rsid w:val="004577C5"/>
    <w:rsid w:val="0045782F"/>
    <w:rsid w:val="00457983"/>
    <w:rsid w:val="00460598"/>
    <w:rsid w:val="0046069D"/>
    <w:rsid w:val="00460A45"/>
    <w:rsid w:val="00460AA8"/>
    <w:rsid w:val="004611B9"/>
    <w:rsid w:val="00461237"/>
    <w:rsid w:val="0046142A"/>
    <w:rsid w:val="004618B3"/>
    <w:rsid w:val="00461928"/>
    <w:rsid w:val="00461B4B"/>
    <w:rsid w:val="00461FB8"/>
    <w:rsid w:val="00462087"/>
    <w:rsid w:val="0046210B"/>
    <w:rsid w:val="00462522"/>
    <w:rsid w:val="004625B1"/>
    <w:rsid w:val="00462E60"/>
    <w:rsid w:val="00462F3F"/>
    <w:rsid w:val="00462FAB"/>
    <w:rsid w:val="00463125"/>
    <w:rsid w:val="004631B9"/>
    <w:rsid w:val="004639C2"/>
    <w:rsid w:val="00463B75"/>
    <w:rsid w:val="0046401E"/>
    <w:rsid w:val="004640B0"/>
    <w:rsid w:val="004640F5"/>
    <w:rsid w:val="00464D9E"/>
    <w:rsid w:val="00465054"/>
    <w:rsid w:val="00465347"/>
    <w:rsid w:val="004653C0"/>
    <w:rsid w:val="0046548C"/>
    <w:rsid w:val="004654DC"/>
    <w:rsid w:val="00465736"/>
    <w:rsid w:val="004657A4"/>
    <w:rsid w:val="004659A3"/>
    <w:rsid w:val="004659D2"/>
    <w:rsid w:val="00465A24"/>
    <w:rsid w:val="00465A97"/>
    <w:rsid w:val="00465B2C"/>
    <w:rsid w:val="00465D85"/>
    <w:rsid w:val="00465E03"/>
    <w:rsid w:val="00466011"/>
    <w:rsid w:val="00466124"/>
    <w:rsid w:val="004665CC"/>
    <w:rsid w:val="004668FF"/>
    <w:rsid w:val="00466C4B"/>
    <w:rsid w:val="00466D8A"/>
    <w:rsid w:val="00466F80"/>
    <w:rsid w:val="00467063"/>
    <w:rsid w:val="0046736F"/>
    <w:rsid w:val="00467700"/>
    <w:rsid w:val="00467840"/>
    <w:rsid w:val="00467B2D"/>
    <w:rsid w:val="00467B6A"/>
    <w:rsid w:val="00470060"/>
    <w:rsid w:val="00470092"/>
    <w:rsid w:val="004707E7"/>
    <w:rsid w:val="00470D24"/>
    <w:rsid w:val="00470E4F"/>
    <w:rsid w:val="00471063"/>
    <w:rsid w:val="00471107"/>
    <w:rsid w:val="004715AE"/>
    <w:rsid w:val="00471C81"/>
    <w:rsid w:val="00471CE0"/>
    <w:rsid w:val="00471F7D"/>
    <w:rsid w:val="00471FDA"/>
    <w:rsid w:val="004720DE"/>
    <w:rsid w:val="00472524"/>
    <w:rsid w:val="00472854"/>
    <w:rsid w:val="00472B3F"/>
    <w:rsid w:val="00472DFD"/>
    <w:rsid w:val="004731FB"/>
    <w:rsid w:val="00473247"/>
    <w:rsid w:val="004732C3"/>
    <w:rsid w:val="00473586"/>
    <w:rsid w:val="0047399C"/>
    <w:rsid w:val="00473B25"/>
    <w:rsid w:val="00473B4E"/>
    <w:rsid w:val="00473CEC"/>
    <w:rsid w:val="00473EE1"/>
    <w:rsid w:val="00473F8A"/>
    <w:rsid w:val="0047402A"/>
    <w:rsid w:val="00474122"/>
    <w:rsid w:val="004745C5"/>
    <w:rsid w:val="004749B3"/>
    <w:rsid w:val="004749D2"/>
    <w:rsid w:val="004749DD"/>
    <w:rsid w:val="004749F6"/>
    <w:rsid w:val="00474F0A"/>
    <w:rsid w:val="004750EA"/>
    <w:rsid w:val="004752DF"/>
    <w:rsid w:val="00475416"/>
    <w:rsid w:val="0047544D"/>
    <w:rsid w:val="00475516"/>
    <w:rsid w:val="0047551C"/>
    <w:rsid w:val="00475615"/>
    <w:rsid w:val="0047565B"/>
    <w:rsid w:val="00475937"/>
    <w:rsid w:val="0047684F"/>
    <w:rsid w:val="00476A51"/>
    <w:rsid w:val="00476D0E"/>
    <w:rsid w:val="00476D38"/>
    <w:rsid w:val="00476D6C"/>
    <w:rsid w:val="00476DF4"/>
    <w:rsid w:val="00476EC9"/>
    <w:rsid w:val="00476F83"/>
    <w:rsid w:val="00476FFD"/>
    <w:rsid w:val="0047703B"/>
    <w:rsid w:val="00477312"/>
    <w:rsid w:val="0047749C"/>
    <w:rsid w:val="00477929"/>
    <w:rsid w:val="00477AF9"/>
    <w:rsid w:val="00477BC2"/>
    <w:rsid w:val="00477D1B"/>
    <w:rsid w:val="0048004E"/>
    <w:rsid w:val="004801A2"/>
    <w:rsid w:val="004803F9"/>
    <w:rsid w:val="0048050F"/>
    <w:rsid w:val="00480597"/>
    <w:rsid w:val="004806A9"/>
    <w:rsid w:val="0048071A"/>
    <w:rsid w:val="00480D6C"/>
    <w:rsid w:val="0048129C"/>
    <w:rsid w:val="00481928"/>
    <w:rsid w:val="00481BCA"/>
    <w:rsid w:val="00481E8B"/>
    <w:rsid w:val="00481FDB"/>
    <w:rsid w:val="004820B8"/>
    <w:rsid w:val="004821AF"/>
    <w:rsid w:val="0048285C"/>
    <w:rsid w:val="00482C80"/>
    <w:rsid w:val="00483680"/>
    <w:rsid w:val="004836B1"/>
    <w:rsid w:val="004839D4"/>
    <w:rsid w:val="00483B87"/>
    <w:rsid w:val="00483DFA"/>
    <w:rsid w:val="0048438E"/>
    <w:rsid w:val="0048460B"/>
    <w:rsid w:val="004846BD"/>
    <w:rsid w:val="00484753"/>
    <w:rsid w:val="00484B94"/>
    <w:rsid w:val="00484C23"/>
    <w:rsid w:val="0048503A"/>
    <w:rsid w:val="004850C4"/>
    <w:rsid w:val="0048541D"/>
    <w:rsid w:val="004858A8"/>
    <w:rsid w:val="00485942"/>
    <w:rsid w:val="00485A6D"/>
    <w:rsid w:val="00485C6E"/>
    <w:rsid w:val="00485CDC"/>
    <w:rsid w:val="00485E7C"/>
    <w:rsid w:val="004862A7"/>
    <w:rsid w:val="004867DD"/>
    <w:rsid w:val="00486976"/>
    <w:rsid w:val="004876F8"/>
    <w:rsid w:val="00487F08"/>
    <w:rsid w:val="0049023D"/>
    <w:rsid w:val="004904D5"/>
    <w:rsid w:val="00490A8D"/>
    <w:rsid w:val="00490AF9"/>
    <w:rsid w:val="00490B90"/>
    <w:rsid w:val="00490FF3"/>
    <w:rsid w:val="00491114"/>
    <w:rsid w:val="00491209"/>
    <w:rsid w:val="00491388"/>
    <w:rsid w:val="004915E6"/>
    <w:rsid w:val="0049174D"/>
    <w:rsid w:val="00491A20"/>
    <w:rsid w:val="00491ABE"/>
    <w:rsid w:val="004923B0"/>
    <w:rsid w:val="004923C7"/>
    <w:rsid w:val="0049272F"/>
    <w:rsid w:val="00492C70"/>
    <w:rsid w:val="00492F59"/>
    <w:rsid w:val="004931E1"/>
    <w:rsid w:val="0049353D"/>
    <w:rsid w:val="00493750"/>
    <w:rsid w:val="004939C9"/>
    <w:rsid w:val="00493AF6"/>
    <w:rsid w:val="00494187"/>
    <w:rsid w:val="004941E5"/>
    <w:rsid w:val="00494468"/>
    <w:rsid w:val="00494529"/>
    <w:rsid w:val="004948B9"/>
    <w:rsid w:val="004949F7"/>
    <w:rsid w:val="00494A62"/>
    <w:rsid w:val="00494E16"/>
    <w:rsid w:val="0049503A"/>
    <w:rsid w:val="0049533C"/>
    <w:rsid w:val="00495601"/>
    <w:rsid w:val="00495723"/>
    <w:rsid w:val="00495BC0"/>
    <w:rsid w:val="00495CD6"/>
    <w:rsid w:val="004960E6"/>
    <w:rsid w:val="00496326"/>
    <w:rsid w:val="0049662E"/>
    <w:rsid w:val="00496769"/>
    <w:rsid w:val="00496818"/>
    <w:rsid w:val="00497076"/>
    <w:rsid w:val="00497255"/>
    <w:rsid w:val="004976E2"/>
    <w:rsid w:val="00497938"/>
    <w:rsid w:val="00497F73"/>
    <w:rsid w:val="004A0640"/>
    <w:rsid w:val="004A06D6"/>
    <w:rsid w:val="004A0895"/>
    <w:rsid w:val="004A0AE4"/>
    <w:rsid w:val="004A0AED"/>
    <w:rsid w:val="004A0D5E"/>
    <w:rsid w:val="004A1279"/>
    <w:rsid w:val="004A1400"/>
    <w:rsid w:val="004A14CF"/>
    <w:rsid w:val="004A1508"/>
    <w:rsid w:val="004A209A"/>
    <w:rsid w:val="004A22A9"/>
    <w:rsid w:val="004A2804"/>
    <w:rsid w:val="004A2858"/>
    <w:rsid w:val="004A288C"/>
    <w:rsid w:val="004A29EF"/>
    <w:rsid w:val="004A2AB7"/>
    <w:rsid w:val="004A2D29"/>
    <w:rsid w:val="004A3169"/>
    <w:rsid w:val="004A35DC"/>
    <w:rsid w:val="004A3823"/>
    <w:rsid w:val="004A3D45"/>
    <w:rsid w:val="004A3E38"/>
    <w:rsid w:val="004A4337"/>
    <w:rsid w:val="004A443A"/>
    <w:rsid w:val="004A470A"/>
    <w:rsid w:val="004A48E2"/>
    <w:rsid w:val="004A5084"/>
    <w:rsid w:val="004A56C5"/>
    <w:rsid w:val="004A5C0F"/>
    <w:rsid w:val="004A5C28"/>
    <w:rsid w:val="004A5E50"/>
    <w:rsid w:val="004A61E0"/>
    <w:rsid w:val="004A6566"/>
    <w:rsid w:val="004A66CE"/>
    <w:rsid w:val="004A69B4"/>
    <w:rsid w:val="004A6D09"/>
    <w:rsid w:val="004A6E6E"/>
    <w:rsid w:val="004A6EEF"/>
    <w:rsid w:val="004A72D5"/>
    <w:rsid w:val="004A7410"/>
    <w:rsid w:val="004A7B03"/>
    <w:rsid w:val="004A7BC4"/>
    <w:rsid w:val="004A7BED"/>
    <w:rsid w:val="004A7C5A"/>
    <w:rsid w:val="004A7E07"/>
    <w:rsid w:val="004A7FB5"/>
    <w:rsid w:val="004B0205"/>
    <w:rsid w:val="004B044E"/>
    <w:rsid w:val="004B0453"/>
    <w:rsid w:val="004B0BBF"/>
    <w:rsid w:val="004B0D74"/>
    <w:rsid w:val="004B0E15"/>
    <w:rsid w:val="004B1142"/>
    <w:rsid w:val="004B1151"/>
    <w:rsid w:val="004B140F"/>
    <w:rsid w:val="004B1C81"/>
    <w:rsid w:val="004B1CF7"/>
    <w:rsid w:val="004B2679"/>
    <w:rsid w:val="004B26B5"/>
    <w:rsid w:val="004B2A3F"/>
    <w:rsid w:val="004B2AD3"/>
    <w:rsid w:val="004B2C26"/>
    <w:rsid w:val="004B2EE6"/>
    <w:rsid w:val="004B2F5D"/>
    <w:rsid w:val="004B30F9"/>
    <w:rsid w:val="004B399D"/>
    <w:rsid w:val="004B39A5"/>
    <w:rsid w:val="004B3E44"/>
    <w:rsid w:val="004B44FA"/>
    <w:rsid w:val="004B45DC"/>
    <w:rsid w:val="004B4721"/>
    <w:rsid w:val="004B4A42"/>
    <w:rsid w:val="004B4B92"/>
    <w:rsid w:val="004B4ED6"/>
    <w:rsid w:val="004B4EF6"/>
    <w:rsid w:val="004B5239"/>
    <w:rsid w:val="004B5D43"/>
    <w:rsid w:val="004B60A5"/>
    <w:rsid w:val="004B6208"/>
    <w:rsid w:val="004B6395"/>
    <w:rsid w:val="004B670F"/>
    <w:rsid w:val="004B74E2"/>
    <w:rsid w:val="004B7536"/>
    <w:rsid w:val="004B77E2"/>
    <w:rsid w:val="004B799B"/>
    <w:rsid w:val="004B7A55"/>
    <w:rsid w:val="004B7CE4"/>
    <w:rsid w:val="004B7D04"/>
    <w:rsid w:val="004B7DA4"/>
    <w:rsid w:val="004B7F28"/>
    <w:rsid w:val="004C005B"/>
    <w:rsid w:val="004C005F"/>
    <w:rsid w:val="004C0069"/>
    <w:rsid w:val="004C01A0"/>
    <w:rsid w:val="004C05F2"/>
    <w:rsid w:val="004C0D43"/>
    <w:rsid w:val="004C0FCB"/>
    <w:rsid w:val="004C1020"/>
    <w:rsid w:val="004C1347"/>
    <w:rsid w:val="004C13C0"/>
    <w:rsid w:val="004C1BB1"/>
    <w:rsid w:val="004C2229"/>
    <w:rsid w:val="004C27DA"/>
    <w:rsid w:val="004C29C3"/>
    <w:rsid w:val="004C2DD9"/>
    <w:rsid w:val="004C2E5D"/>
    <w:rsid w:val="004C3187"/>
    <w:rsid w:val="004C339E"/>
    <w:rsid w:val="004C3471"/>
    <w:rsid w:val="004C373C"/>
    <w:rsid w:val="004C3783"/>
    <w:rsid w:val="004C3FD0"/>
    <w:rsid w:val="004C4225"/>
    <w:rsid w:val="004C4513"/>
    <w:rsid w:val="004C474D"/>
    <w:rsid w:val="004C47F8"/>
    <w:rsid w:val="004C4801"/>
    <w:rsid w:val="004C4C09"/>
    <w:rsid w:val="004C4C63"/>
    <w:rsid w:val="004C4EA6"/>
    <w:rsid w:val="004C4ED3"/>
    <w:rsid w:val="004C50FB"/>
    <w:rsid w:val="004C5269"/>
    <w:rsid w:val="004C56A8"/>
    <w:rsid w:val="004C59C1"/>
    <w:rsid w:val="004C5D61"/>
    <w:rsid w:val="004C620B"/>
    <w:rsid w:val="004C66A2"/>
    <w:rsid w:val="004C6972"/>
    <w:rsid w:val="004C6A2F"/>
    <w:rsid w:val="004C6A94"/>
    <w:rsid w:val="004C70F1"/>
    <w:rsid w:val="004C7115"/>
    <w:rsid w:val="004C71E3"/>
    <w:rsid w:val="004C7453"/>
    <w:rsid w:val="004C74E2"/>
    <w:rsid w:val="004C781F"/>
    <w:rsid w:val="004C78B6"/>
    <w:rsid w:val="004C7A47"/>
    <w:rsid w:val="004D00A0"/>
    <w:rsid w:val="004D0142"/>
    <w:rsid w:val="004D0209"/>
    <w:rsid w:val="004D039A"/>
    <w:rsid w:val="004D0727"/>
    <w:rsid w:val="004D0839"/>
    <w:rsid w:val="004D08E0"/>
    <w:rsid w:val="004D1058"/>
    <w:rsid w:val="004D10D9"/>
    <w:rsid w:val="004D115D"/>
    <w:rsid w:val="004D138A"/>
    <w:rsid w:val="004D1736"/>
    <w:rsid w:val="004D18E7"/>
    <w:rsid w:val="004D19AA"/>
    <w:rsid w:val="004D2010"/>
    <w:rsid w:val="004D2077"/>
    <w:rsid w:val="004D256E"/>
    <w:rsid w:val="004D2AAC"/>
    <w:rsid w:val="004D2ADD"/>
    <w:rsid w:val="004D2D1E"/>
    <w:rsid w:val="004D2EAE"/>
    <w:rsid w:val="004D308A"/>
    <w:rsid w:val="004D30A5"/>
    <w:rsid w:val="004D369C"/>
    <w:rsid w:val="004D36EB"/>
    <w:rsid w:val="004D4010"/>
    <w:rsid w:val="004D429E"/>
    <w:rsid w:val="004D4371"/>
    <w:rsid w:val="004D43C2"/>
    <w:rsid w:val="004D4842"/>
    <w:rsid w:val="004D48A4"/>
    <w:rsid w:val="004D4ACF"/>
    <w:rsid w:val="004D4FAB"/>
    <w:rsid w:val="004D50A2"/>
    <w:rsid w:val="004D50EE"/>
    <w:rsid w:val="004D516B"/>
    <w:rsid w:val="004D5246"/>
    <w:rsid w:val="004D5462"/>
    <w:rsid w:val="004D5AC4"/>
    <w:rsid w:val="004D5B3F"/>
    <w:rsid w:val="004D60DA"/>
    <w:rsid w:val="004D6446"/>
    <w:rsid w:val="004D65AB"/>
    <w:rsid w:val="004D6764"/>
    <w:rsid w:val="004D6DBF"/>
    <w:rsid w:val="004D7230"/>
    <w:rsid w:val="004D72F1"/>
    <w:rsid w:val="004D7316"/>
    <w:rsid w:val="004D7589"/>
    <w:rsid w:val="004E0688"/>
    <w:rsid w:val="004E06D2"/>
    <w:rsid w:val="004E07A3"/>
    <w:rsid w:val="004E1030"/>
    <w:rsid w:val="004E104B"/>
    <w:rsid w:val="004E1227"/>
    <w:rsid w:val="004E13D2"/>
    <w:rsid w:val="004E156D"/>
    <w:rsid w:val="004E1669"/>
    <w:rsid w:val="004E1676"/>
    <w:rsid w:val="004E167D"/>
    <w:rsid w:val="004E1740"/>
    <w:rsid w:val="004E1B27"/>
    <w:rsid w:val="004E1B31"/>
    <w:rsid w:val="004E1D8A"/>
    <w:rsid w:val="004E209D"/>
    <w:rsid w:val="004E2349"/>
    <w:rsid w:val="004E26BD"/>
    <w:rsid w:val="004E2EFD"/>
    <w:rsid w:val="004E32CB"/>
    <w:rsid w:val="004E3602"/>
    <w:rsid w:val="004E3A94"/>
    <w:rsid w:val="004E3BBE"/>
    <w:rsid w:val="004E412A"/>
    <w:rsid w:val="004E4195"/>
    <w:rsid w:val="004E431C"/>
    <w:rsid w:val="004E4342"/>
    <w:rsid w:val="004E434C"/>
    <w:rsid w:val="004E4450"/>
    <w:rsid w:val="004E4A5B"/>
    <w:rsid w:val="004E5168"/>
    <w:rsid w:val="004E517F"/>
    <w:rsid w:val="004E573F"/>
    <w:rsid w:val="004E5AEF"/>
    <w:rsid w:val="004E5BE9"/>
    <w:rsid w:val="004E6289"/>
    <w:rsid w:val="004E6450"/>
    <w:rsid w:val="004E653F"/>
    <w:rsid w:val="004E6613"/>
    <w:rsid w:val="004E6852"/>
    <w:rsid w:val="004E6E9A"/>
    <w:rsid w:val="004E6EC9"/>
    <w:rsid w:val="004E7076"/>
    <w:rsid w:val="004E728E"/>
    <w:rsid w:val="004E72E6"/>
    <w:rsid w:val="004E75FE"/>
    <w:rsid w:val="004E763D"/>
    <w:rsid w:val="004E788F"/>
    <w:rsid w:val="004E7940"/>
    <w:rsid w:val="004F073D"/>
    <w:rsid w:val="004F08A6"/>
    <w:rsid w:val="004F0A3E"/>
    <w:rsid w:val="004F0CD9"/>
    <w:rsid w:val="004F0D6B"/>
    <w:rsid w:val="004F118F"/>
    <w:rsid w:val="004F1581"/>
    <w:rsid w:val="004F1602"/>
    <w:rsid w:val="004F16EA"/>
    <w:rsid w:val="004F17CC"/>
    <w:rsid w:val="004F1E01"/>
    <w:rsid w:val="004F22B0"/>
    <w:rsid w:val="004F22D3"/>
    <w:rsid w:val="004F22F0"/>
    <w:rsid w:val="004F2362"/>
    <w:rsid w:val="004F249E"/>
    <w:rsid w:val="004F258C"/>
    <w:rsid w:val="004F2842"/>
    <w:rsid w:val="004F2C63"/>
    <w:rsid w:val="004F2D38"/>
    <w:rsid w:val="004F2EA1"/>
    <w:rsid w:val="004F2F63"/>
    <w:rsid w:val="004F300D"/>
    <w:rsid w:val="004F305C"/>
    <w:rsid w:val="004F334B"/>
    <w:rsid w:val="004F340D"/>
    <w:rsid w:val="004F36BF"/>
    <w:rsid w:val="004F37A0"/>
    <w:rsid w:val="004F3A44"/>
    <w:rsid w:val="004F408B"/>
    <w:rsid w:val="004F4158"/>
    <w:rsid w:val="004F43D7"/>
    <w:rsid w:val="004F4541"/>
    <w:rsid w:val="004F4667"/>
    <w:rsid w:val="004F479E"/>
    <w:rsid w:val="004F49DD"/>
    <w:rsid w:val="004F4A1B"/>
    <w:rsid w:val="004F4ABB"/>
    <w:rsid w:val="004F4D23"/>
    <w:rsid w:val="004F4D3C"/>
    <w:rsid w:val="004F4EC4"/>
    <w:rsid w:val="004F576D"/>
    <w:rsid w:val="004F5A7C"/>
    <w:rsid w:val="004F5BD9"/>
    <w:rsid w:val="004F68E7"/>
    <w:rsid w:val="004F693D"/>
    <w:rsid w:val="004F69FA"/>
    <w:rsid w:val="004F6BB7"/>
    <w:rsid w:val="004F720E"/>
    <w:rsid w:val="004F7309"/>
    <w:rsid w:val="004F7382"/>
    <w:rsid w:val="004F7602"/>
    <w:rsid w:val="004F7884"/>
    <w:rsid w:val="004F7899"/>
    <w:rsid w:val="004F7A01"/>
    <w:rsid w:val="004F7A8B"/>
    <w:rsid w:val="0050006E"/>
    <w:rsid w:val="005001A8"/>
    <w:rsid w:val="00500420"/>
    <w:rsid w:val="00500AE8"/>
    <w:rsid w:val="00500C96"/>
    <w:rsid w:val="0050105F"/>
    <w:rsid w:val="00501492"/>
    <w:rsid w:val="0050162A"/>
    <w:rsid w:val="00501D30"/>
    <w:rsid w:val="00501EA4"/>
    <w:rsid w:val="00502026"/>
    <w:rsid w:val="0050220E"/>
    <w:rsid w:val="0050256D"/>
    <w:rsid w:val="0050260D"/>
    <w:rsid w:val="00502630"/>
    <w:rsid w:val="005027B6"/>
    <w:rsid w:val="005027BB"/>
    <w:rsid w:val="005028E9"/>
    <w:rsid w:val="005028F8"/>
    <w:rsid w:val="00502917"/>
    <w:rsid w:val="00502A01"/>
    <w:rsid w:val="00502E66"/>
    <w:rsid w:val="0050311D"/>
    <w:rsid w:val="00503251"/>
    <w:rsid w:val="005033A4"/>
    <w:rsid w:val="00503718"/>
    <w:rsid w:val="005037FA"/>
    <w:rsid w:val="00503934"/>
    <w:rsid w:val="005039F3"/>
    <w:rsid w:val="00503B7B"/>
    <w:rsid w:val="0050488E"/>
    <w:rsid w:val="00504BDA"/>
    <w:rsid w:val="00504EAE"/>
    <w:rsid w:val="0050502B"/>
    <w:rsid w:val="005051F3"/>
    <w:rsid w:val="00505265"/>
    <w:rsid w:val="005052BB"/>
    <w:rsid w:val="005056F5"/>
    <w:rsid w:val="00505891"/>
    <w:rsid w:val="005058BA"/>
    <w:rsid w:val="00505B4A"/>
    <w:rsid w:val="00505C11"/>
    <w:rsid w:val="00505D24"/>
    <w:rsid w:val="00505E59"/>
    <w:rsid w:val="00505FB8"/>
    <w:rsid w:val="0050601B"/>
    <w:rsid w:val="005061E9"/>
    <w:rsid w:val="00506628"/>
    <w:rsid w:val="0050673E"/>
    <w:rsid w:val="005069E1"/>
    <w:rsid w:val="005069F6"/>
    <w:rsid w:val="00506D0E"/>
    <w:rsid w:val="00506EAC"/>
    <w:rsid w:val="00506F57"/>
    <w:rsid w:val="0050704A"/>
    <w:rsid w:val="00507099"/>
    <w:rsid w:val="00507564"/>
    <w:rsid w:val="0050774A"/>
    <w:rsid w:val="00507769"/>
    <w:rsid w:val="00507D69"/>
    <w:rsid w:val="00510BEB"/>
    <w:rsid w:val="00510CFA"/>
    <w:rsid w:val="00511186"/>
    <w:rsid w:val="0051119A"/>
    <w:rsid w:val="005116AD"/>
    <w:rsid w:val="00511B58"/>
    <w:rsid w:val="00511D98"/>
    <w:rsid w:val="00511E52"/>
    <w:rsid w:val="00511FE8"/>
    <w:rsid w:val="005124DD"/>
    <w:rsid w:val="005126D6"/>
    <w:rsid w:val="0051297E"/>
    <w:rsid w:val="00512A74"/>
    <w:rsid w:val="00513132"/>
    <w:rsid w:val="00513182"/>
    <w:rsid w:val="00513525"/>
    <w:rsid w:val="00513786"/>
    <w:rsid w:val="005139C4"/>
    <w:rsid w:val="00513B37"/>
    <w:rsid w:val="00514099"/>
    <w:rsid w:val="005145A5"/>
    <w:rsid w:val="00514639"/>
    <w:rsid w:val="005146CD"/>
    <w:rsid w:val="00514B50"/>
    <w:rsid w:val="00515012"/>
    <w:rsid w:val="005151D7"/>
    <w:rsid w:val="0051555D"/>
    <w:rsid w:val="005155A7"/>
    <w:rsid w:val="005159C9"/>
    <w:rsid w:val="005159D9"/>
    <w:rsid w:val="005159F2"/>
    <w:rsid w:val="00515A2E"/>
    <w:rsid w:val="00515BC0"/>
    <w:rsid w:val="00515BFD"/>
    <w:rsid w:val="00515CEC"/>
    <w:rsid w:val="0051620A"/>
    <w:rsid w:val="00516264"/>
    <w:rsid w:val="005162F6"/>
    <w:rsid w:val="00516558"/>
    <w:rsid w:val="00516C15"/>
    <w:rsid w:val="00516D1A"/>
    <w:rsid w:val="00516DF7"/>
    <w:rsid w:val="005170E4"/>
    <w:rsid w:val="00517121"/>
    <w:rsid w:val="00517CB2"/>
    <w:rsid w:val="00517D8F"/>
    <w:rsid w:val="00517E9D"/>
    <w:rsid w:val="005200EC"/>
    <w:rsid w:val="005201F8"/>
    <w:rsid w:val="00520563"/>
    <w:rsid w:val="00520745"/>
    <w:rsid w:val="0052089F"/>
    <w:rsid w:val="00520CE9"/>
    <w:rsid w:val="00520DC6"/>
    <w:rsid w:val="005210A3"/>
    <w:rsid w:val="0052126B"/>
    <w:rsid w:val="0052129E"/>
    <w:rsid w:val="00521A32"/>
    <w:rsid w:val="00521B70"/>
    <w:rsid w:val="00521CAA"/>
    <w:rsid w:val="00521E69"/>
    <w:rsid w:val="00521EA0"/>
    <w:rsid w:val="00522078"/>
    <w:rsid w:val="005221B9"/>
    <w:rsid w:val="00522892"/>
    <w:rsid w:val="00522C81"/>
    <w:rsid w:val="00522D04"/>
    <w:rsid w:val="00522D5C"/>
    <w:rsid w:val="00522ED0"/>
    <w:rsid w:val="00522F21"/>
    <w:rsid w:val="0052330F"/>
    <w:rsid w:val="005237E8"/>
    <w:rsid w:val="00523A4C"/>
    <w:rsid w:val="00524311"/>
    <w:rsid w:val="0052446E"/>
    <w:rsid w:val="005244F5"/>
    <w:rsid w:val="00524784"/>
    <w:rsid w:val="00524841"/>
    <w:rsid w:val="0052491C"/>
    <w:rsid w:val="00525AF6"/>
    <w:rsid w:val="005261D6"/>
    <w:rsid w:val="005262C0"/>
    <w:rsid w:val="005264D1"/>
    <w:rsid w:val="005265B2"/>
    <w:rsid w:val="0052664B"/>
    <w:rsid w:val="005267D1"/>
    <w:rsid w:val="00526CA1"/>
    <w:rsid w:val="00526CF1"/>
    <w:rsid w:val="00526D6D"/>
    <w:rsid w:val="005272AE"/>
    <w:rsid w:val="005272F1"/>
    <w:rsid w:val="005273CA"/>
    <w:rsid w:val="00527753"/>
    <w:rsid w:val="00527C9C"/>
    <w:rsid w:val="00527FB3"/>
    <w:rsid w:val="00530448"/>
    <w:rsid w:val="0053059A"/>
    <w:rsid w:val="0053062D"/>
    <w:rsid w:val="005308CF"/>
    <w:rsid w:val="00530A0A"/>
    <w:rsid w:val="00530DFA"/>
    <w:rsid w:val="00531105"/>
    <w:rsid w:val="00531273"/>
    <w:rsid w:val="0053143E"/>
    <w:rsid w:val="0053162D"/>
    <w:rsid w:val="005316A4"/>
    <w:rsid w:val="0053193D"/>
    <w:rsid w:val="0053199E"/>
    <w:rsid w:val="00531B99"/>
    <w:rsid w:val="00531EA0"/>
    <w:rsid w:val="00531EA7"/>
    <w:rsid w:val="005320E5"/>
    <w:rsid w:val="005323B1"/>
    <w:rsid w:val="005324EA"/>
    <w:rsid w:val="005326A7"/>
    <w:rsid w:val="00532F9F"/>
    <w:rsid w:val="005334C9"/>
    <w:rsid w:val="00533554"/>
    <w:rsid w:val="0053357B"/>
    <w:rsid w:val="005336E2"/>
    <w:rsid w:val="005336F1"/>
    <w:rsid w:val="005337CB"/>
    <w:rsid w:val="00533ADC"/>
    <w:rsid w:val="00533F33"/>
    <w:rsid w:val="005341A9"/>
    <w:rsid w:val="00534221"/>
    <w:rsid w:val="0053472E"/>
    <w:rsid w:val="00534797"/>
    <w:rsid w:val="005350F6"/>
    <w:rsid w:val="005354AE"/>
    <w:rsid w:val="00535836"/>
    <w:rsid w:val="00535A94"/>
    <w:rsid w:val="0053617F"/>
    <w:rsid w:val="00536287"/>
    <w:rsid w:val="005362D7"/>
    <w:rsid w:val="005364B9"/>
    <w:rsid w:val="005369F5"/>
    <w:rsid w:val="00536ABA"/>
    <w:rsid w:val="00536F8E"/>
    <w:rsid w:val="00537AAA"/>
    <w:rsid w:val="00537BEE"/>
    <w:rsid w:val="005400CB"/>
    <w:rsid w:val="00540162"/>
    <w:rsid w:val="0054022B"/>
    <w:rsid w:val="005402A0"/>
    <w:rsid w:val="005404BB"/>
    <w:rsid w:val="0054094C"/>
    <w:rsid w:val="00540A28"/>
    <w:rsid w:val="00540A46"/>
    <w:rsid w:val="00540A85"/>
    <w:rsid w:val="00540B67"/>
    <w:rsid w:val="00540BBE"/>
    <w:rsid w:val="00540EC4"/>
    <w:rsid w:val="00540F63"/>
    <w:rsid w:val="0054130C"/>
    <w:rsid w:val="0054198B"/>
    <w:rsid w:val="00542340"/>
    <w:rsid w:val="0054251D"/>
    <w:rsid w:val="005426CD"/>
    <w:rsid w:val="00542760"/>
    <w:rsid w:val="00542A81"/>
    <w:rsid w:val="00542BDB"/>
    <w:rsid w:val="00542C09"/>
    <w:rsid w:val="00542E23"/>
    <w:rsid w:val="00542F23"/>
    <w:rsid w:val="00542F5E"/>
    <w:rsid w:val="00542F78"/>
    <w:rsid w:val="00543028"/>
    <w:rsid w:val="005433B5"/>
    <w:rsid w:val="0054372A"/>
    <w:rsid w:val="00543855"/>
    <w:rsid w:val="00543B4F"/>
    <w:rsid w:val="00543DF0"/>
    <w:rsid w:val="00543E66"/>
    <w:rsid w:val="00543ED4"/>
    <w:rsid w:val="00544000"/>
    <w:rsid w:val="00544048"/>
    <w:rsid w:val="00544289"/>
    <w:rsid w:val="00544316"/>
    <w:rsid w:val="0054431D"/>
    <w:rsid w:val="0054438C"/>
    <w:rsid w:val="00544634"/>
    <w:rsid w:val="00544971"/>
    <w:rsid w:val="00544AD1"/>
    <w:rsid w:val="00544EDB"/>
    <w:rsid w:val="005453C3"/>
    <w:rsid w:val="00545439"/>
    <w:rsid w:val="00545926"/>
    <w:rsid w:val="00545ACA"/>
    <w:rsid w:val="00546576"/>
    <w:rsid w:val="0054666D"/>
    <w:rsid w:val="0054668A"/>
    <w:rsid w:val="0054682B"/>
    <w:rsid w:val="0054694C"/>
    <w:rsid w:val="0054696E"/>
    <w:rsid w:val="005469F2"/>
    <w:rsid w:val="00546C48"/>
    <w:rsid w:val="00546D99"/>
    <w:rsid w:val="00546ED4"/>
    <w:rsid w:val="00546FBA"/>
    <w:rsid w:val="00547C0A"/>
    <w:rsid w:val="00547C9A"/>
    <w:rsid w:val="00547CA4"/>
    <w:rsid w:val="00547DED"/>
    <w:rsid w:val="00550093"/>
    <w:rsid w:val="0055040E"/>
    <w:rsid w:val="00550601"/>
    <w:rsid w:val="00550768"/>
    <w:rsid w:val="00550BB1"/>
    <w:rsid w:val="005513B5"/>
    <w:rsid w:val="00551A23"/>
    <w:rsid w:val="00552012"/>
    <w:rsid w:val="0055253C"/>
    <w:rsid w:val="00552742"/>
    <w:rsid w:val="005527A0"/>
    <w:rsid w:val="00552843"/>
    <w:rsid w:val="00552948"/>
    <w:rsid w:val="00552B22"/>
    <w:rsid w:val="00552BD0"/>
    <w:rsid w:val="00552C53"/>
    <w:rsid w:val="0055303F"/>
    <w:rsid w:val="005530ED"/>
    <w:rsid w:val="005531F0"/>
    <w:rsid w:val="00553943"/>
    <w:rsid w:val="00553B2D"/>
    <w:rsid w:val="00553EBE"/>
    <w:rsid w:val="00553EED"/>
    <w:rsid w:val="005541A8"/>
    <w:rsid w:val="005546BF"/>
    <w:rsid w:val="005549D3"/>
    <w:rsid w:val="00554B08"/>
    <w:rsid w:val="00554CF9"/>
    <w:rsid w:val="00554ED2"/>
    <w:rsid w:val="00555BDC"/>
    <w:rsid w:val="00555D75"/>
    <w:rsid w:val="005563FE"/>
    <w:rsid w:val="0055647B"/>
    <w:rsid w:val="00556769"/>
    <w:rsid w:val="005567DD"/>
    <w:rsid w:val="00556830"/>
    <w:rsid w:val="005569FC"/>
    <w:rsid w:val="00556FE7"/>
    <w:rsid w:val="0055702E"/>
    <w:rsid w:val="00557221"/>
    <w:rsid w:val="005577DB"/>
    <w:rsid w:val="00557892"/>
    <w:rsid w:val="00560254"/>
    <w:rsid w:val="005604BD"/>
    <w:rsid w:val="0056079B"/>
    <w:rsid w:val="00560B52"/>
    <w:rsid w:val="00560C01"/>
    <w:rsid w:val="00560EBF"/>
    <w:rsid w:val="005617F5"/>
    <w:rsid w:val="00561906"/>
    <w:rsid w:val="00561A6A"/>
    <w:rsid w:val="00561A74"/>
    <w:rsid w:val="00561B2E"/>
    <w:rsid w:val="00561EE2"/>
    <w:rsid w:val="0056213B"/>
    <w:rsid w:val="005624BB"/>
    <w:rsid w:val="005628F0"/>
    <w:rsid w:val="00562EE0"/>
    <w:rsid w:val="00562FBB"/>
    <w:rsid w:val="0056348C"/>
    <w:rsid w:val="00563557"/>
    <w:rsid w:val="0056357C"/>
    <w:rsid w:val="005635F2"/>
    <w:rsid w:val="00563644"/>
    <w:rsid w:val="00563935"/>
    <w:rsid w:val="00563D22"/>
    <w:rsid w:val="00563D48"/>
    <w:rsid w:val="00563E89"/>
    <w:rsid w:val="00563F22"/>
    <w:rsid w:val="00563F54"/>
    <w:rsid w:val="00563F81"/>
    <w:rsid w:val="00564122"/>
    <w:rsid w:val="005644B9"/>
    <w:rsid w:val="00564C79"/>
    <w:rsid w:val="00564D61"/>
    <w:rsid w:val="00564F69"/>
    <w:rsid w:val="005653A3"/>
    <w:rsid w:val="00565A63"/>
    <w:rsid w:val="00565CAA"/>
    <w:rsid w:val="00565E7D"/>
    <w:rsid w:val="00565E8F"/>
    <w:rsid w:val="005662ED"/>
    <w:rsid w:val="00566643"/>
    <w:rsid w:val="00566675"/>
    <w:rsid w:val="005666A6"/>
    <w:rsid w:val="005667E7"/>
    <w:rsid w:val="0056685E"/>
    <w:rsid w:val="00566866"/>
    <w:rsid w:val="00566CB4"/>
    <w:rsid w:val="00566EF9"/>
    <w:rsid w:val="0056708A"/>
    <w:rsid w:val="0056711B"/>
    <w:rsid w:val="00567121"/>
    <w:rsid w:val="0056720C"/>
    <w:rsid w:val="005672CE"/>
    <w:rsid w:val="005672EC"/>
    <w:rsid w:val="0056735C"/>
    <w:rsid w:val="005677E0"/>
    <w:rsid w:val="005677F6"/>
    <w:rsid w:val="00567858"/>
    <w:rsid w:val="00567D86"/>
    <w:rsid w:val="005704EE"/>
    <w:rsid w:val="0057066B"/>
    <w:rsid w:val="0057081C"/>
    <w:rsid w:val="00570C90"/>
    <w:rsid w:val="00570CFB"/>
    <w:rsid w:val="00570DBA"/>
    <w:rsid w:val="00571056"/>
    <w:rsid w:val="005713B2"/>
    <w:rsid w:val="0057141C"/>
    <w:rsid w:val="005716E4"/>
    <w:rsid w:val="0057171E"/>
    <w:rsid w:val="00571B11"/>
    <w:rsid w:val="00571CFB"/>
    <w:rsid w:val="00571E07"/>
    <w:rsid w:val="00571E77"/>
    <w:rsid w:val="005726D4"/>
    <w:rsid w:val="005728E9"/>
    <w:rsid w:val="00572C66"/>
    <w:rsid w:val="00572D70"/>
    <w:rsid w:val="00572E97"/>
    <w:rsid w:val="005732B7"/>
    <w:rsid w:val="00573362"/>
    <w:rsid w:val="005733C0"/>
    <w:rsid w:val="00573742"/>
    <w:rsid w:val="00573913"/>
    <w:rsid w:val="00573B10"/>
    <w:rsid w:val="00573B5F"/>
    <w:rsid w:val="00573BB0"/>
    <w:rsid w:val="00573D25"/>
    <w:rsid w:val="00574043"/>
    <w:rsid w:val="005743F7"/>
    <w:rsid w:val="005746CD"/>
    <w:rsid w:val="005749B9"/>
    <w:rsid w:val="00574AB2"/>
    <w:rsid w:val="00574BE6"/>
    <w:rsid w:val="00575060"/>
    <w:rsid w:val="005750A1"/>
    <w:rsid w:val="0057538A"/>
    <w:rsid w:val="00575752"/>
    <w:rsid w:val="005757DA"/>
    <w:rsid w:val="00575C60"/>
    <w:rsid w:val="00576846"/>
    <w:rsid w:val="00576B24"/>
    <w:rsid w:val="00576C6F"/>
    <w:rsid w:val="00577260"/>
    <w:rsid w:val="0057745A"/>
    <w:rsid w:val="005775E0"/>
    <w:rsid w:val="005776F2"/>
    <w:rsid w:val="00577765"/>
    <w:rsid w:val="00577AD7"/>
    <w:rsid w:val="00577D85"/>
    <w:rsid w:val="00577E46"/>
    <w:rsid w:val="00577F27"/>
    <w:rsid w:val="005800E8"/>
    <w:rsid w:val="00580411"/>
    <w:rsid w:val="00580440"/>
    <w:rsid w:val="0058079A"/>
    <w:rsid w:val="005807CA"/>
    <w:rsid w:val="00580B71"/>
    <w:rsid w:val="00580CFD"/>
    <w:rsid w:val="00580F5C"/>
    <w:rsid w:val="005810A6"/>
    <w:rsid w:val="005811A5"/>
    <w:rsid w:val="00581CC7"/>
    <w:rsid w:val="00582182"/>
    <w:rsid w:val="005821BA"/>
    <w:rsid w:val="00582840"/>
    <w:rsid w:val="005828E3"/>
    <w:rsid w:val="00582E64"/>
    <w:rsid w:val="0058349B"/>
    <w:rsid w:val="005835FA"/>
    <w:rsid w:val="00583903"/>
    <w:rsid w:val="00583A8A"/>
    <w:rsid w:val="00583D08"/>
    <w:rsid w:val="00583D36"/>
    <w:rsid w:val="00583F20"/>
    <w:rsid w:val="00583F58"/>
    <w:rsid w:val="0058401C"/>
    <w:rsid w:val="005847AE"/>
    <w:rsid w:val="00584D13"/>
    <w:rsid w:val="005850EA"/>
    <w:rsid w:val="005852A0"/>
    <w:rsid w:val="005853DE"/>
    <w:rsid w:val="00585C12"/>
    <w:rsid w:val="00585E59"/>
    <w:rsid w:val="00586020"/>
    <w:rsid w:val="00586131"/>
    <w:rsid w:val="005865AF"/>
    <w:rsid w:val="00586895"/>
    <w:rsid w:val="005868E4"/>
    <w:rsid w:val="0058694C"/>
    <w:rsid w:val="00586C5B"/>
    <w:rsid w:val="00586C6C"/>
    <w:rsid w:val="00586D1A"/>
    <w:rsid w:val="00586ED0"/>
    <w:rsid w:val="0058721B"/>
    <w:rsid w:val="00587467"/>
    <w:rsid w:val="00587548"/>
    <w:rsid w:val="005876C2"/>
    <w:rsid w:val="00587B45"/>
    <w:rsid w:val="00587C47"/>
    <w:rsid w:val="00587C74"/>
    <w:rsid w:val="00587D89"/>
    <w:rsid w:val="00587DF9"/>
    <w:rsid w:val="00587E3A"/>
    <w:rsid w:val="0059019A"/>
    <w:rsid w:val="005902A2"/>
    <w:rsid w:val="00590379"/>
    <w:rsid w:val="0059059D"/>
    <w:rsid w:val="00590604"/>
    <w:rsid w:val="00590923"/>
    <w:rsid w:val="00590CAD"/>
    <w:rsid w:val="0059162C"/>
    <w:rsid w:val="005919D4"/>
    <w:rsid w:val="00591B92"/>
    <w:rsid w:val="00591C1B"/>
    <w:rsid w:val="00591EBB"/>
    <w:rsid w:val="005921C9"/>
    <w:rsid w:val="0059223B"/>
    <w:rsid w:val="005922CB"/>
    <w:rsid w:val="0059237D"/>
    <w:rsid w:val="00592AFF"/>
    <w:rsid w:val="00592E29"/>
    <w:rsid w:val="00592FBE"/>
    <w:rsid w:val="00593067"/>
    <w:rsid w:val="00593157"/>
    <w:rsid w:val="005934ED"/>
    <w:rsid w:val="005935F9"/>
    <w:rsid w:val="00593683"/>
    <w:rsid w:val="00593A9B"/>
    <w:rsid w:val="00593CAB"/>
    <w:rsid w:val="00593F63"/>
    <w:rsid w:val="00593FBA"/>
    <w:rsid w:val="00594152"/>
    <w:rsid w:val="00594220"/>
    <w:rsid w:val="00594295"/>
    <w:rsid w:val="005942AE"/>
    <w:rsid w:val="0059447F"/>
    <w:rsid w:val="0059465B"/>
    <w:rsid w:val="005947C9"/>
    <w:rsid w:val="00594F75"/>
    <w:rsid w:val="00594FBA"/>
    <w:rsid w:val="00594FC8"/>
    <w:rsid w:val="0059509F"/>
    <w:rsid w:val="005952E9"/>
    <w:rsid w:val="00595553"/>
    <w:rsid w:val="0059574D"/>
    <w:rsid w:val="00595EBA"/>
    <w:rsid w:val="00595F9D"/>
    <w:rsid w:val="0059606C"/>
    <w:rsid w:val="0059651B"/>
    <w:rsid w:val="00596683"/>
    <w:rsid w:val="00596805"/>
    <w:rsid w:val="0059685F"/>
    <w:rsid w:val="005969FE"/>
    <w:rsid w:val="00596B3C"/>
    <w:rsid w:val="00596BEB"/>
    <w:rsid w:val="00596BEC"/>
    <w:rsid w:val="00596CEC"/>
    <w:rsid w:val="00596D64"/>
    <w:rsid w:val="00596EF7"/>
    <w:rsid w:val="00597199"/>
    <w:rsid w:val="005971F2"/>
    <w:rsid w:val="005972DB"/>
    <w:rsid w:val="005978DA"/>
    <w:rsid w:val="00597A4D"/>
    <w:rsid w:val="00597B50"/>
    <w:rsid w:val="00597C65"/>
    <w:rsid w:val="005A047E"/>
    <w:rsid w:val="005A05C3"/>
    <w:rsid w:val="005A06B1"/>
    <w:rsid w:val="005A0EAB"/>
    <w:rsid w:val="005A1364"/>
    <w:rsid w:val="005A19CF"/>
    <w:rsid w:val="005A2456"/>
    <w:rsid w:val="005A2499"/>
    <w:rsid w:val="005A250C"/>
    <w:rsid w:val="005A2FD1"/>
    <w:rsid w:val="005A3076"/>
    <w:rsid w:val="005A31C9"/>
    <w:rsid w:val="005A328C"/>
    <w:rsid w:val="005A34F6"/>
    <w:rsid w:val="005A3FA9"/>
    <w:rsid w:val="005A4243"/>
    <w:rsid w:val="005A45DA"/>
    <w:rsid w:val="005A49BB"/>
    <w:rsid w:val="005A4ECD"/>
    <w:rsid w:val="005A4F85"/>
    <w:rsid w:val="005A5102"/>
    <w:rsid w:val="005A5267"/>
    <w:rsid w:val="005A54AD"/>
    <w:rsid w:val="005A5539"/>
    <w:rsid w:val="005A5BDA"/>
    <w:rsid w:val="005A5C7A"/>
    <w:rsid w:val="005A5C7F"/>
    <w:rsid w:val="005A5D8E"/>
    <w:rsid w:val="005A5E11"/>
    <w:rsid w:val="005A60B6"/>
    <w:rsid w:val="005A62FD"/>
    <w:rsid w:val="005A64AD"/>
    <w:rsid w:val="005A67A0"/>
    <w:rsid w:val="005A6A35"/>
    <w:rsid w:val="005A6DDD"/>
    <w:rsid w:val="005A6E38"/>
    <w:rsid w:val="005A71B4"/>
    <w:rsid w:val="005A7296"/>
    <w:rsid w:val="005A750C"/>
    <w:rsid w:val="005A7637"/>
    <w:rsid w:val="005A780F"/>
    <w:rsid w:val="005A7854"/>
    <w:rsid w:val="005A7FF0"/>
    <w:rsid w:val="005B01F6"/>
    <w:rsid w:val="005B03BA"/>
    <w:rsid w:val="005B03C0"/>
    <w:rsid w:val="005B040B"/>
    <w:rsid w:val="005B087E"/>
    <w:rsid w:val="005B0A41"/>
    <w:rsid w:val="005B0C43"/>
    <w:rsid w:val="005B0CD5"/>
    <w:rsid w:val="005B0D00"/>
    <w:rsid w:val="005B0D7A"/>
    <w:rsid w:val="005B0F79"/>
    <w:rsid w:val="005B0FEC"/>
    <w:rsid w:val="005B1349"/>
    <w:rsid w:val="005B178C"/>
    <w:rsid w:val="005B192D"/>
    <w:rsid w:val="005B1B26"/>
    <w:rsid w:val="005B1C2E"/>
    <w:rsid w:val="005B1DBC"/>
    <w:rsid w:val="005B2344"/>
    <w:rsid w:val="005B249E"/>
    <w:rsid w:val="005B25DF"/>
    <w:rsid w:val="005B2B9C"/>
    <w:rsid w:val="005B2BC6"/>
    <w:rsid w:val="005B2D4C"/>
    <w:rsid w:val="005B2D59"/>
    <w:rsid w:val="005B2F1C"/>
    <w:rsid w:val="005B3043"/>
    <w:rsid w:val="005B3765"/>
    <w:rsid w:val="005B38A9"/>
    <w:rsid w:val="005B3905"/>
    <w:rsid w:val="005B3A19"/>
    <w:rsid w:val="005B3DA6"/>
    <w:rsid w:val="005B4212"/>
    <w:rsid w:val="005B42B7"/>
    <w:rsid w:val="005B4359"/>
    <w:rsid w:val="005B472E"/>
    <w:rsid w:val="005B478C"/>
    <w:rsid w:val="005B48A0"/>
    <w:rsid w:val="005B4D3B"/>
    <w:rsid w:val="005B514A"/>
    <w:rsid w:val="005B53DA"/>
    <w:rsid w:val="005B570B"/>
    <w:rsid w:val="005B5721"/>
    <w:rsid w:val="005B5AE9"/>
    <w:rsid w:val="005B5DDF"/>
    <w:rsid w:val="005B5F17"/>
    <w:rsid w:val="005B6250"/>
    <w:rsid w:val="005B626F"/>
    <w:rsid w:val="005B6528"/>
    <w:rsid w:val="005B65B5"/>
    <w:rsid w:val="005B68DB"/>
    <w:rsid w:val="005B6A34"/>
    <w:rsid w:val="005B6BDD"/>
    <w:rsid w:val="005B717C"/>
    <w:rsid w:val="005B73E3"/>
    <w:rsid w:val="005B7621"/>
    <w:rsid w:val="005B7BB8"/>
    <w:rsid w:val="005B7F16"/>
    <w:rsid w:val="005C020C"/>
    <w:rsid w:val="005C06EE"/>
    <w:rsid w:val="005C08C4"/>
    <w:rsid w:val="005C094B"/>
    <w:rsid w:val="005C0958"/>
    <w:rsid w:val="005C0AC8"/>
    <w:rsid w:val="005C0C1F"/>
    <w:rsid w:val="005C0C43"/>
    <w:rsid w:val="005C0CFA"/>
    <w:rsid w:val="005C0DF2"/>
    <w:rsid w:val="005C0F6C"/>
    <w:rsid w:val="005C0FDE"/>
    <w:rsid w:val="005C0FE7"/>
    <w:rsid w:val="005C14AD"/>
    <w:rsid w:val="005C1736"/>
    <w:rsid w:val="005C1E35"/>
    <w:rsid w:val="005C1F4D"/>
    <w:rsid w:val="005C2327"/>
    <w:rsid w:val="005C2B1E"/>
    <w:rsid w:val="005C38BB"/>
    <w:rsid w:val="005C39FB"/>
    <w:rsid w:val="005C3A31"/>
    <w:rsid w:val="005C3AA9"/>
    <w:rsid w:val="005C442D"/>
    <w:rsid w:val="005C47E6"/>
    <w:rsid w:val="005C48CD"/>
    <w:rsid w:val="005C4962"/>
    <w:rsid w:val="005C4D40"/>
    <w:rsid w:val="005C4EA7"/>
    <w:rsid w:val="005C50BE"/>
    <w:rsid w:val="005C523D"/>
    <w:rsid w:val="005C551E"/>
    <w:rsid w:val="005C56F3"/>
    <w:rsid w:val="005C5AF1"/>
    <w:rsid w:val="005C5BC5"/>
    <w:rsid w:val="005C5FB5"/>
    <w:rsid w:val="005C5FBF"/>
    <w:rsid w:val="005C604E"/>
    <w:rsid w:val="005C630C"/>
    <w:rsid w:val="005C6451"/>
    <w:rsid w:val="005C6591"/>
    <w:rsid w:val="005C68DC"/>
    <w:rsid w:val="005C6904"/>
    <w:rsid w:val="005C6C51"/>
    <w:rsid w:val="005C6CBD"/>
    <w:rsid w:val="005C72F4"/>
    <w:rsid w:val="005C74FC"/>
    <w:rsid w:val="005C75B1"/>
    <w:rsid w:val="005C75E9"/>
    <w:rsid w:val="005C771E"/>
    <w:rsid w:val="005C7C8C"/>
    <w:rsid w:val="005C7FC1"/>
    <w:rsid w:val="005D0096"/>
    <w:rsid w:val="005D0188"/>
    <w:rsid w:val="005D03DE"/>
    <w:rsid w:val="005D0453"/>
    <w:rsid w:val="005D0923"/>
    <w:rsid w:val="005D0FB9"/>
    <w:rsid w:val="005D17EB"/>
    <w:rsid w:val="005D1849"/>
    <w:rsid w:val="005D18B8"/>
    <w:rsid w:val="005D1CEE"/>
    <w:rsid w:val="005D224D"/>
    <w:rsid w:val="005D22A0"/>
    <w:rsid w:val="005D285E"/>
    <w:rsid w:val="005D28AA"/>
    <w:rsid w:val="005D2918"/>
    <w:rsid w:val="005D2B87"/>
    <w:rsid w:val="005D3019"/>
    <w:rsid w:val="005D3039"/>
    <w:rsid w:val="005D36F0"/>
    <w:rsid w:val="005D379A"/>
    <w:rsid w:val="005D3969"/>
    <w:rsid w:val="005D3A64"/>
    <w:rsid w:val="005D3CFA"/>
    <w:rsid w:val="005D3DED"/>
    <w:rsid w:val="005D3E7E"/>
    <w:rsid w:val="005D41B5"/>
    <w:rsid w:val="005D41EF"/>
    <w:rsid w:val="005D42A7"/>
    <w:rsid w:val="005D434A"/>
    <w:rsid w:val="005D4448"/>
    <w:rsid w:val="005D4542"/>
    <w:rsid w:val="005D472A"/>
    <w:rsid w:val="005D47EB"/>
    <w:rsid w:val="005D4C14"/>
    <w:rsid w:val="005D4F13"/>
    <w:rsid w:val="005D5043"/>
    <w:rsid w:val="005D5222"/>
    <w:rsid w:val="005D53CD"/>
    <w:rsid w:val="005D57B7"/>
    <w:rsid w:val="005D57DF"/>
    <w:rsid w:val="005D5925"/>
    <w:rsid w:val="005D5A0D"/>
    <w:rsid w:val="005D5A1F"/>
    <w:rsid w:val="005D5B08"/>
    <w:rsid w:val="005D5CA2"/>
    <w:rsid w:val="005D6124"/>
    <w:rsid w:val="005D63AF"/>
    <w:rsid w:val="005D64BF"/>
    <w:rsid w:val="005D64F8"/>
    <w:rsid w:val="005D6754"/>
    <w:rsid w:val="005D6845"/>
    <w:rsid w:val="005D6911"/>
    <w:rsid w:val="005D72EB"/>
    <w:rsid w:val="005D739C"/>
    <w:rsid w:val="005D7717"/>
    <w:rsid w:val="005D779E"/>
    <w:rsid w:val="005D7864"/>
    <w:rsid w:val="005D7974"/>
    <w:rsid w:val="005D7D2A"/>
    <w:rsid w:val="005D7F3C"/>
    <w:rsid w:val="005D7FB7"/>
    <w:rsid w:val="005E0110"/>
    <w:rsid w:val="005E014A"/>
    <w:rsid w:val="005E02C6"/>
    <w:rsid w:val="005E0457"/>
    <w:rsid w:val="005E05AE"/>
    <w:rsid w:val="005E07C0"/>
    <w:rsid w:val="005E0958"/>
    <w:rsid w:val="005E0D58"/>
    <w:rsid w:val="005E1196"/>
    <w:rsid w:val="005E13A2"/>
    <w:rsid w:val="005E1670"/>
    <w:rsid w:val="005E1A55"/>
    <w:rsid w:val="005E1E47"/>
    <w:rsid w:val="005E2178"/>
    <w:rsid w:val="005E2378"/>
    <w:rsid w:val="005E23C0"/>
    <w:rsid w:val="005E26C6"/>
    <w:rsid w:val="005E2814"/>
    <w:rsid w:val="005E2827"/>
    <w:rsid w:val="005E2BAD"/>
    <w:rsid w:val="005E2CE7"/>
    <w:rsid w:val="005E2D53"/>
    <w:rsid w:val="005E2D8B"/>
    <w:rsid w:val="005E2F31"/>
    <w:rsid w:val="005E302F"/>
    <w:rsid w:val="005E3123"/>
    <w:rsid w:val="005E3189"/>
    <w:rsid w:val="005E32FD"/>
    <w:rsid w:val="005E392D"/>
    <w:rsid w:val="005E3E45"/>
    <w:rsid w:val="005E3EEF"/>
    <w:rsid w:val="005E4065"/>
    <w:rsid w:val="005E42F9"/>
    <w:rsid w:val="005E4577"/>
    <w:rsid w:val="005E4649"/>
    <w:rsid w:val="005E465C"/>
    <w:rsid w:val="005E491F"/>
    <w:rsid w:val="005E4A23"/>
    <w:rsid w:val="005E4E46"/>
    <w:rsid w:val="005E4FBB"/>
    <w:rsid w:val="005E50ED"/>
    <w:rsid w:val="005E53B8"/>
    <w:rsid w:val="005E5514"/>
    <w:rsid w:val="005E58CE"/>
    <w:rsid w:val="005E58D3"/>
    <w:rsid w:val="005E5907"/>
    <w:rsid w:val="005E5A4B"/>
    <w:rsid w:val="005E5C2C"/>
    <w:rsid w:val="005E5C54"/>
    <w:rsid w:val="005E661D"/>
    <w:rsid w:val="005E6821"/>
    <w:rsid w:val="005E6A04"/>
    <w:rsid w:val="005E6EC1"/>
    <w:rsid w:val="005E7003"/>
    <w:rsid w:val="005E7121"/>
    <w:rsid w:val="005E775C"/>
    <w:rsid w:val="005E7A0A"/>
    <w:rsid w:val="005E7AF2"/>
    <w:rsid w:val="005E7BEF"/>
    <w:rsid w:val="005E7D7A"/>
    <w:rsid w:val="005F00B6"/>
    <w:rsid w:val="005F0114"/>
    <w:rsid w:val="005F022B"/>
    <w:rsid w:val="005F03F2"/>
    <w:rsid w:val="005F0B06"/>
    <w:rsid w:val="005F11D6"/>
    <w:rsid w:val="005F122A"/>
    <w:rsid w:val="005F1415"/>
    <w:rsid w:val="005F1819"/>
    <w:rsid w:val="005F188E"/>
    <w:rsid w:val="005F1926"/>
    <w:rsid w:val="005F1ABA"/>
    <w:rsid w:val="005F1EF5"/>
    <w:rsid w:val="005F1F07"/>
    <w:rsid w:val="005F27DD"/>
    <w:rsid w:val="005F2BF0"/>
    <w:rsid w:val="005F307C"/>
    <w:rsid w:val="005F313E"/>
    <w:rsid w:val="005F39BB"/>
    <w:rsid w:val="005F4599"/>
    <w:rsid w:val="005F4650"/>
    <w:rsid w:val="005F468C"/>
    <w:rsid w:val="005F46CB"/>
    <w:rsid w:val="005F47B7"/>
    <w:rsid w:val="005F4A25"/>
    <w:rsid w:val="005F4E50"/>
    <w:rsid w:val="005F4F5F"/>
    <w:rsid w:val="005F58B4"/>
    <w:rsid w:val="005F5CCF"/>
    <w:rsid w:val="005F5CE0"/>
    <w:rsid w:val="005F5F59"/>
    <w:rsid w:val="005F623B"/>
    <w:rsid w:val="005F640C"/>
    <w:rsid w:val="005F67BC"/>
    <w:rsid w:val="005F6A3D"/>
    <w:rsid w:val="005F6E15"/>
    <w:rsid w:val="005F72F4"/>
    <w:rsid w:val="005F75D8"/>
    <w:rsid w:val="005F7945"/>
    <w:rsid w:val="005F7C42"/>
    <w:rsid w:val="005F7C49"/>
    <w:rsid w:val="005F7CA8"/>
    <w:rsid w:val="00600217"/>
    <w:rsid w:val="00600C8D"/>
    <w:rsid w:val="00601191"/>
    <w:rsid w:val="0060138A"/>
    <w:rsid w:val="006013E9"/>
    <w:rsid w:val="00601482"/>
    <w:rsid w:val="00601A4F"/>
    <w:rsid w:val="00601B40"/>
    <w:rsid w:val="00601CA9"/>
    <w:rsid w:val="00601DFF"/>
    <w:rsid w:val="00601ED5"/>
    <w:rsid w:val="00602245"/>
    <w:rsid w:val="00602345"/>
    <w:rsid w:val="00602436"/>
    <w:rsid w:val="00602594"/>
    <w:rsid w:val="006025CF"/>
    <w:rsid w:val="006027D1"/>
    <w:rsid w:val="006029A6"/>
    <w:rsid w:val="00602DFB"/>
    <w:rsid w:val="00602F49"/>
    <w:rsid w:val="0060319D"/>
    <w:rsid w:val="006033AF"/>
    <w:rsid w:val="00603440"/>
    <w:rsid w:val="00603842"/>
    <w:rsid w:val="006038CD"/>
    <w:rsid w:val="00603CC3"/>
    <w:rsid w:val="00603F47"/>
    <w:rsid w:val="00603F48"/>
    <w:rsid w:val="00604038"/>
    <w:rsid w:val="0060411D"/>
    <w:rsid w:val="00604BCB"/>
    <w:rsid w:val="00604D3B"/>
    <w:rsid w:val="00604E9D"/>
    <w:rsid w:val="00604F0C"/>
    <w:rsid w:val="00605016"/>
    <w:rsid w:val="0060529C"/>
    <w:rsid w:val="006058CA"/>
    <w:rsid w:val="0060601D"/>
    <w:rsid w:val="0060606C"/>
    <w:rsid w:val="00606162"/>
    <w:rsid w:val="006065B0"/>
    <w:rsid w:val="00606622"/>
    <w:rsid w:val="0060689F"/>
    <w:rsid w:val="00606936"/>
    <w:rsid w:val="00606E9C"/>
    <w:rsid w:val="0060715D"/>
    <w:rsid w:val="0060723C"/>
    <w:rsid w:val="0060729E"/>
    <w:rsid w:val="00607944"/>
    <w:rsid w:val="00607BF7"/>
    <w:rsid w:val="0061007E"/>
    <w:rsid w:val="00610340"/>
    <w:rsid w:val="0061052C"/>
    <w:rsid w:val="006107D8"/>
    <w:rsid w:val="006108AD"/>
    <w:rsid w:val="00610CC6"/>
    <w:rsid w:val="00610E34"/>
    <w:rsid w:val="00611065"/>
    <w:rsid w:val="0061138E"/>
    <w:rsid w:val="006113F4"/>
    <w:rsid w:val="00611AAD"/>
    <w:rsid w:val="006128D5"/>
    <w:rsid w:val="00612A91"/>
    <w:rsid w:val="00612D7A"/>
    <w:rsid w:val="006135CC"/>
    <w:rsid w:val="00613D8F"/>
    <w:rsid w:val="0061431A"/>
    <w:rsid w:val="00614378"/>
    <w:rsid w:val="00614982"/>
    <w:rsid w:val="00614B33"/>
    <w:rsid w:val="00614C47"/>
    <w:rsid w:val="00614E37"/>
    <w:rsid w:val="00614EBE"/>
    <w:rsid w:val="00615192"/>
    <w:rsid w:val="00615202"/>
    <w:rsid w:val="006152B3"/>
    <w:rsid w:val="006153ED"/>
    <w:rsid w:val="00615536"/>
    <w:rsid w:val="0061558E"/>
    <w:rsid w:val="00615989"/>
    <w:rsid w:val="006159D5"/>
    <w:rsid w:val="00615BAB"/>
    <w:rsid w:val="00615CAD"/>
    <w:rsid w:val="00615DF6"/>
    <w:rsid w:val="006164AE"/>
    <w:rsid w:val="0061661D"/>
    <w:rsid w:val="006168F2"/>
    <w:rsid w:val="00616915"/>
    <w:rsid w:val="00616B70"/>
    <w:rsid w:val="00616D55"/>
    <w:rsid w:val="00617441"/>
    <w:rsid w:val="00620075"/>
    <w:rsid w:val="006201CB"/>
    <w:rsid w:val="006208AD"/>
    <w:rsid w:val="00620D5E"/>
    <w:rsid w:val="00620E80"/>
    <w:rsid w:val="00620ED0"/>
    <w:rsid w:val="006212EA"/>
    <w:rsid w:val="00621495"/>
    <w:rsid w:val="006214E6"/>
    <w:rsid w:val="00621551"/>
    <w:rsid w:val="00622298"/>
    <w:rsid w:val="006228D3"/>
    <w:rsid w:val="00622A41"/>
    <w:rsid w:val="00622CC4"/>
    <w:rsid w:val="00622CDF"/>
    <w:rsid w:val="00622D2A"/>
    <w:rsid w:val="006231BB"/>
    <w:rsid w:val="006232CE"/>
    <w:rsid w:val="0062345E"/>
    <w:rsid w:val="006242E5"/>
    <w:rsid w:val="00624977"/>
    <w:rsid w:val="00624A10"/>
    <w:rsid w:val="00624DAF"/>
    <w:rsid w:val="00625229"/>
    <w:rsid w:val="006253E5"/>
    <w:rsid w:val="006255C8"/>
    <w:rsid w:val="006255F4"/>
    <w:rsid w:val="0062579E"/>
    <w:rsid w:val="00625E78"/>
    <w:rsid w:val="00625E87"/>
    <w:rsid w:val="00625F86"/>
    <w:rsid w:val="00626352"/>
    <w:rsid w:val="006264F0"/>
    <w:rsid w:val="00626996"/>
    <w:rsid w:val="00626B63"/>
    <w:rsid w:val="00626E85"/>
    <w:rsid w:val="00626E8B"/>
    <w:rsid w:val="006272BA"/>
    <w:rsid w:val="00627382"/>
    <w:rsid w:val="006273D5"/>
    <w:rsid w:val="00627C28"/>
    <w:rsid w:val="0063008A"/>
    <w:rsid w:val="0063021D"/>
    <w:rsid w:val="00630419"/>
    <w:rsid w:val="00630477"/>
    <w:rsid w:val="00630529"/>
    <w:rsid w:val="006308A2"/>
    <w:rsid w:val="00630A8E"/>
    <w:rsid w:val="00630B48"/>
    <w:rsid w:val="00630DD1"/>
    <w:rsid w:val="0063121A"/>
    <w:rsid w:val="0063137C"/>
    <w:rsid w:val="00631509"/>
    <w:rsid w:val="00631C98"/>
    <w:rsid w:val="00632113"/>
    <w:rsid w:val="006321CE"/>
    <w:rsid w:val="0063249B"/>
    <w:rsid w:val="0063263E"/>
    <w:rsid w:val="0063284E"/>
    <w:rsid w:val="00633087"/>
    <w:rsid w:val="00633513"/>
    <w:rsid w:val="006335D4"/>
    <w:rsid w:val="00633678"/>
    <w:rsid w:val="006336A3"/>
    <w:rsid w:val="00633782"/>
    <w:rsid w:val="00633C3E"/>
    <w:rsid w:val="00634168"/>
    <w:rsid w:val="00634374"/>
    <w:rsid w:val="0063469E"/>
    <w:rsid w:val="00634956"/>
    <w:rsid w:val="00634B4C"/>
    <w:rsid w:val="00634CBF"/>
    <w:rsid w:val="00634F87"/>
    <w:rsid w:val="00635272"/>
    <w:rsid w:val="006356A8"/>
    <w:rsid w:val="006359DC"/>
    <w:rsid w:val="00635AFD"/>
    <w:rsid w:val="00635C15"/>
    <w:rsid w:val="00635CED"/>
    <w:rsid w:val="00635D3C"/>
    <w:rsid w:val="0063600A"/>
    <w:rsid w:val="0063650F"/>
    <w:rsid w:val="00636546"/>
    <w:rsid w:val="00636588"/>
    <w:rsid w:val="0063658A"/>
    <w:rsid w:val="00636952"/>
    <w:rsid w:val="00636E41"/>
    <w:rsid w:val="00636E7A"/>
    <w:rsid w:val="00636EC9"/>
    <w:rsid w:val="00637116"/>
    <w:rsid w:val="006372E5"/>
    <w:rsid w:val="0063730B"/>
    <w:rsid w:val="006373CC"/>
    <w:rsid w:val="006375AD"/>
    <w:rsid w:val="00637989"/>
    <w:rsid w:val="00637999"/>
    <w:rsid w:val="00637C3D"/>
    <w:rsid w:val="00637C44"/>
    <w:rsid w:val="00640406"/>
    <w:rsid w:val="00640565"/>
    <w:rsid w:val="00640D9C"/>
    <w:rsid w:val="00640DE4"/>
    <w:rsid w:val="0064113E"/>
    <w:rsid w:val="00641767"/>
    <w:rsid w:val="0064180F"/>
    <w:rsid w:val="00641858"/>
    <w:rsid w:val="00641D7C"/>
    <w:rsid w:val="006425EB"/>
    <w:rsid w:val="006429E8"/>
    <w:rsid w:val="00642B1B"/>
    <w:rsid w:val="00642EA2"/>
    <w:rsid w:val="0064312D"/>
    <w:rsid w:val="00643332"/>
    <w:rsid w:val="006433B1"/>
    <w:rsid w:val="006434B6"/>
    <w:rsid w:val="00643852"/>
    <w:rsid w:val="00643871"/>
    <w:rsid w:val="00643923"/>
    <w:rsid w:val="00643A4E"/>
    <w:rsid w:val="00644013"/>
    <w:rsid w:val="0064430B"/>
    <w:rsid w:val="00644567"/>
    <w:rsid w:val="0064474D"/>
    <w:rsid w:val="00644C95"/>
    <w:rsid w:val="00645613"/>
    <w:rsid w:val="00645CDD"/>
    <w:rsid w:val="00645D27"/>
    <w:rsid w:val="00645D54"/>
    <w:rsid w:val="00645D63"/>
    <w:rsid w:val="00645E1C"/>
    <w:rsid w:val="00645EB3"/>
    <w:rsid w:val="006468E6"/>
    <w:rsid w:val="00646A0A"/>
    <w:rsid w:val="00646DB1"/>
    <w:rsid w:val="00646DB7"/>
    <w:rsid w:val="006473D2"/>
    <w:rsid w:val="0064772C"/>
    <w:rsid w:val="00647818"/>
    <w:rsid w:val="0064799D"/>
    <w:rsid w:val="00647C79"/>
    <w:rsid w:val="00647FCF"/>
    <w:rsid w:val="0065031F"/>
    <w:rsid w:val="00650387"/>
    <w:rsid w:val="006506B9"/>
    <w:rsid w:val="00650708"/>
    <w:rsid w:val="0065093E"/>
    <w:rsid w:val="006509B6"/>
    <w:rsid w:val="00650ACD"/>
    <w:rsid w:val="00650B13"/>
    <w:rsid w:val="00650D3A"/>
    <w:rsid w:val="00650D60"/>
    <w:rsid w:val="00650E57"/>
    <w:rsid w:val="00651104"/>
    <w:rsid w:val="006511E0"/>
    <w:rsid w:val="00651213"/>
    <w:rsid w:val="006512F7"/>
    <w:rsid w:val="006514E2"/>
    <w:rsid w:val="0065168B"/>
    <w:rsid w:val="00651849"/>
    <w:rsid w:val="0065198B"/>
    <w:rsid w:val="00651A74"/>
    <w:rsid w:val="00651D05"/>
    <w:rsid w:val="00651D4A"/>
    <w:rsid w:val="00651EFE"/>
    <w:rsid w:val="00651F7B"/>
    <w:rsid w:val="006523BE"/>
    <w:rsid w:val="006524C0"/>
    <w:rsid w:val="00652621"/>
    <w:rsid w:val="006528D8"/>
    <w:rsid w:val="006530B5"/>
    <w:rsid w:val="00653590"/>
    <w:rsid w:val="006535A3"/>
    <w:rsid w:val="0065375A"/>
    <w:rsid w:val="00653C54"/>
    <w:rsid w:val="00653F05"/>
    <w:rsid w:val="006540DC"/>
    <w:rsid w:val="006540EA"/>
    <w:rsid w:val="006543BA"/>
    <w:rsid w:val="006546C0"/>
    <w:rsid w:val="00654FB7"/>
    <w:rsid w:val="006552EB"/>
    <w:rsid w:val="00655379"/>
    <w:rsid w:val="00655780"/>
    <w:rsid w:val="00655837"/>
    <w:rsid w:val="00655A49"/>
    <w:rsid w:val="00655BDD"/>
    <w:rsid w:val="006560D5"/>
    <w:rsid w:val="0065616F"/>
    <w:rsid w:val="006562FE"/>
    <w:rsid w:val="0065667F"/>
    <w:rsid w:val="00656795"/>
    <w:rsid w:val="00656CA0"/>
    <w:rsid w:val="00656DB9"/>
    <w:rsid w:val="006575F4"/>
    <w:rsid w:val="006576F7"/>
    <w:rsid w:val="00657704"/>
    <w:rsid w:val="00657873"/>
    <w:rsid w:val="00657AAD"/>
    <w:rsid w:val="00657AE4"/>
    <w:rsid w:val="00657AFC"/>
    <w:rsid w:val="00657E6E"/>
    <w:rsid w:val="00657EBC"/>
    <w:rsid w:val="0066008C"/>
    <w:rsid w:val="00660366"/>
    <w:rsid w:val="0066079D"/>
    <w:rsid w:val="006608B4"/>
    <w:rsid w:val="00660A43"/>
    <w:rsid w:val="00660C04"/>
    <w:rsid w:val="00660C52"/>
    <w:rsid w:val="00660C58"/>
    <w:rsid w:val="00660C78"/>
    <w:rsid w:val="00660D06"/>
    <w:rsid w:val="00661064"/>
    <w:rsid w:val="006610A7"/>
    <w:rsid w:val="00661203"/>
    <w:rsid w:val="006614CE"/>
    <w:rsid w:val="0066152C"/>
    <w:rsid w:val="0066170B"/>
    <w:rsid w:val="00661A27"/>
    <w:rsid w:val="00661DAF"/>
    <w:rsid w:val="006620CA"/>
    <w:rsid w:val="0066215F"/>
    <w:rsid w:val="00662392"/>
    <w:rsid w:val="00662459"/>
    <w:rsid w:val="006629E3"/>
    <w:rsid w:val="00662A1D"/>
    <w:rsid w:val="00662C76"/>
    <w:rsid w:val="00662C9E"/>
    <w:rsid w:val="00662CE7"/>
    <w:rsid w:val="00662E32"/>
    <w:rsid w:val="00663432"/>
    <w:rsid w:val="0066420A"/>
    <w:rsid w:val="0066421B"/>
    <w:rsid w:val="00664326"/>
    <w:rsid w:val="0066471C"/>
    <w:rsid w:val="006649D4"/>
    <w:rsid w:val="00664C86"/>
    <w:rsid w:val="00664D68"/>
    <w:rsid w:val="00665065"/>
    <w:rsid w:val="0066510E"/>
    <w:rsid w:val="00665177"/>
    <w:rsid w:val="00665544"/>
    <w:rsid w:val="00665BAD"/>
    <w:rsid w:val="00665E6A"/>
    <w:rsid w:val="00665F20"/>
    <w:rsid w:val="00666522"/>
    <w:rsid w:val="0066653F"/>
    <w:rsid w:val="00666622"/>
    <w:rsid w:val="0066663A"/>
    <w:rsid w:val="00666CD4"/>
    <w:rsid w:val="00666E88"/>
    <w:rsid w:val="0066711D"/>
    <w:rsid w:val="00667A0E"/>
    <w:rsid w:val="00667D94"/>
    <w:rsid w:val="006701F7"/>
    <w:rsid w:val="00670411"/>
    <w:rsid w:val="006705BD"/>
    <w:rsid w:val="00670B80"/>
    <w:rsid w:val="00670BBF"/>
    <w:rsid w:val="006714DD"/>
    <w:rsid w:val="00671EC3"/>
    <w:rsid w:val="00672100"/>
    <w:rsid w:val="00672245"/>
    <w:rsid w:val="0067247B"/>
    <w:rsid w:val="00672496"/>
    <w:rsid w:val="006726BA"/>
    <w:rsid w:val="00672932"/>
    <w:rsid w:val="00672A68"/>
    <w:rsid w:val="00672BF2"/>
    <w:rsid w:val="00672D63"/>
    <w:rsid w:val="006730A7"/>
    <w:rsid w:val="006736CD"/>
    <w:rsid w:val="00673916"/>
    <w:rsid w:val="006743D7"/>
    <w:rsid w:val="00674785"/>
    <w:rsid w:val="00674800"/>
    <w:rsid w:val="006748ED"/>
    <w:rsid w:val="00675931"/>
    <w:rsid w:val="00676162"/>
    <w:rsid w:val="00676526"/>
    <w:rsid w:val="00676DF9"/>
    <w:rsid w:val="00676EBA"/>
    <w:rsid w:val="006770E3"/>
    <w:rsid w:val="00677152"/>
    <w:rsid w:val="006773C6"/>
    <w:rsid w:val="006779AF"/>
    <w:rsid w:val="00677BC2"/>
    <w:rsid w:val="0068004F"/>
    <w:rsid w:val="00680133"/>
    <w:rsid w:val="00680353"/>
    <w:rsid w:val="00680423"/>
    <w:rsid w:val="006804FE"/>
    <w:rsid w:val="006805F5"/>
    <w:rsid w:val="006806D6"/>
    <w:rsid w:val="006806F9"/>
    <w:rsid w:val="00680B4A"/>
    <w:rsid w:val="0068113A"/>
    <w:rsid w:val="00681296"/>
    <w:rsid w:val="006812D6"/>
    <w:rsid w:val="00681467"/>
    <w:rsid w:val="0068182C"/>
    <w:rsid w:val="00682187"/>
    <w:rsid w:val="006823A9"/>
    <w:rsid w:val="00682769"/>
    <w:rsid w:val="00682EF7"/>
    <w:rsid w:val="00682F89"/>
    <w:rsid w:val="006831A3"/>
    <w:rsid w:val="00683472"/>
    <w:rsid w:val="0068347C"/>
    <w:rsid w:val="00683D10"/>
    <w:rsid w:val="00683F37"/>
    <w:rsid w:val="00684140"/>
    <w:rsid w:val="00684165"/>
    <w:rsid w:val="00684255"/>
    <w:rsid w:val="006842AC"/>
    <w:rsid w:val="006844D9"/>
    <w:rsid w:val="0068464E"/>
    <w:rsid w:val="006846BD"/>
    <w:rsid w:val="006850AB"/>
    <w:rsid w:val="0068511B"/>
    <w:rsid w:val="006853FA"/>
    <w:rsid w:val="0068556F"/>
    <w:rsid w:val="0068558A"/>
    <w:rsid w:val="0068560F"/>
    <w:rsid w:val="00685AE1"/>
    <w:rsid w:val="00685F94"/>
    <w:rsid w:val="006860D5"/>
    <w:rsid w:val="006861D4"/>
    <w:rsid w:val="00686387"/>
    <w:rsid w:val="0068643C"/>
    <w:rsid w:val="006866F9"/>
    <w:rsid w:val="0068678B"/>
    <w:rsid w:val="00686A13"/>
    <w:rsid w:val="00686ABC"/>
    <w:rsid w:val="00686DF3"/>
    <w:rsid w:val="00686F41"/>
    <w:rsid w:val="00687067"/>
    <w:rsid w:val="00687293"/>
    <w:rsid w:val="006873D8"/>
    <w:rsid w:val="0068768D"/>
    <w:rsid w:val="006876A1"/>
    <w:rsid w:val="00687C00"/>
    <w:rsid w:val="00687C19"/>
    <w:rsid w:val="00687E7A"/>
    <w:rsid w:val="0069005D"/>
    <w:rsid w:val="006901CD"/>
    <w:rsid w:val="006901FB"/>
    <w:rsid w:val="0069034B"/>
    <w:rsid w:val="006905D7"/>
    <w:rsid w:val="00690755"/>
    <w:rsid w:val="00690955"/>
    <w:rsid w:val="00690CE2"/>
    <w:rsid w:val="00690F5F"/>
    <w:rsid w:val="006910E5"/>
    <w:rsid w:val="006915BD"/>
    <w:rsid w:val="00691A4D"/>
    <w:rsid w:val="00691B36"/>
    <w:rsid w:val="00691B93"/>
    <w:rsid w:val="006923F0"/>
    <w:rsid w:val="00692452"/>
    <w:rsid w:val="006924BF"/>
    <w:rsid w:val="0069290B"/>
    <w:rsid w:val="00692D13"/>
    <w:rsid w:val="00692D8B"/>
    <w:rsid w:val="00693071"/>
    <w:rsid w:val="006931B5"/>
    <w:rsid w:val="00693246"/>
    <w:rsid w:val="00693601"/>
    <w:rsid w:val="0069381B"/>
    <w:rsid w:val="006939A1"/>
    <w:rsid w:val="00693D88"/>
    <w:rsid w:val="006940BD"/>
    <w:rsid w:val="00694105"/>
    <w:rsid w:val="0069443B"/>
    <w:rsid w:val="00694A90"/>
    <w:rsid w:val="00694C52"/>
    <w:rsid w:val="00694D82"/>
    <w:rsid w:val="00694FAC"/>
    <w:rsid w:val="00694FB0"/>
    <w:rsid w:val="0069502B"/>
    <w:rsid w:val="00695319"/>
    <w:rsid w:val="00695502"/>
    <w:rsid w:val="006957A6"/>
    <w:rsid w:val="006958B3"/>
    <w:rsid w:val="00695968"/>
    <w:rsid w:val="00695B1B"/>
    <w:rsid w:val="00695B60"/>
    <w:rsid w:val="0069606B"/>
    <w:rsid w:val="006965DF"/>
    <w:rsid w:val="006968A5"/>
    <w:rsid w:val="006968E8"/>
    <w:rsid w:val="00696F2E"/>
    <w:rsid w:val="00696FB8"/>
    <w:rsid w:val="0069747B"/>
    <w:rsid w:val="00697587"/>
    <w:rsid w:val="006975B1"/>
    <w:rsid w:val="00697712"/>
    <w:rsid w:val="00697827"/>
    <w:rsid w:val="00697920"/>
    <w:rsid w:val="00697B8D"/>
    <w:rsid w:val="00697BB2"/>
    <w:rsid w:val="00697D1D"/>
    <w:rsid w:val="00697D3C"/>
    <w:rsid w:val="006A04EF"/>
    <w:rsid w:val="006A06D4"/>
    <w:rsid w:val="006A06DF"/>
    <w:rsid w:val="006A0747"/>
    <w:rsid w:val="006A091A"/>
    <w:rsid w:val="006A0A63"/>
    <w:rsid w:val="006A0AFE"/>
    <w:rsid w:val="006A0B37"/>
    <w:rsid w:val="006A0D22"/>
    <w:rsid w:val="006A1054"/>
    <w:rsid w:val="006A10FD"/>
    <w:rsid w:val="006A11ED"/>
    <w:rsid w:val="006A12A0"/>
    <w:rsid w:val="006A13F3"/>
    <w:rsid w:val="006A1617"/>
    <w:rsid w:val="006A173E"/>
    <w:rsid w:val="006A17DD"/>
    <w:rsid w:val="006A1847"/>
    <w:rsid w:val="006A1927"/>
    <w:rsid w:val="006A1AC1"/>
    <w:rsid w:val="006A1AC5"/>
    <w:rsid w:val="006A1D58"/>
    <w:rsid w:val="006A1EF5"/>
    <w:rsid w:val="006A2025"/>
    <w:rsid w:val="006A202E"/>
    <w:rsid w:val="006A23C7"/>
    <w:rsid w:val="006A246E"/>
    <w:rsid w:val="006A2538"/>
    <w:rsid w:val="006A256B"/>
    <w:rsid w:val="006A2617"/>
    <w:rsid w:val="006A294B"/>
    <w:rsid w:val="006A2DF6"/>
    <w:rsid w:val="006A307D"/>
    <w:rsid w:val="006A3126"/>
    <w:rsid w:val="006A3282"/>
    <w:rsid w:val="006A33B6"/>
    <w:rsid w:val="006A3BF1"/>
    <w:rsid w:val="006A3EA1"/>
    <w:rsid w:val="006A41D4"/>
    <w:rsid w:val="006A45FD"/>
    <w:rsid w:val="006A4BB4"/>
    <w:rsid w:val="006A4DEE"/>
    <w:rsid w:val="006A52F9"/>
    <w:rsid w:val="006A587E"/>
    <w:rsid w:val="006A5A74"/>
    <w:rsid w:val="006A5E2F"/>
    <w:rsid w:val="006A60CA"/>
    <w:rsid w:val="006A663F"/>
    <w:rsid w:val="006A66D7"/>
    <w:rsid w:val="006A6A7D"/>
    <w:rsid w:val="006A70A6"/>
    <w:rsid w:val="006A711E"/>
    <w:rsid w:val="006A7201"/>
    <w:rsid w:val="006A7307"/>
    <w:rsid w:val="006A7388"/>
    <w:rsid w:val="006A762E"/>
    <w:rsid w:val="006A7A61"/>
    <w:rsid w:val="006B0B05"/>
    <w:rsid w:val="006B0C0A"/>
    <w:rsid w:val="006B0DD0"/>
    <w:rsid w:val="006B0DDD"/>
    <w:rsid w:val="006B1719"/>
    <w:rsid w:val="006B1A1A"/>
    <w:rsid w:val="006B1ACA"/>
    <w:rsid w:val="006B1B56"/>
    <w:rsid w:val="006B1DD9"/>
    <w:rsid w:val="006B2281"/>
    <w:rsid w:val="006B230B"/>
    <w:rsid w:val="006B2385"/>
    <w:rsid w:val="006B23A3"/>
    <w:rsid w:val="006B25B6"/>
    <w:rsid w:val="006B2AEF"/>
    <w:rsid w:val="006B2C71"/>
    <w:rsid w:val="006B2E6D"/>
    <w:rsid w:val="006B35B7"/>
    <w:rsid w:val="006B36B9"/>
    <w:rsid w:val="006B3C8E"/>
    <w:rsid w:val="006B3F72"/>
    <w:rsid w:val="006B40F0"/>
    <w:rsid w:val="006B413E"/>
    <w:rsid w:val="006B46D2"/>
    <w:rsid w:val="006B4AD8"/>
    <w:rsid w:val="006B4DD2"/>
    <w:rsid w:val="006B5155"/>
    <w:rsid w:val="006B5289"/>
    <w:rsid w:val="006B5555"/>
    <w:rsid w:val="006B576F"/>
    <w:rsid w:val="006B5D8B"/>
    <w:rsid w:val="006B62C7"/>
    <w:rsid w:val="006B66E9"/>
    <w:rsid w:val="006B69FC"/>
    <w:rsid w:val="006B6E7E"/>
    <w:rsid w:val="006B7166"/>
    <w:rsid w:val="006B7C03"/>
    <w:rsid w:val="006B7EC5"/>
    <w:rsid w:val="006C02B1"/>
    <w:rsid w:val="006C04BE"/>
    <w:rsid w:val="006C0534"/>
    <w:rsid w:val="006C05C4"/>
    <w:rsid w:val="006C0B52"/>
    <w:rsid w:val="006C0D96"/>
    <w:rsid w:val="006C13F2"/>
    <w:rsid w:val="006C1689"/>
    <w:rsid w:val="006C19EB"/>
    <w:rsid w:val="006C1AEF"/>
    <w:rsid w:val="006C1C45"/>
    <w:rsid w:val="006C1D7A"/>
    <w:rsid w:val="006C229A"/>
    <w:rsid w:val="006C2418"/>
    <w:rsid w:val="006C2B10"/>
    <w:rsid w:val="006C2C18"/>
    <w:rsid w:val="006C2EE9"/>
    <w:rsid w:val="006C2F9A"/>
    <w:rsid w:val="006C3252"/>
    <w:rsid w:val="006C32EB"/>
    <w:rsid w:val="006C35B9"/>
    <w:rsid w:val="006C371E"/>
    <w:rsid w:val="006C3850"/>
    <w:rsid w:val="006C39AE"/>
    <w:rsid w:val="006C3A84"/>
    <w:rsid w:val="006C3B98"/>
    <w:rsid w:val="006C3D48"/>
    <w:rsid w:val="006C3DE7"/>
    <w:rsid w:val="006C3EF2"/>
    <w:rsid w:val="006C3FB4"/>
    <w:rsid w:val="006C41F2"/>
    <w:rsid w:val="006C4776"/>
    <w:rsid w:val="006C48AF"/>
    <w:rsid w:val="006C4DC4"/>
    <w:rsid w:val="006C519E"/>
    <w:rsid w:val="006C57DD"/>
    <w:rsid w:val="006C57ED"/>
    <w:rsid w:val="006C5AB6"/>
    <w:rsid w:val="006C5C5F"/>
    <w:rsid w:val="006C5DB3"/>
    <w:rsid w:val="006C6049"/>
    <w:rsid w:val="006C6199"/>
    <w:rsid w:val="006C62A9"/>
    <w:rsid w:val="006C62E4"/>
    <w:rsid w:val="006C638C"/>
    <w:rsid w:val="006C63B7"/>
    <w:rsid w:val="006C68ED"/>
    <w:rsid w:val="006C6B7F"/>
    <w:rsid w:val="006C6BA5"/>
    <w:rsid w:val="006C6D80"/>
    <w:rsid w:val="006C6F67"/>
    <w:rsid w:val="006C748B"/>
    <w:rsid w:val="006C7707"/>
    <w:rsid w:val="006C77E4"/>
    <w:rsid w:val="006C780A"/>
    <w:rsid w:val="006C79F7"/>
    <w:rsid w:val="006D0122"/>
    <w:rsid w:val="006D0770"/>
    <w:rsid w:val="006D07BA"/>
    <w:rsid w:val="006D0846"/>
    <w:rsid w:val="006D0A4F"/>
    <w:rsid w:val="006D0AF0"/>
    <w:rsid w:val="006D0D8C"/>
    <w:rsid w:val="006D110C"/>
    <w:rsid w:val="006D136E"/>
    <w:rsid w:val="006D142E"/>
    <w:rsid w:val="006D2217"/>
    <w:rsid w:val="006D238A"/>
    <w:rsid w:val="006D286E"/>
    <w:rsid w:val="006D2B2E"/>
    <w:rsid w:val="006D2E09"/>
    <w:rsid w:val="006D2EC4"/>
    <w:rsid w:val="006D2F61"/>
    <w:rsid w:val="006D2F75"/>
    <w:rsid w:val="006D3072"/>
    <w:rsid w:val="006D33D1"/>
    <w:rsid w:val="006D3715"/>
    <w:rsid w:val="006D3BE1"/>
    <w:rsid w:val="006D3CE6"/>
    <w:rsid w:val="006D3D88"/>
    <w:rsid w:val="006D4085"/>
    <w:rsid w:val="006D41E0"/>
    <w:rsid w:val="006D4281"/>
    <w:rsid w:val="006D42DB"/>
    <w:rsid w:val="006D4740"/>
    <w:rsid w:val="006D4896"/>
    <w:rsid w:val="006D4E37"/>
    <w:rsid w:val="006D4FCD"/>
    <w:rsid w:val="006D5024"/>
    <w:rsid w:val="006D5251"/>
    <w:rsid w:val="006D5410"/>
    <w:rsid w:val="006D5448"/>
    <w:rsid w:val="006D55FA"/>
    <w:rsid w:val="006D56C9"/>
    <w:rsid w:val="006D57E7"/>
    <w:rsid w:val="006D57ED"/>
    <w:rsid w:val="006D58AA"/>
    <w:rsid w:val="006D5A90"/>
    <w:rsid w:val="006D5B21"/>
    <w:rsid w:val="006D5F15"/>
    <w:rsid w:val="006D6057"/>
    <w:rsid w:val="006D6405"/>
    <w:rsid w:val="006D6432"/>
    <w:rsid w:val="006D65E9"/>
    <w:rsid w:val="006D67CD"/>
    <w:rsid w:val="006D67E3"/>
    <w:rsid w:val="006D69A2"/>
    <w:rsid w:val="006D6A18"/>
    <w:rsid w:val="006D6C9B"/>
    <w:rsid w:val="006D6E4C"/>
    <w:rsid w:val="006D6ED2"/>
    <w:rsid w:val="006D70E7"/>
    <w:rsid w:val="006D734A"/>
    <w:rsid w:val="006D76F2"/>
    <w:rsid w:val="006D7708"/>
    <w:rsid w:val="006D7773"/>
    <w:rsid w:val="006D7D98"/>
    <w:rsid w:val="006D7E47"/>
    <w:rsid w:val="006D7F59"/>
    <w:rsid w:val="006E0026"/>
    <w:rsid w:val="006E01CA"/>
    <w:rsid w:val="006E0607"/>
    <w:rsid w:val="006E0613"/>
    <w:rsid w:val="006E06DE"/>
    <w:rsid w:val="006E087E"/>
    <w:rsid w:val="006E0A8E"/>
    <w:rsid w:val="006E0C5F"/>
    <w:rsid w:val="006E0CED"/>
    <w:rsid w:val="006E0EA7"/>
    <w:rsid w:val="006E0F4D"/>
    <w:rsid w:val="006E1478"/>
    <w:rsid w:val="006E148F"/>
    <w:rsid w:val="006E159C"/>
    <w:rsid w:val="006E250A"/>
    <w:rsid w:val="006E2836"/>
    <w:rsid w:val="006E2DDE"/>
    <w:rsid w:val="006E2E66"/>
    <w:rsid w:val="006E2EA9"/>
    <w:rsid w:val="006E3100"/>
    <w:rsid w:val="006E362B"/>
    <w:rsid w:val="006E396E"/>
    <w:rsid w:val="006E3CD5"/>
    <w:rsid w:val="006E401E"/>
    <w:rsid w:val="006E4177"/>
    <w:rsid w:val="006E438B"/>
    <w:rsid w:val="006E4757"/>
    <w:rsid w:val="006E4CAA"/>
    <w:rsid w:val="006E5168"/>
    <w:rsid w:val="006E5204"/>
    <w:rsid w:val="006E541B"/>
    <w:rsid w:val="006E5878"/>
    <w:rsid w:val="006E587B"/>
    <w:rsid w:val="006E5913"/>
    <w:rsid w:val="006E5974"/>
    <w:rsid w:val="006E5A18"/>
    <w:rsid w:val="006E5C2A"/>
    <w:rsid w:val="006E6902"/>
    <w:rsid w:val="006E6B8F"/>
    <w:rsid w:val="006E6D71"/>
    <w:rsid w:val="006E6D91"/>
    <w:rsid w:val="006E7097"/>
    <w:rsid w:val="006E7247"/>
    <w:rsid w:val="006E73A0"/>
    <w:rsid w:val="006E74C1"/>
    <w:rsid w:val="006E7574"/>
    <w:rsid w:val="006E7756"/>
    <w:rsid w:val="006E77B7"/>
    <w:rsid w:val="006E7CC4"/>
    <w:rsid w:val="006E7CDF"/>
    <w:rsid w:val="006E7CEE"/>
    <w:rsid w:val="006E7ECA"/>
    <w:rsid w:val="006F00BF"/>
    <w:rsid w:val="006F0212"/>
    <w:rsid w:val="006F038E"/>
    <w:rsid w:val="006F0A02"/>
    <w:rsid w:val="006F0B8A"/>
    <w:rsid w:val="006F0FC9"/>
    <w:rsid w:val="006F10DC"/>
    <w:rsid w:val="006F1677"/>
    <w:rsid w:val="006F1946"/>
    <w:rsid w:val="006F1EFF"/>
    <w:rsid w:val="006F20D2"/>
    <w:rsid w:val="006F2470"/>
    <w:rsid w:val="006F2828"/>
    <w:rsid w:val="006F2DE2"/>
    <w:rsid w:val="006F2E14"/>
    <w:rsid w:val="006F2ECA"/>
    <w:rsid w:val="006F309C"/>
    <w:rsid w:val="006F320D"/>
    <w:rsid w:val="006F3425"/>
    <w:rsid w:val="006F35F7"/>
    <w:rsid w:val="006F3700"/>
    <w:rsid w:val="006F37AB"/>
    <w:rsid w:val="006F3C93"/>
    <w:rsid w:val="006F3DA0"/>
    <w:rsid w:val="006F40A3"/>
    <w:rsid w:val="006F43AC"/>
    <w:rsid w:val="006F48AA"/>
    <w:rsid w:val="006F4901"/>
    <w:rsid w:val="006F4A25"/>
    <w:rsid w:val="006F4DE4"/>
    <w:rsid w:val="006F501B"/>
    <w:rsid w:val="006F5043"/>
    <w:rsid w:val="006F5236"/>
    <w:rsid w:val="006F5442"/>
    <w:rsid w:val="006F56FA"/>
    <w:rsid w:val="006F577F"/>
    <w:rsid w:val="006F58A2"/>
    <w:rsid w:val="006F58BC"/>
    <w:rsid w:val="006F5B23"/>
    <w:rsid w:val="006F5E27"/>
    <w:rsid w:val="006F5E45"/>
    <w:rsid w:val="006F606D"/>
    <w:rsid w:val="006F629A"/>
    <w:rsid w:val="006F65A8"/>
    <w:rsid w:val="006F69A9"/>
    <w:rsid w:val="006F6A3A"/>
    <w:rsid w:val="006F6A76"/>
    <w:rsid w:val="006F7181"/>
    <w:rsid w:val="006F73ED"/>
    <w:rsid w:val="006F751D"/>
    <w:rsid w:val="006F76E4"/>
    <w:rsid w:val="006F7ABC"/>
    <w:rsid w:val="006F7E3D"/>
    <w:rsid w:val="007003CC"/>
    <w:rsid w:val="00700C05"/>
    <w:rsid w:val="00700D5B"/>
    <w:rsid w:val="00700DBF"/>
    <w:rsid w:val="0070100C"/>
    <w:rsid w:val="00701191"/>
    <w:rsid w:val="00701259"/>
    <w:rsid w:val="00701341"/>
    <w:rsid w:val="007015A7"/>
    <w:rsid w:val="0070163B"/>
    <w:rsid w:val="00701B1D"/>
    <w:rsid w:val="00701D43"/>
    <w:rsid w:val="00701D98"/>
    <w:rsid w:val="007021EC"/>
    <w:rsid w:val="007023B9"/>
    <w:rsid w:val="00702426"/>
    <w:rsid w:val="00702571"/>
    <w:rsid w:val="007028F1"/>
    <w:rsid w:val="007032D8"/>
    <w:rsid w:val="0070343D"/>
    <w:rsid w:val="00703521"/>
    <w:rsid w:val="007036C1"/>
    <w:rsid w:val="007037D6"/>
    <w:rsid w:val="00703896"/>
    <w:rsid w:val="00703ACE"/>
    <w:rsid w:val="00703BD9"/>
    <w:rsid w:val="00703D9D"/>
    <w:rsid w:val="00704330"/>
    <w:rsid w:val="007047B1"/>
    <w:rsid w:val="0070486D"/>
    <w:rsid w:val="007048C8"/>
    <w:rsid w:val="007049F8"/>
    <w:rsid w:val="00704B0E"/>
    <w:rsid w:val="00704B7F"/>
    <w:rsid w:val="00704DC0"/>
    <w:rsid w:val="00704DDA"/>
    <w:rsid w:val="007053AC"/>
    <w:rsid w:val="00705608"/>
    <w:rsid w:val="007056E0"/>
    <w:rsid w:val="00705B48"/>
    <w:rsid w:val="00705C8F"/>
    <w:rsid w:val="00705DA8"/>
    <w:rsid w:val="00705DFA"/>
    <w:rsid w:val="007061BA"/>
    <w:rsid w:val="0070643D"/>
    <w:rsid w:val="00706981"/>
    <w:rsid w:val="00706BE3"/>
    <w:rsid w:val="00706DEF"/>
    <w:rsid w:val="00706E33"/>
    <w:rsid w:val="00707194"/>
    <w:rsid w:val="0070727F"/>
    <w:rsid w:val="0070758D"/>
    <w:rsid w:val="00707721"/>
    <w:rsid w:val="00707A82"/>
    <w:rsid w:val="00707AAB"/>
    <w:rsid w:val="00710294"/>
    <w:rsid w:val="007104C2"/>
    <w:rsid w:val="007104D6"/>
    <w:rsid w:val="0071055B"/>
    <w:rsid w:val="0071064D"/>
    <w:rsid w:val="007106CF"/>
    <w:rsid w:val="0071072D"/>
    <w:rsid w:val="0071084A"/>
    <w:rsid w:val="007109E8"/>
    <w:rsid w:val="00710A3A"/>
    <w:rsid w:val="00710B0E"/>
    <w:rsid w:val="00710E23"/>
    <w:rsid w:val="00710E79"/>
    <w:rsid w:val="00710F06"/>
    <w:rsid w:val="0071113B"/>
    <w:rsid w:val="007112E7"/>
    <w:rsid w:val="00711806"/>
    <w:rsid w:val="00711F11"/>
    <w:rsid w:val="0071296E"/>
    <w:rsid w:val="00712DA1"/>
    <w:rsid w:val="00712E76"/>
    <w:rsid w:val="00713300"/>
    <w:rsid w:val="00713738"/>
    <w:rsid w:val="00713A29"/>
    <w:rsid w:val="00713C81"/>
    <w:rsid w:val="00713CAA"/>
    <w:rsid w:val="007141D6"/>
    <w:rsid w:val="007143CD"/>
    <w:rsid w:val="00714934"/>
    <w:rsid w:val="0071502C"/>
    <w:rsid w:val="0071510A"/>
    <w:rsid w:val="00715544"/>
    <w:rsid w:val="0071556F"/>
    <w:rsid w:val="007158B9"/>
    <w:rsid w:val="007159E9"/>
    <w:rsid w:val="00715A5B"/>
    <w:rsid w:val="00715B68"/>
    <w:rsid w:val="00715BE1"/>
    <w:rsid w:val="00715D80"/>
    <w:rsid w:val="00716190"/>
    <w:rsid w:val="007166C4"/>
    <w:rsid w:val="0071678D"/>
    <w:rsid w:val="00716AEA"/>
    <w:rsid w:val="00716B84"/>
    <w:rsid w:val="00716F91"/>
    <w:rsid w:val="007171C0"/>
    <w:rsid w:val="0071724A"/>
    <w:rsid w:val="0071724C"/>
    <w:rsid w:val="007173B1"/>
    <w:rsid w:val="00717400"/>
    <w:rsid w:val="0071766F"/>
    <w:rsid w:val="00717914"/>
    <w:rsid w:val="00717FB0"/>
    <w:rsid w:val="00720380"/>
    <w:rsid w:val="00720418"/>
    <w:rsid w:val="007205DB"/>
    <w:rsid w:val="00720925"/>
    <w:rsid w:val="00720CD3"/>
    <w:rsid w:val="00720DE0"/>
    <w:rsid w:val="00720ECB"/>
    <w:rsid w:val="00720FA3"/>
    <w:rsid w:val="00721154"/>
    <w:rsid w:val="00721169"/>
    <w:rsid w:val="007214AB"/>
    <w:rsid w:val="007215EC"/>
    <w:rsid w:val="00721703"/>
    <w:rsid w:val="00721789"/>
    <w:rsid w:val="007218B3"/>
    <w:rsid w:val="007219B2"/>
    <w:rsid w:val="00722149"/>
    <w:rsid w:val="0072216A"/>
    <w:rsid w:val="00722248"/>
    <w:rsid w:val="00722281"/>
    <w:rsid w:val="007222D9"/>
    <w:rsid w:val="0072258F"/>
    <w:rsid w:val="007225D2"/>
    <w:rsid w:val="00722C30"/>
    <w:rsid w:val="00722FB5"/>
    <w:rsid w:val="00723522"/>
    <w:rsid w:val="007235A1"/>
    <w:rsid w:val="00723756"/>
    <w:rsid w:val="0072387B"/>
    <w:rsid w:val="00723C95"/>
    <w:rsid w:val="00723DA8"/>
    <w:rsid w:val="0072414F"/>
    <w:rsid w:val="0072419C"/>
    <w:rsid w:val="007247C4"/>
    <w:rsid w:val="00724849"/>
    <w:rsid w:val="0072486E"/>
    <w:rsid w:val="00724A7C"/>
    <w:rsid w:val="00724A9D"/>
    <w:rsid w:val="00724EF2"/>
    <w:rsid w:val="00724F88"/>
    <w:rsid w:val="00724F9D"/>
    <w:rsid w:val="007254C7"/>
    <w:rsid w:val="007254F6"/>
    <w:rsid w:val="00725BEB"/>
    <w:rsid w:val="00725C3E"/>
    <w:rsid w:val="00725D0B"/>
    <w:rsid w:val="00725E8E"/>
    <w:rsid w:val="00726207"/>
    <w:rsid w:val="007264A4"/>
    <w:rsid w:val="007265D3"/>
    <w:rsid w:val="00726834"/>
    <w:rsid w:val="00726BFF"/>
    <w:rsid w:val="00726E92"/>
    <w:rsid w:val="00727192"/>
    <w:rsid w:val="007274C2"/>
    <w:rsid w:val="00727882"/>
    <w:rsid w:val="007302B7"/>
    <w:rsid w:val="007302CA"/>
    <w:rsid w:val="00730850"/>
    <w:rsid w:val="00730964"/>
    <w:rsid w:val="007309F0"/>
    <w:rsid w:val="0073174F"/>
    <w:rsid w:val="00731A04"/>
    <w:rsid w:val="00731BD2"/>
    <w:rsid w:val="00731D9F"/>
    <w:rsid w:val="007321ED"/>
    <w:rsid w:val="00732737"/>
    <w:rsid w:val="00732A7B"/>
    <w:rsid w:val="00732C36"/>
    <w:rsid w:val="00732DC7"/>
    <w:rsid w:val="00733228"/>
    <w:rsid w:val="00733478"/>
    <w:rsid w:val="00733729"/>
    <w:rsid w:val="00733E72"/>
    <w:rsid w:val="00733F05"/>
    <w:rsid w:val="00733FBD"/>
    <w:rsid w:val="00734292"/>
    <w:rsid w:val="007342F6"/>
    <w:rsid w:val="007344E1"/>
    <w:rsid w:val="0073450C"/>
    <w:rsid w:val="007348EF"/>
    <w:rsid w:val="00734960"/>
    <w:rsid w:val="00734D39"/>
    <w:rsid w:val="00735653"/>
    <w:rsid w:val="00735E3B"/>
    <w:rsid w:val="00736412"/>
    <w:rsid w:val="007364EB"/>
    <w:rsid w:val="007368B2"/>
    <w:rsid w:val="00737123"/>
    <w:rsid w:val="007373AB"/>
    <w:rsid w:val="007374B4"/>
    <w:rsid w:val="0073798A"/>
    <w:rsid w:val="007379B4"/>
    <w:rsid w:val="00737A19"/>
    <w:rsid w:val="00737ABD"/>
    <w:rsid w:val="00737CD1"/>
    <w:rsid w:val="00740664"/>
    <w:rsid w:val="007406EA"/>
    <w:rsid w:val="007408D1"/>
    <w:rsid w:val="00740A78"/>
    <w:rsid w:val="00740B88"/>
    <w:rsid w:val="00741052"/>
    <w:rsid w:val="00741228"/>
    <w:rsid w:val="007416E7"/>
    <w:rsid w:val="007417EC"/>
    <w:rsid w:val="00741841"/>
    <w:rsid w:val="00741982"/>
    <w:rsid w:val="0074221F"/>
    <w:rsid w:val="0074256B"/>
    <w:rsid w:val="00743181"/>
    <w:rsid w:val="007433D8"/>
    <w:rsid w:val="00743BE2"/>
    <w:rsid w:val="00743F67"/>
    <w:rsid w:val="0074418D"/>
    <w:rsid w:val="007446BF"/>
    <w:rsid w:val="007447D1"/>
    <w:rsid w:val="007449B4"/>
    <w:rsid w:val="00744D76"/>
    <w:rsid w:val="00744E3F"/>
    <w:rsid w:val="00744EC6"/>
    <w:rsid w:val="007451EC"/>
    <w:rsid w:val="0074524B"/>
    <w:rsid w:val="007452F8"/>
    <w:rsid w:val="007455AF"/>
    <w:rsid w:val="0074586C"/>
    <w:rsid w:val="00745918"/>
    <w:rsid w:val="00745C36"/>
    <w:rsid w:val="00745CAE"/>
    <w:rsid w:val="00745DF5"/>
    <w:rsid w:val="00745EBE"/>
    <w:rsid w:val="007466F5"/>
    <w:rsid w:val="00747116"/>
    <w:rsid w:val="00747211"/>
    <w:rsid w:val="00747425"/>
    <w:rsid w:val="0074770E"/>
    <w:rsid w:val="007478E5"/>
    <w:rsid w:val="00747C93"/>
    <w:rsid w:val="00747ED1"/>
    <w:rsid w:val="007500E9"/>
    <w:rsid w:val="00750247"/>
    <w:rsid w:val="007502A1"/>
    <w:rsid w:val="00750552"/>
    <w:rsid w:val="007507EE"/>
    <w:rsid w:val="00750DD8"/>
    <w:rsid w:val="00751705"/>
    <w:rsid w:val="0075174D"/>
    <w:rsid w:val="00751760"/>
    <w:rsid w:val="007517E8"/>
    <w:rsid w:val="007519CE"/>
    <w:rsid w:val="00752153"/>
    <w:rsid w:val="00752311"/>
    <w:rsid w:val="007525C2"/>
    <w:rsid w:val="0075275D"/>
    <w:rsid w:val="00752CA1"/>
    <w:rsid w:val="007530DC"/>
    <w:rsid w:val="0075331F"/>
    <w:rsid w:val="00753CBA"/>
    <w:rsid w:val="00753EBF"/>
    <w:rsid w:val="0075408F"/>
    <w:rsid w:val="00754713"/>
    <w:rsid w:val="007548F3"/>
    <w:rsid w:val="00754982"/>
    <w:rsid w:val="00754B56"/>
    <w:rsid w:val="00754B89"/>
    <w:rsid w:val="00754BA2"/>
    <w:rsid w:val="00754BD5"/>
    <w:rsid w:val="00754CF4"/>
    <w:rsid w:val="00754D57"/>
    <w:rsid w:val="00754FCD"/>
    <w:rsid w:val="007553DF"/>
    <w:rsid w:val="007555D8"/>
    <w:rsid w:val="007557DA"/>
    <w:rsid w:val="00755ADE"/>
    <w:rsid w:val="00755B90"/>
    <w:rsid w:val="00755F3A"/>
    <w:rsid w:val="00755F42"/>
    <w:rsid w:val="00755FB2"/>
    <w:rsid w:val="007567BB"/>
    <w:rsid w:val="007568BE"/>
    <w:rsid w:val="00756AC8"/>
    <w:rsid w:val="00756BE5"/>
    <w:rsid w:val="00756C5F"/>
    <w:rsid w:val="00756D7F"/>
    <w:rsid w:val="00757148"/>
    <w:rsid w:val="007575B6"/>
    <w:rsid w:val="007577C8"/>
    <w:rsid w:val="007579E4"/>
    <w:rsid w:val="00757A5E"/>
    <w:rsid w:val="00757ABD"/>
    <w:rsid w:val="00757C67"/>
    <w:rsid w:val="00757D5B"/>
    <w:rsid w:val="00757EA0"/>
    <w:rsid w:val="00757EC6"/>
    <w:rsid w:val="007606F6"/>
    <w:rsid w:val="00760B64"/>
    <w:rsid w:val="00760C6E"/>
    <w:rsid w:val="00760F48"/>
    <w:rsid w:val="00761071"/>
    <w:rsid w:val="007611D7"/>
    <w:rsid w:val="007612B4"/>
    <w:rsid w:val="00761493"/>
    <w:rsid w:val="007614EC"/>
    <w:rsid w:val="0076162A"/>
    <w:rsid w:val="007616B4"/>
    <w:rsid w:val="007617A0"/>
    <w:rsid w:val="00761D8D"/>
    <w:rsid w:val="00761F61"/>
    <w:rsid w:val="00761F6B"/>
    <w:rsid w:val="00762427"/>
    <w:rsid w:val="007625C1"/>
    <w:rsid w:val="007626AE"/>
    <w:rsid w:val="0076281B"/>
    <w:rsid w:val="00762842"/>
    <w:rsid w:val="00762D44"/>
    <w:rsid w:val="00763249"/>
    <w:rsid w:val="0076377F"/>
    <w:rsid w:val="00763AE4"/>
    <w:rsid w:val="00763C82"/>
    <w:rsid w:val="00763CDA"/>
    <w:rsid w:val="00763FA9"/>
    <w:rsid w:val="007647A0"/>
    <w:rsid w:val="0076482C"/>
    <w:rsid w:val="007648D7"/>
    <w:rsid w:val="00764A65"/>
    <w:rsid w:val="00764AAA"/>
    <w:rsid w:val="00764D37"/>
    <w:rsid w:val="007650EF"/>
    <w:rsid w:val="0076534E"/>
    <w:rsid w:val="007653A6"/>
    <w:rsid w:val="0076567B"/>
    <w:rsid w:val="00765AF6"/>
    <w:rsid w:val="00765CCE"/>
    <w:rsid w:val="00765F23"/>
    <w:rsid w:val="00765F59"/>
    <w:rsid w:val="00766506"/>
    <w:rsid w:val="0076651F"/>
    <w:rsid w:val="00766705"/>
    <w:rsid w:val="0076674E"/>
    <w:rsid w:val="0076683C"/>
    <w:rsid w:val="0076698C"/>
    <w:rsid w:val="00766A25"/>
    <w:rsid w:val="00766A6B"/>
    <w:rsid w:val="00766EB1"/>
    <w:rsid w:val="00766EBF"/>
    <w:rsid w:val="0076725B"/>
    <w:rsid w:val="00767364"/>
    <w:rsid w:val="0076736B"/>
    <w:rsid w:val="007676BA"/>
    <w:rsid w:val="00767777"/>
    <w:rsid w:val="007678E0"/>
    <w:rsid w:val="00767FB5"/>
    <w:rsid w:val="00770212"/>
    <w:rsid w:val="0077038C"/>
    <w:rsid w:val="007705F3"/>
    <w:rsid w:val="007706B9"/>
    <w:rsid w:val="0077079D"/>
    <w:rsid w:val="00771552"/>
    <w:rsid w:val="0077160B"/>
    <w:rsid w:val="00771679"/>
    <w:rsid w:val="00771817"/>
    <w:rsid w:val="007718A4"/>
    <w:rsid w:val="00771942"/>
    <w:rsid w:val="00771B74"/>
    <w:rsid w:val="00771B8C"/>
    <w:rsid w:val="00771BAC"/>
    <w:rsid w:val="00771DC9"/>
    <w:rsid w:val="0077222C"/>
    <w:rsid w:val="0077268A"/>
    <w:rsid w:val="0077288D"/>
    <w:rsid w:val="007728E9"/>
    <w:rsid w:val="00772A47"/>
    <w:rsid w:val="00772A72"/>
    <w:rsid w:val="00772C20"/>
    <w:rsid w:val="00772E09"/>
    <w:rsid w:val="00772E82"/>
    <w:rsid w:val="00773261"/>
    <w:rsid w:val="0077336C"/>
    <w:rsid w:val="0077340A"/>
    <w:rsid w:val="00773803"/>
    <w:rsid w:val="00773D23"/>
    <w:rsid w:val="00773E47"/>
    <w:rsid w:val="00773FAD"/>
    <w:rsid w:val="007743DE"/>
    <w:rsid w:val="0077451C"/>
    <w:rsid w:val="00774AD4"/>
    <w:rsid w:val="00774C7E"/>
    <w:rsid w:val="00774DE1"/>
    <w:rsid w:val="00775518"/>
    <w:rsid w:val="0077567A"/>
    <w:rsid w:val="007756AE"/>
    <w:rsid w:val="00775845"/>
    <w:rsid w:val="00775E3A"/>
    <w:rsid w:val="00775E91"/>
    <w:rsid w:val="00775FEA"/>
    <w:rsid w:val="007760AD"/>
    <w:rsid w:val="00776133"/>
    <w:rsid w:val="00776194"/>
    <w:rsid w:val="007763EF"/>
    <w:rsid w:val="00776693"/>
    <w:rsid w:val="007768E8"/>
    <w:rsid w:val="007769D1"/>
    <w:rsid w:val="00776A19"/>
    <w:rsid w:val="00776B21"/>
    <w:rsid w:val="00776DB7"/>
    <w:rsid w:val="00777058"/>
    <w:rsid w:val="0077750D"/>
    <w:rsid w:val="007777DD"/>
    <w:rsid w:val="0077783D"/>
    <w:rsid w:val="007778CD"/>
    <w:rsid w:val="00777943"/>
    <w:rsid w:val="0078029C"/>
    <w:rsid w:val="007806CC"/>
    <w:rsid w:val="007809BE"/>
    <w:rsid w:val="00780FB5"/>
    <w:rsid w:val="007810A9"/>
    <w:rsid w:val="0078145F"/>
    <w:rsid w:val="00781627"/>
    <w:rsid w:val="007818F4"/>
    <w:rsid w:val="0078208D"/>
    <w:rsid w:val="007820DC"/>
    <w:rsid w:val="00782401"/>
    <w:rsid w:val="00782428"/>
    <w:rsid w:val="00782F81"/>
    <w:rsid w:val="00782F8A"/>
    <w:rsid w:val="007835CA"/>
    <w:rsid w:val="007837A6"/>
    <w:rsid w:val="007837C4"/>
    <w:rsid w:val="00783B15"/>
    <w:rsid w:val="00783B69"/>
    <w:rsid w:val="00783BD1"/>
    <w:rsid w:val="00783ECB"/>
    <w:rsid w:val="00783ECF"/>
    <w:rsid w:val="00783ED1"/>
    <w:rsid w:val="00783F52"/>
    <w:rsid w:val="007842C6"/>
    <w:rsid w:val="00784703"/>
    <w:rsid w:val="007847DB"/>
    <w:rsid w:val="007849CB"/>
    <w:rsid w:val="0078501D"/>
    <w:rsid w:val="00785A52"/>
    <w:rsid w:val="00785DB2"/>
    <w:rsid w:val="00785F76"/>
    <w:rsid w:val="00786137"/>
    <w:rsid w:val="0078620C"/>
    <w:rsid w:val="0078634F"/>
    <w:rsid w:val="0078638F"/>
    <w:rsid w:val="0078647D"/>
    <w:rsid w:val="007864B6"/>
    <w:rsid w:val="007870DB"/>
    <w:rsid w:val="00787354"/>
    <w:rsid w:val="0078736B"/>
    <w:rsid w:val="00787388"/>
    <w:rsid w:val="00787478"/>
    <w:rsid w:val="00787524"/>
    <w:rsid w:val="007876B1"/>
    <w:rsid w:val="007876CD"/>
    <w:rsid w:val="00787781"/>
    <w:rsid w:val="00787941"/>
    <w:rsid w:val="00787C6B"/>
    <w:rsid w:val="00787E6D"/>
    <w:rsid w:val="007901C5"/>
    <w:rsid w:val="0079027E"/>
    <w:rsid w:val="007904A9"/>
    <w:rsid w:val="00790CAD"/>
    <w:rsid w:val="00790E84"/>
    <w:rsid w:val="00790FF6"/>
    <w:rsid w:val="00791054"/>
    <w:rsid w:val="00791452"/>
    <w:rsid w:val="007918AD"/>
    <w:rsid w:val="007919D3"/>
    <w:rsid w:val="00791A6E"/>
    <w:rsid w:val="00791D55"/>
    <w:rsid w:val="007922BA"/>
    <w:rsid w:val="007923EC"/>
    <w:rsid w:val="00792408"/>
    <w:rsid w:val="007925BB"/>
    <w:rsid w:val="00792D40"/>
    <w:rsid w:val="00792DFB"/>
    <w:rsid w:val="00793092"/>
    <w:rsid w:val="00793159"/>
    <w:rsid w:val="00793385"/>
    <w:rsid w:val="0079352F"/>
    <w:rsid w:val="00793A02"/>
    <w:rsid w:val="00793D83"/>
    <w:rsid w:val="0079419C"/>
    <w:rsid w:val="00794870"/>
    <w:rsid w:val="00795119"/>
    <w:rsid w:val="007951D2"/>
    <w:rsid w:val="007957BE"/>
    <w:rsid w:val="007958D1"/>
    <w:rsid w:val="00795A10"/>
    <w:rsid w:val="00795D97"/>
    <w:rsid w:val="007961B8"/>
    <w:rsid w:val="00796684"/>
    <w:rsid w:val="0079688D"/>
    <w:rsid w:val="0079690B"/>
    <w:rsid w:val="00796DA4"/>
    <w:rsid w:val="0079714C"/>
    <w:rsid w:val="00797246"/>
    <w:rsid w:val="007977FF"/>
    <w:rsid w:val="00797836"/>
    <w:rsid w:val="00797938"/>
    <w:rsid w:val="00797D30"/>
    <w:rsid w:val="007A00BB"/>
    <w:rsid w:val="007A0116"/>
    <w:rsid w:val="007A0315"/>
    <w:rsid w:val="007A06F7"/>
    <w:rsid w:val="007A0BCA"/>
    <w:rsid w:val="007A0C59"/>
    <w:rsid w:val="007A1606"/>
    <w:rsid w:val="007A1665"/>
    <w:rsid w:val="007A16BA"/>
    <w:rsid w:val="007A199A"/>
    <w:rsid w:val="007A1B94"/>
    <w:rsid w:val="007A1C6D"/>
    <w:rsid w:val="007A202E"/>
    <w:rsid w:val="007A2B99"/>
    <w:rsid w:val="007A2D2B"/>
    <w:rsid w:val="007A2F04"/>
    <w:rsid w:val="007A2F70"/>
    <w:rsid w:val="007A30CE"/>
    <w:rsid w:val="007A3688"/>
    <w:rsid w:val="007A3D43"/>
    <w:rsid w:val="007A3D5F"/>
    <w:rsid w:val="007A3DDC"/>
    <w:rsid w:val="007A3DF7"/>
    <w:rsid w:val="007A3EE6"/>
    <w:rsid w:val="007A3EFB"/>
    <w:rsid w:val="007A410D"/>
    <w:rsid w:val="007A437C"/>
    <w:rsid w:val="007A438E"/>
    <w:rsid w:val="007A4509"/>
    <w:rsid w:val="007A45B6"/>
    <w:rsid w:val="007A4A5B"/>
    <w:rsid w:val="007A4A96"/>
    <w:rsid w:val="007A4A9C"/>
    <w:rsid w:val="007A4C84"/>
    <w:rsid w:val="007A4DCC"/>
    <w:rsid w:val="007A4F23"/>
    <w:rsid w:val="007A555E"/>
    <w:rsid w:val="007A5628"/>
    <w:rsid w:val="007A5826"/>
    <w:rsid w:val="007A5DC1"/>
    <w:rsid w:val="007A5E35"/>
    <w:rsid w:val="007A5E72"/>
    <w:rsid w:val="007A6307"/>
    <w:rsid w:val="007A6A5D"/>
    <w:rsid w:val="007A6E8C"/>
    <w:rsid w:val="007A6F49"/>
    <w:rsid w:val="007A71E9"/>
    <w:rsid w:val="007A763C"/>
    <w:rsid w:val="007A79C5"/>
    <w:rsid w:val="007A7E62"/>
    <w:rsid w:val="007A7FBD"/>
    <w:rsid w:val="007B0424"/>
    <w:rsid w:val="007B0AE6"/>
    <w:rsid w:val="007B0B7B"/>
    <w:rsid w:val="007B0FA9"/>
    <w:rsid w:val="007B123A"/>
    <w:rsid w:val="007B1900"/>
    <w:rsid w:val="007B1B7F"/>
    <w:rsid w:val="007B1BDF"/>
    <w:rsid w:val="007B1D96"/>
    <w:rsid w:val="007B1E3B"/>
    <w:rsid w:val="007B1F42"/>
    <w:rsid w:val="007B2382"/>
    <w:rsid w:val="007B2544"/>
    <w:rsid w:val="007B2604"/>
    <w:rsid w:val="007B274D"/>
    <w:rsid w:val="007B2C80"/>
    <w:rsid w:val="007B2F29"/>
    <w:rsid w:val="007B314F"/>
    <w:rsid w:val="007B35EF"/>
    <w:rsid w:val="007B3AE7"/>
    <w:rsid w:val="007B3D9A"/>
    <w:rsid w:val="007B3E1E"/>
    <w:rsid w:val="007B417A"/>
    <w:rsid w:val="007B44EC"/>
    <w:rsid w:val="007B4600"/>
    <w:rsid w:val="007B47DC"/>
    <w:rsid w:val="007B47FA"/>
    <w:rsid w:val="007B4A15"/>
    <w:rsid w:val="007B4AAC"/>
    <w:rsid w:val="007B4CD7"/>
    <w:rsid w:val="007B4F79"/>
    <w:rsid w:val="007B4F85"/>
    <w:rsid w:val="007B5096"/>
    <w:rsid w:val="007B50D0"/>
    <w:rsid w:val="007B53E0"/>
    <w:rsid w:val="007B54D4"/>
    <w:rsid w:val="007B5601"/>
    <w:rsid w:val="007B57EB"/>
    <w:rsid w:val="007B5E38"/>
    <w:rsid w:val="007B607C"/>
    <w:rsid w:val="007B65C3"/>
    <w:rsid w:val="007B670B"/>
    <w:rsid w:val="007B6953"/>
    <w:rsid w:val="007B699F"/>
    <w:rsid w:val="007B6DAE"/>
    <w:rsid w:val="007B7303"/>
    <w:rsid w:val="007B7660"/>
    <w:rsid w:val="007B7777"/>
    <w:rsid w:val="007B7A2C"/>
    <w:rsid w:val="007B7CD6"/>
    <w:rsid w:val="007B7E7B"/>
    <w:rsid w:val="007C01A0"/>
    <w:rsid w:val="007C09AD"/>
    <w:rsid w:val="007C0EB6"/>
    <w:rsid w:val="007C0EEB"/>
    <w:rsid w:val="007C107F"/>
    <w:rsid w:val="007C11BA"/>
    <w:rsid w:val="007C12F3"/>
    <w:rsid w:val="007C15A4"/>
    <w:rsid w:val="007C167B"/>
    <w:rsid w:val="007C1732"/>
    <w:rsid w:val="007C18AF"/>
    <w:rsid w:val="007C1C77"/>
    <w:rsid w:val="007C1E8C"/>
    <w:rsid w:val="007C22DB"/>
    <w:rsid w:val="007C235F"/>
    <w:rsid w:val="007C26F7"/>
    <w:rsid w:val="007C2764"/>
    <w:rsid w:val="007C2D47"/>
    <w:rsid w:val="007C2DA6"/>
    <w:rsid w:val="007C3034"/>
    <w:rsid w:val="007C3356"/>
    <w:rsid w:val="007C33A0"/>
    <w:rsid w:val="007C379E"/>
    <w:rsid w:val="007C3A69"/>
    <w:rsid w:val="007C3CD6"/>
    <w:rsid w:val="007C3D0C"/>
    <w:rsid w:val="007C406B"/>
    <w:rsid w:val="007C4140"/>
    <w:rsid w:val="007C43AC"/>
    <w:rsid w:val="007C4514"/>
    <w:rsid w:val="007C4AA3"/>
    <w:rsid w:val="007C4AC5"/>
    <w:rsid w:val="007C4D17"/>
    <w:rsid w:val="007C50D3"/>
    <w:rsid w:val="007C5142"/>
    <w:rsid w:val="007C536F"/>
    <w:rsid w:val="007C56AF"/>
    <w:rsid w:val="007C590E"/>
    <w:rsid w:val="007C5927"/>
    <w:rsid w:val="007C5AE9"/>
    <w:rsid w:val="007C5D9A"/>
    <w:rsid w:val="007C5DE3"/>
    <w:rsid w:val="007C5FA0"/>
    <w:rsid w:val="007C6045"/>
    <w:rsid w:val="007C60C6"/>
    <w:rsid w:val="007C613C"/>
    <w:rsid w:val="007C6170"/>
    <w:rsid w:val="007C61C6"/>
    <w:rsid w:val="007C63E4"/>
    <w:rsid w:val="007C662B"/>
    <w:rsid w:val="007C6A49"/>
    <w:rsid w:val="007C6AD5"/>
    <w:rsid w:val="007C6F5E"/>
    <w:rsid w:val="007C70C8"/>
    <w:rsid w:val="007C70D6"/>
    <w:rsid w:val="007C731B"/>
    <w:rsid w:val="007C734E"/>
    <w:rsid w:val="007C75AD"/>
    <w:rsid w:val="007C76EE"/>
    <w:rsid w:val="007C7A20"/>
    <w:rsid w:val="007C7BA5"/>
    <w:rsid w:val="007C7C45"/>
    <w:rsid w:val="007D0090"/>
    <w:rsid w:val="007D052E"/>
    <w:rsid w:val="007D0576"/>
    <w:rsid w:val="007D08C7"/>
    <w:rsid w:val="007D09B9"/>
    <w:rsid w:val="007D0BD6"/>
    <w:rsid w:val="007D106A"/>
    <w:rsid w:val="007D107D"/>
    <w:rsid w:val="007D13FF"/>
    <w:rsid w:val="007D168A"/>
    <w:rsid w:val="007D1F48"/>
    <w:rsid w:val="007D216F"/>
    <w:rsid w:val="007D21F9"/>
    <w:rsid w:val="007D2768"/>
    <w:rsid w:val="007D2815"/>
    <w:rsid w:val="007D2A51"/>
    <w:rsid w:val="007D2FDB"/>
    <w:rsid w:val="007D33AA"/>
    <w:rsid w:val="007D33CD"/>
    <w:rsid w:val="007D34C7"/>
    <w:rsid w:val="007D34DF"/>
    <w:rsid w:val="007D3753"/>
    <w:rsid w:val="007D3798"/>
    <w:rsid w:val="007D396A"/>
    <w:rsid w:val="007D4007"/>
    <w:rsid w:val="007D4043"/>
    <w:rsid w:val="007D413A"/>
    <w:rsid w:val="007D4452"/>
    <w:rsid w:val="007D447E"/>
    <w:rsid w:val="007D4493"/>
    <w:rsid w:val="007D4690"/>
    <w:rsid w:val="007D47D4"/>
    <w:rsid w:val="007D4C13"/>
    <w:rsid w:val="007D4DDA"/>
    <w:rsid w:val="007D4DDE"/>
    <w:rsid w:val="007D4FD6"/>
    <w:rsid w:val="007D51FD"/>
    <w:rsid w:val="007D54F1"/>
    <w:rsid w:val="007D56AC"/>
    <w:rsid w:val="007D56CB"/>
    <w:rsid w:val="007D5919"/>
    <w:rsid w:val="007D5D08"/>
    <w:rsid w:val="007D5DA6"/>
    <w:rsid w:val="007D60D5"/>
    <w:rsid w:val="007D620B"/>
    <w:rsid w:val="007D669B"/>
    <w:rsid w:val="007D6710"/>
    <w:rsid w:val="007D688C"/>
    <w:rsid w:val="007D71E0"/>
    <w:rsid w:val="007D7269"/>
    <w:rsid w:val="007D7431"/>
    <w:rsid w:val="007D7517"/>
    <w:rsid w:val="007D7664"/>
    <w:rsid w:val="007D7913"/>
    <w:rsid w:val="007D7CC1"/>
    <w:rsid w:val="007D7D36"/>
    <w:rsid w:val="007E06F7"/>
    <w:rsid w:val="007E0848"/>
    <w:rsid w:val="007E0BB2"/>
    <w:rsid w:val="007E0CD8"/>
    <w:rsid w:val="007E0D06"/>
    <w:rsid w:val="007E0D93"/>
    <w:rsid w:val="007E0DF3"/>
    <w:rsid w:val="007E153C"/>
    <w:rsid w:val="007E1651"/>
    <w:rsid w:val="007E174B"/>
    <w:rsid w:val="007E17B2"/>
    <w:rsid w:val="007E17F0"/>
    <w:rsid w:val="007E18E1"/>
    <w:rsid w:val="007E1A4F"/>
    <w:rsid w:val="007E1D41"/>
    <w:rsid w:val="007E1F52"/>
    <w:rsid w:val="007E1F5E"/>
    <w:rsid w:val="007E1FD4"/>
    <w:rsid w:val="007E2301"/>
    <w:rsid w:val="007E2361"/>
    <w:rsid w:val="007E2699"/>
    <w:rsid w:val="007E281F"/>
    <w:rsid w:val="007E2B07"/>
    <w:rsid w:val="007E2B09"/>
    <w:rsid w:val="007E3062"/>
    <w:rsid w:val="007E333A"/>
    <w:rsid w:val="007E36D3"/>
    <w:rsid w:val="007E3926"/>
    <w:rsid w:val="007E3AC1"/>
    <w:rsid w:val="007E3E2A"/>
    <w:rsid w:val="007E3F90"/>
    <w:rsid w:val="007E407D"/>
    <w:rsid w:val="007E4624"/>
    <w:rsid w:val="007E5260"/>
    <w:rsid w:val="007E5318"/>
    <w:rsid w:val="007E5547"/>
    <w:rsid w:val="007E570C"/>
    <w:rsid w:val="007E5841"/>
    <w:rsid w:val="007E59FC"/>
    <w:rsid w:val="007E5AF6"/>
    <w:rsid w:val="007E5B00"/>
    <w:rsid w:val="007E5C4C"/>
    <w:rsid w:val="007E5D18"/>
    <w:rsid w:val="007E5F63"/>
    <w:rsid w:val="007E60D2"/>
    <w:rsid w:val="007E615D"/>
    <w:rsid w:val="007E62EB"/>
    <w:rsid w:val="007E6303"/>
    <w:rsid w:val="007E6334"/>
    <w:rsid w:val="007E6390"/>
    <w:rsid w:val="007E669B"/>
    <w:rsid w:val="007E6D02"/>
    <w:rsid w:val="007E705A"/>
    <w:rsid w:val="007E783C"/>
    <w:rsid w:val="007E7855"/>
    <w:rsid w:val="007E7F53"/>
    <w:rsid w:val="007E7FBB"/>
    <w:rsid w:val="007F016C"/>
    <w:rsid w:val="007F0571"/>
    <w:rsid w:val="007F0A41"/>
    <w:rsid w:val="007F0DE4"/>
    <w:rsid w:val="007F1963"/>
    <w:rsid w:val="007F1AD3"/>
    <w:rsid w:val="007F1F1E"/>
    <w:rsid w:val="007F1FB7"/>
    <w:rsid w:val="007F2591"/>
    <w:rsid w:val="007F27A5"/>
    <w:rsid w:val="007F286D"/>
    <w:rsid w:val="007F2B8B"/>
    <w:rsid w:val="007F2DEA"/>
    <w:rsid w:val="007F31F9"/>
    <w:rsid w:val="007F3793"/>
    <w:rsid w:val="007F396A"/>
    <w:rsid w:val="007F39E4"/>
    <w:rsid w:val="007F3C49"/>
    <w:rsid w:val="007F3CB2"/>
    <w:rsid w:val="007F3D41"/>
    <w:rsid w:val="007F3F64"/>
    <w:rsid w:val="007F40FD"/>
    <w:rsid w:val="007F4187"/>
    <w:rsid w:val="007F462E"/>
    <w:rsid w:val="007F48D0"/>
    <w:rsid w:val="007F48F0"/>
    <w:rsid w:val="007F4A2B"/>
    <w:rsid w:val="007F5020"/>
    <w:rsid w:val="007F52F4"/>
    <w:rsid w:val="007F5918"/>
    <w:rsid w:val="007F598C"/>
    <w:rsid w:val="007F610B"/>
    <w:rsid w:val="007F61EF"/>
    <w:rsid w:val="007F623F"/>
    <w:rsid w:val="007F624A"/>
    <w:rsid w:val="007F6437"/>
    <w:rsid w:val="007F64B0"/>
    <w:rsid w:val="007F679D"/>
    <w:rsid w:val="007F6B14"/>
    <w:rsid w:val="007F6CDE"/>
    <w:rsid w:val="007F75BD"/>
    <w:rsid w:val="007F7B5A"/>
    <w:rsid w:val="007F7C66"/>
    <w:rsid w:val="008000CB"/>
    <w:rsid w:val="008002FA"/>
    <w:rsid w:val="00800436"/>
    <w:rsid w:val="00800939"/>
    <w:rsid w:val="008009DE"/>
    <w:rsid w:val="00800A5C"/>
    <w:rsid w:val="00800ABF"/>
    <w:rsid w:val="00800FE1"/>
    <w:rsid w:val="0080147B"/>
    <w:rsid w:val="008017D5"/>
    <w:rsid w:val="0080189F"/>
    <w:rsid w:val="008018B2"/>
    <w:rsid w:val="00801BEC"/>
    <w:rsid w:val="00801D11"/>
    <w:rsid w:val="00801DCC"/>
    <w:rsid w:val="00801E3A"/>
    <w:rsid w:val="00802118"/>
    <w:rsid w:val="00802297"/>
    <w:rsid w:val="008022D9"/>
    <w:rsid w:val="008026DD"/>
    <w:rsid w:val="00802748"/>
    <w:rsid w:val="008028E0"/>
    <w:rsid w:val="00802A5B"/>
    <w:rsid w:val="00802C0D"/>
    <w:rsid w:val="00802CEA"/>
    <w:rsid w:val="00802F6E"/>
    <w:rsid w:val="0080301F"/>
    <w:rsid w:val="008040E2"/>
    <w:rsid w:val="0080434D"/>
    <w:rsid w:val="008045A1"/>
    <w:rsid w:val="008045DF"/>
    <w:rsid w:val="00804863"/>
    <w:rsid w:val="00804933"/>
    <w:rsid w:val="00804DF1"/>
    <w:rsid w:val="00804ED2"/>
    <w:rsid w:val="00804F90"/>
    <w:rsid w:val="00804FDA"/>
    <w:rsid w:val="0080500E"/>
    <w:rsid w:val="008056D7"/>
    <w:rsid w:val="00805919"/>
    <w:rsid w:val="00805F1B"/>
    <w:rsid w:val="00806019"/>
    <w:rsid w:val="008064C6"/>
    <w:rsid w:val="0080672A"/>
    <w:rsid w:val="008067FB"/>
    <w:rsid w:val="0080690C"/>
    <w:rsid w:val="00806D8A"/>
    <w:rsid w:val="00806DB1"/>
    <w:rsid w:val="00806EF7"/>
    <w:rsid w:val="00807004"/>
    <w:rsid w:val="008072EC"/>
    <w:rsid w:val="0080739A"/>
    <w:rsid w:val="00807B20"/>
    <w:rsid w:val="00807E92"/>
    <w:rsid w:val="00807FA6"/>
    <w:rsid w:val="00810178"/>
    <w:rsid w:val="00810465"/>
    <w:rsid w:val="008107CE"/>
    <w:rsid w:val="00810923"/>
    <w:rsid w:val="00810CFA"/>
    <w:rsid w:val="00811610"/>
    <w:rsid w:val="008119E0"/>
    <w:rsid w:val="00811DCC"/>
    <w:rsid w:val="00812112"/>
    <w:rsid w:val="0081222D"/>
    <w:rsid w:val="0081246B"/>
    <w:rsid w:val="0081264B"/>
    <w:rsid w:val="00812CAE"/>
    <w:rsid w:val="00812D3D"/>
    <w:rsid w:val="00812E0A"/>
    <w:rsid w:val="00812EAA"/>
    <w:rsid w:val="00813188"/>
    <w:rsid w:val="008131C5"/>
    <w:rsid w:val="00813288"/>
    <w:rsid w:val="0081353F"/>
    <w:rsid w:val="00813569"/>
    <w:rsid w:val="00813745"/>
    <w:rsid w:val="008138E0"/>
    <w:rsid w:val="00813CF5"/>
    <w:rsid w:val="008140FC"/>
    <w:rsid w:val="0081452E"/>
    <w:rsid w:val="00814A5E"/>
    <w:rsid w:val="00814AAD"/>
    <w:rsid w:val="0081530E"/>
    <w:rsid w:val="008154DF"/>
    <w:rsid w:val="0081578D"/>
    <w:rsid w:val="00815C42"/>
    <w:rsid w:val="0081629B"/>
    <w:rsid w:val="00816490"/>
    <w:rsid w:val="008165B8"/>
    <w:rsid w:val="0081690A"/>
    <w:rsid w:val="008169C4"/>
    <w:rsid w:val="00816B7F"/>
    <w:rsid w:val="00817084"/>
    <w:rsid w:val="0081737E"/>
    <w:rsid w:val="00817552"/>
    <w:rsid w:val="0081756F"/>
    <w:rsid w:val="0081792C"/>
    <w:rsid w:val="008179BB"/>
    <w:rsid w:val="00817A66"/>
    <w:rsid w:val="00817B95"/>
    <w:rsid w:val="00820189"/>
    <w:rsid w:val="00820287"/>
    <w:rsid w:val="008203AE"/>
    <w:rsid w:val="0082041C"/>
    <w:rsid w:val="00820791"/>
    <w:rsid w:val="0082086D"/>
    <w:rsid w:val="00820A43"/>
    <w:rsid w:val="00820B7B"/>
    <w:rsid w:val="00820D53"/>
    <w:rsid w:val="008210CC"/>
    <w:rsid w:val="008210FD"/>
    <w:rsid w:val="00821226"/>
    <w:rsid w:val="00821481"/>
    <w:rsid w:val="008219BD"/>
    <w:rsid w:val="00821A35"/>
    <w:rsid w:val="00821BAA"/>
    <w:rsid w:val="00821FE6"/>
    <w:rsid w:val="008220D6"/>
    <w:rsid w:val="00822738"/>
    <w:rsid w:val="0082316E"/>
    <w:rsid w:val="008233A7"/>
    <w:rsid w:val="0082365C"/>
    <w:rsid w:val="00823901"/>
    <w:rsid w:val="00823941"/>
    <w:rsid w:val="0082394A"/>
    <w:rsid w:val="00823BD1"/>
    <w:rsid w:val="00823C64"/>
    <w:rsid w:val="00823EE7"/>
    <w:rsid w:val="00824116"/>
    <w:rsid w:val="00824333"/>
    <w:rsid w:val="00824660"/>
    <w:rsid w:val="008247EF"/>
    <w:rsid w:val="00824BC6"/>
    <w:rsid w:val="0082520B"/>
    <w:rsid w:val="00825B92"/>
    <w:rsid w:val="00825CD1"/>
    <w:rsid w:val="00825E2F"/>
    <w:rsid w:val="00825F51"/>
    <w:rsid w:val="0082614B"/>
    <w:rsid w:val="00826A44"/>
    <w:rsid w:val="00826F26"/>
    <w:rsid w:val="0082754D"/>
    <w:rsid w:val="00827585"/>
    <w:rsid w:val="00827737"/>
    <w:rsid w:val="0082773D"/>
    <w:rsid w:val="00827BB0"/>
    <w:rsid w:val="00827D5E"/>
    <w:rsid w:val="00830088"/>
    <w:rsid w:val="008304EF"/>
    <w:rsid w:val="00830671"/>
    <w:rsid w:val="00831026"/>
    <w:rsid w:val="00831051"/>
    <w:rsid w:val="008310CF"/>
    <w:rsid w:val="008310DB"/>
    <w:rsid w:val="008312C8"/>
    <w:rsid w:val="0083146B"/>
    <w:rsid w:val="008315BB"/>
    <w:rsid w:val="00831BEC"/>
    <w:rsid w:val="00831BF1"/>
    <w:rsid w:val="00831FC8"/>
    <w:rsid w:val="0083213F"/>
    <w:rsid w:val="008323D1"/>
    <w:rsid w:val="00832453"/>
    <w:rsid w:val="00832859"/>
    <w:rsid w:val="00832AAC"/>
    <w:rsid w:val="00832AFE"/>
    <w:rsid w:val="00832BD0"/>
    <w:rsid w:val="00832BFE"/>
    <w:rsid w:val="00832E30"/>
    <w:rsid w:val="00832EB0"/>
    <w:rsid w:val="00832FCA"/>
    <w:rsid w:val="0083354E"/>
    <w:rsid w:val="008335CC"/>
    <w:rsid w:val="00833629"/>
    <w:rsid w:val="008338F4"/>
    <w:rsid w:val="00833FE6"/>
    <w:rsid w:val="00834074"/>
    <w:rsid w:val="0083439F"/>
    <w:rsid w:val="0083458E"/>
    <w:rsid w:val="0083492E"/>
    <w:rsid w:val="00834B7A"/>
    <w:rsid w:val="00834D0C"/>
    <w:rsid w:val="00834F5A"/>
    <w:rsid w:val="0083553A"/>
    <w:rsid w:val="0083599E"/>
    <w:rsid w:val="00835CEE"/>
    <w:rsid w:val="00835D1D"/>
    <w:rsid w:val="008369CC"/>
    <w:rsid w:val="0083722E"/>
    <w:rsid w:val="00837852"/>
    <w:rsid w:val="00837888"/>
    <w:rsid w:val="00837C56"/>
    <w:rsid w:val="00837D99"/>
    <w:rsid w:val="00837E2B"/>
    <w:rsid w:val="00837EBD"/>
    <w:rsid w:val="00840000"/>
    <w:rsid w:val="008403A1"/>
    <w:rsid w:val="00840448"/>
    <w:rsid w:val="008404DB"/>
    <w:rsid w:val="008405B0"/>
    <w:rsid w:val="00840653"/>
    <w:rsid w:val="008406D3"/>
    <w:rsid w:val="00840939"/>
    <w:rsid w:val="008409BE"/>
    <w:rsid w:val="00840B05"/>
    <w:rsid w:val="00840B43"/>
    <w:rsid w:val="00840EB2"/>
    <w:rsid w:val="00841385"/>
    <w:rsid w:val="008419EF"/>
    <w:rsid w:val="00841FE0"/>
    <w:rsid w:val="008421C3"/>
    <w:rsid w:val="0084250C"/>
    <w:rsid w:val="00842597"/>
    <w:rsid w:val="00842A53"/>
    <w:rsid w:val="00842B2F"/>
    <w:rsid w:val="008432CF"/>
    <w:rsid w:val="00843415"/>
    <w:rsid w:val="008435B9"/>
    <w:rsid w:val="008436E5"/>
    <w:rsid w:val="008437BB"/>
    <w:rsid w:val="0084391C"/>
    <w:rsid w:val="00843FF0"/>
    <w:rsid w:val="00844269"/>
    <w:rsid w:val="00844303"/>
    <w:rsid w:val="00844B17"/>
    <w:rsid w:val="0084533E"/>
    <w:rsid w:val="008454D8"/>
    <w:rsid w:val="0084574A"/>
    <w:rsid w:val="00845B5D"/>
    <w:rsid w:val="00845EBF"/>
    <w:rsid w:val="00845EC2"/>
    <w:rsid w:val="00845FC1"/>
    <w:rsid w:val="0084603A"/>
    <w:rsid w:val="00846077"/>
    <w:rsid w:val="0084620A"/>
    <w:rsid w:val="0084687F"/>
    <w:rsid w:val="00846FD2"/>
    <w:rsid w:val="00847153"/>
    <w:rsid w:val="008476DF"/>
    <w:rsid w:val="00847A8E"/>
    <w:rsid w:val="00847C2A"/>
    <w:rsid w:val="00847D3E"/>
    <w:rsid w:val="00847D83"/>
    <w:rsid w:val="008500BC"/>
    <w:rsid w:val="00850451"/>
    <w:rsid w:val="00850A42"/>
    <w:rsid w:val="00850A55"/>
    <w:rsid w:val="00851297"/>
    <w:rsid w:val="0085141C"/>
    <w:rsid w:val="008514ED"/>
    <w:rsid w:val="00851C39"/>
    <w:rsid w:val="00851CDD"/>
    <w:rsid w:val="00851E26"/>
    <w:rsid w:val="00851EF7"/>
    <w:rsid w:val="00851FDA"/>
    <w:rsid w:val="008522E3"/>
    <w:rsid w:val="0085241A"/>
    <w:rsid w:val="00852601"/>
    <w:rsid w:val="00852EC0"/>
    <w:rsid w:val="00852F58"/>
    <w:rsid w:val="0085354A"/>
    <w:rsid w:val="008536AA"/>
    <w:rsid w:val="008536B6"/>
    <w:rsid w:val="00853ABA"/>
    <w:rsid w:val="00853B8D"/>
    <w:rsid w:val="00853E99"/>
    <w:rsid w:val="008544D4"/>
    <w:rsid w:val="008547BD"/>
    <w:rsid w:val="008547D4"/>
    <w:rsid w:val="00854925"/>
    <w:rsid w:val="00854A0A"/>
    <w:rsid w:val="00854A54"/>
    <w:rsid w:val="00855846"/>
    <w:rsid w:val="00855A4B"/>
    <w:rsid w:val="00855A77"/>
    <w:rsid w:val="00855A7B"/>
    <w:rsid w:val="00855F84"/>
    <w:rsid w:val="0085645B"/>
    <w:rsid w:val="00856DA8"/>
    <w:rsid w:val="00856EF1"/>
    <w:rsid w:val="0085717C"/>
    <w:rsid w:val="008575D8"/>
    <w:rsid w:val="0085770D"/>
    <w:rsid w:val="00857CAD"/>
    <w:rsid w:val="0086003F"/>
    <w:rsid w:val="00860579"/>
    <w:rsid w:val="00860623"/>
    <w:rsid w:val="00860650"/>
    <w:rsid w:val="008606F6"/>
    <w:rsid w:val="008607E7"/>
    <w:rsid w:val="00860DAC"/>
    <w:rsid w:val="00861052"/>
    <w:rsid w:val="00861689"/>
    <w:rsid w:val="008616F9"/>
    <w:rsid w:val="0086188F"/>
    <w:rsid w:val="00861939"/>
    <w:rsid w:val="00861DC8"/>
    <w:rsid w:val="00861E2A"/>
    <w:rsid w:val="00862187"/>
    <w:rsid w:val="008621C2"/>
    <w:rsid w:val="00862279"/>
    <w:rsid w:val="008624B9"/>
    <w:rsid w:val="00862A97"/>
    <w:rsid w:val="00862E06"/>
    <w:rsid w:val="00862ECF"/>
    <w:rsid w:val="0086314C"/>
    <w:rsid w:val="0086323E"/>
    <w:rsid w:val="008636DF"/>
    <w:rsid w:val="00863AB5"/>
    <w:rsid w:val="00863E1F"/>
    <w:rsid w:val="00863FB4"/>
    <w:rsid w:val="00864209"/>
    <w:rsid w:val="00864297"/>
    <w:rsid w:val="008644BB"/>
    <w:rsid w:val="0086468F"/>
    <w:rsid w:val="00864960"/>
    <w:rsid w:val="00864C2B"/>
    <w:rsid w:val="00864F76"/>
    <w:rsid w:val="00864F7C"/>
    <w:rsid w:val="00865100"/>
    <w:rsid w:val="008651E9"/>
    <w:rsid w:val="00865216"/>
    <w:rsid w:val="008652A2"/>
    <w:rsid w:val="00865A3A"/>
    <w:rsid w:val="00865E23"/>
    <w:rsid w:val="00866126"/>
    <w:rsid w:val="0086616D"/>
    <w:rsid w:val="00866565"/>
    <w:rsid w:val="00866799"/>
    <w:rsid w:val="00866AD3"/>
    <w:rsid w:val="00866ADF"/>
    <w:rsid w:val="00866BAF"/>
    <w:rsid w:val="00866E24"/>
    <w:rsid w:val="008670B6"/>
    <w:rsid w:val="0086718E"/>
    <w:rsid w:val="00867899"/>
    <w:rsid w:val="00867C0E"/>
    <w:rsid w:val="00867C91"/>
    <w:rsid w:val="00867F40"/>
    <w:rsid w:val="0087009F"/>
    <w:rsid w:val="008700FF"/>
    <w:rsid w:val="00870482"/>
    <w:rsid w:val="008709A7"/>
    <w:rsid w:val="008717D8"/>
    <w:rsid w:val="0087220E"/>
    <w:rsid w:val="00872474"/>
    <w:rsid w:val="00872618"/>
    <w:rsid w:val="00872C14"/>
    <w:rsid w:val="00872C71"/>
    <w:rsid w:val="00872E64"/>
    <w:rsid w:val="00872F75"/>
    <w:rsid w:val="0087307B"/>
    <w:rsid w:val="0087317C"/>
    <w:rsid w:val="008731FB"/>
    <w:rsid w:val="00873342"/>
    <w:rsid w:val="00873980"/>
    <w:rsid w:val="00873B11"/>
    <w:rsid w:val="00873E01"/>
    <w:rsid w:val="00873EF3"/>
    <w:rsid w:val="00874014"/>
    <w:rsid w:val="00874098"/>
    <w:rsid w:val="00874243"/>
    <w:rsid w:val="00874547"/>
    <w:rsid w:val="008746E1"/>
    <w:rsid w:val="00874BB2"/>
    <w:rsid w:val="00874F40"/>
    <w:rsid w:val="00875059"/>
    <w:rsid w:val="008753AD"/>
    <w:rsid w:val="00875C26"/>
    <w:rsid w:val="00875D3E"/>
    <w:rsid w:val="00875D69"/>
    <w:rsid w:val="00875DE8"/>
    <w:rsid w:val="008760B8"/>
    <w:rsid w:val="008760FA"/>
    <w:rsid w:val="00876133"/>
    <w:rsid w:val="00876197"/>
    <w:rsid w:val="0087647D"/>
    <w:rsid w:val="008769D3"/>
    <w:rsid w:val="00876AA1"/>
    <w:rsid w:val="00876D6F"/>
    <w:rsid w:val="0087717C"/>
    <w:rsid w:val="00877792"/>
    <w:rsid w:val="00877B44"/>
    <w:rsid w:val="00877F57"/>
    <w:rsid w:val="00877FB5"/>
    <w:rsid w:val="00880A45"/>
    <w:rsid w:val="00880CFA"/>
    <w:rsid w:val="00881029"/>
    <w:rsid w:val="00881055"/>
    <w:rsid w:val="0088132C"/>
    <w:rsid w:val="00881B74"/>
    <w:rsid w:val="00881D11"/>
    <w:rsid w:val="00881D8E"/>
    <w:rsid w:val="00881F08"/>
    <w:rsid w:val="00881FB4"/>
    <w:rsid w:val="008820C1"/>
    <w:rsid w:val="0088256B"/>
    <w:rsid w:val="008827DC"/>
    <w:rsid w:val="00882B79"/>
    <w:rsid w:val="00882F27"/>
    <w:rsid w:val="00883281"/>
    <w:rsid w:val="008835F1"/>
    <w:rsid w:val="0088369E"/>
    <w:rsid w:val="00883990"/>
    <w:rsid w:val="00883C4F"/>
    <w:rsid w:val="00883E52"/>
    <w:rsid w:val="00884049"/>
    <w:rsid w:val="008840D0"/>
    <w:rsid w:val="008841C5"/>
    <w:rsid w:val="008843F2"/>
    <w:rsid w:val="00884498"/>
    <w:rsid w:val="00884A17"/>
    <w:rsid w:val="00884A27"/>
    <w:rsid w:val="00884E26"/>
    <w:rsid w:val="00884FA4"/>
    <w:rsid w:val="00885140"/>
    <w:rsid w:val="00885681"/>
    <w:rsid w:val="00885A75"/>
    <w:rsid w:val="00885E58"/>
    <w:rsid w:val="00886946"/>
    <w:rsid w:val="00886AB1"/>
    <w:rsid w:val="00886ADE"/>
    <w:rsid w:val="00886D11"/>
    <w:rsid w:val="00886F48"/>
    <w:rsid w:val="008871A4"/>
    <w:rsid w:val="00887519"/>
    <w:rsid w:val="00887635"/>
    <w:rsid w:val="00887A45"/>
    <w:rsid w:val="00887B2B"/>
    <w:rsid w:val="00887F81"/>
    <w:rsid w:val="0089011E"/>
    <w:rsid w:val="00890284"/>
    <w:rsid w:val="0089048B"/>
    <w:rsid w:val="0089064C"/>
    <w:rsid w:val="00890C2A"/>
    <w:rsid w:val="00890C41"/>
    <w:rsid w:val="00890D56"/>
    <w:rsid w:val="00891004"/>
    <w:rsid w:val="008912F8"/>
    <w:rsid w:val="008919E1"/>
    <w:rsid w:val="008920B0"/>
    <w:rsid w:val="008924E5"/>
    <w:rsid w:val="008926FB"/>
    <w:rsid w:val="0089275F"/>
    <w:rsid w:val="00892BD4"/>
    <w:rsid w:val="00892E6D"/>
    <w:rsid w:val="0089329B"/>
    <w:rsid w:val="008934E4"/>
    <w:rsid w:val="0089356C"/>
    <w:rsid w:val="0089369A"/>
    <w:rsid w:val="00893B4B"/>
    <w:rsid w:val="00893C90"/>
    <w:rsid w:val="00893CC3"/>
    <w:rsid w:val="008940B4"/>
    <w:rsid w:val="0089420E"/>
    <w:rsid w:val="00894382"/>
    <w:rsid w:val="008945EE"/>
    <w:rsid w:val="008946CE"/>
    <w:rsid w:val="008947A6"/>
    <w:rsid w:val="00894CCE"/>
    <w:rsid w:val="00894D93"/>
    <w:rsid w:val="00894E54"/>
    <w:rsid w:val="0089535B"/>
    <w:rsid w:val="0089550A"/>
    <w:rsid w:val="008956E7"/>
    <w:rsid w:val="00895A04"/>
    <w:rsid w:val="00895B51"/>
    <w:rsid w:val="00895ED3"/>
    <w:rsid w:val="0089625C"/>
    <w:rsid w:val="00896461"/>
    <w:rsid w:val="0089648D"/>
    <w:rsid w:val="00896A74"/>
    <w:rsid w:val="00896E59"/>
    <w:rsid w:val="00896E7E"/>
    <w:rsid w:val="00897567"/>
    <w:rsid w:val="0089774B"/>
    <w:rsid w:val="008977DC"/>
    <w:rsid w:val="00897828"/>
    <w:rsid w:val="00897DD1"/>
    <w:rsid w:val="00897F19"/>
    <w:rsid w:val="008A01E3"/>
    <w:rsid w:val="008A0669"/>
    <w:rsid w:val="008A08EE"/>
    <w:rsid w:val="008A0941"/>
    <w:rsid w:val="008A0AB9"/>
    <w:rsid w:val="008A0E23"/>
    <w:rsid w:val="008A162F"/>
    <w:rsid w:val="008A1649"/>
    <w:rsid w:val="008A169C"/>
    <w:rsid w:val="008A1AA1"/>
    <w:rsid w:val="008A1E4F"/>
    <w:rsid w:val="008A2177"/>
    <w:rsid w:val="008A236F"/>
    <w:rsid w:val="008A2681"/>
    <w:rsid w:val="008A2C98"/>
    <w:rsid w:val="008A2E98"/>
    <w:rsid w:val="008A2F03"/>
    <w:rsid w:val="008A2F0F"/>
    <w:rsid w:val="008A2F28"/>
    <w:rsid w:val="008A328D"/>
    <w:rsid w:val="008A32FF"/>
    <w:rsid w:val="008A33BF"/>
    <w:rsid w:val="008A3445"/>
    <w:rsid w:val="008A351E"/>
    <w:rsid w:val="008A376C"/>
    <w:rsid w:val="008A40D3"/>
    <w:rsid w:val="008A4224"/>
    <w:rsid w:val="008A443E"/>
    <w:rsid w:val="008A44B9"/>
    <w:rsid w:val="008A44F6"/>
    <w:rsid w:val="008A4B6A"/>
    <w:rsid w:val="008A4D3D"/>
    <w:rsid w:val="008A4DF4"/>
    <w:rsid w:val="008A533A"/>
    <w:rsid w:val="008A53E1"/>
    <w:rsid w:val="008A547D"/>
    <w:rsid w:val="008A5A1D"/>
    <w:rsid w:val="008A5B2E"/>
    <w:rsid w:val="008A5B9E"/>
    <w:rsid w:val="008A6231"/>
    <w:rsid w:val="008A6233"/>
    <w:rsid w:val="008A629D"/>
    <w:rsid w:val="008A6321"/>
    <w:rsid w:val="008A64B2"/>
    <w:rsid w:val="008A64E7"/>
    <w:rsid w:val="008A66F1"/>
    <w:rsid w:val="008A6966"/>
    <w:rsid w:val="008A6A28"/>
    <w:rsid w:val="008A6C6F"/>
    <w:rsid w:val="008A6D4E"/>
    <w:rsid w:val="008A6D78"/>
    <w:rsid w:val="008A7434"/>
    <w:rsid w:val="008A7591"/>
    <w:rsid w:val="008A75C2"/>
    <w:rsid w:val="008A7A68"/>
    <w:rsid w:val="008A7B83"/>
    <w:rsid w:val="008A7BD5"/>
    <w:rsid w:val="008A7C8E"/>
    <w:rsid w:val="008B0573"/>
    <w:rsid w:val="008B070B"/>
    <w:rsid w:val="008B0754"/>
    <w:rsid w:val="008B0A97"/>
    <w:rsid w:val="008B0C5E"/>
    <w:rsid w:val="008B1010"/>
    <w:rsid w:val="008B10E8"/>
    <w:rsid w:val="008B1293"/>
    <w:rsid w:val="008B12D2"/>
    <w:rsid w:val="008B1845"/>
    <w:rsid w:val="008B1B9F"/>
    <w:rsid w:val="008B1EC2"/>
    <w:rsid w:val="008B1F54"/>
    <w:rsid w:val="008B2344"/>
    <w:rsid w:val="008B24B5"/>
    <w:rsid w:val="008B2712"/>
    <w:rsid w:val="008B2971"/>
    <w:rsid w:val="008B2E40"/>
    <w:rsid w:val="008B3020"/>
    <w:rsid w:val="008B30A8"/>
    <w:rsid w:val="008B3111"/>
    <w:rsid w:val="008B31FC"/>
    <w:rsid w:val="008B346D"/>
    <w:rsid w:val="008B361A"/>
    <w:rsid w:val="008B3A33"/>
    <w:rsid w:val="008B3C00"/>
    <w:rsid w:val="008B3D11"/>
    <w:rsid w:val="008B3E4C"/>
    <w:rsid w:val="008B3F30"/>
    <w:rsid w:val="008B4031"/>
    <w:rsid w:val="008B409D"/>
    <w:rsid w:val="008B416D"/>
    <w:rsid w:val="008B41D2"/>
    <w:rsid w:val="008B4259"/>
    <w:rsid w:val="008B4296"/>
    <w:rsid w:val="008B445F"/>
    <w:rsid w:val="008B4677"/>
    <w:rsid w:val="008B483F"/>
    <w:rsid w:val="008B4CA7"/>
    <w:rsid w:val="008B5134"/>
    <w:rsid w:val="008B523D"/>
    <w:rsid w:val="008B57BD"/>
    <w:rsid w:val="008B5B23"/>
    <w:rsid w:val="008B601C"/>
    <w:rsid w:val="008B6669"/>
    <w:rsid w:val="008B67F8"/>
    <w:rsid w:val="008B6AB1"/>
    <w:rsid w:val="008B6C0F"/>
    <w:rsid w:val="008B6F24"/>
    <w:rsid w:val="008B6F3C"/>
    <w:rsid w:val="008B7082"/>
    <w:rsid w:val="008B7193"/>
    <w:rsid w:val="008B7307"/>
    <w:rsid w:val="008B73D3"/>
    <w:rsid w:val="008B75EC"/>
    <w:rsid w:val="008B76AD"/>
    <w:rsid w:val="008B7705"/>
    <w:rsid w:val="008B7768"/>
    <w:rsid w:val="008B7782"/>
    <w:rsid w:val="008C0121"/>
    <w:rsid w:val="008C014A"/>
    <w:rsid w:val="008C0161"/>
    <w:rsid w:val="008C0166"/>
    <w:rsid w:val="008C01A2"/>
    <w:rsid w:val="008C05F6"/>
    <w:rsid w:val="008C0D4E"/>
    <w:rsid w:val="008C0DB8"/>
    <w:rsid w:val="008C0FF2"/>
    <w:rsid w:val="008C14A0"/>
    <w:rsid w:val="008C1668"/>
    <w:rsid w:val="008C182B"/>
    <w:rsid w:val="008C1B6E"/>
    <w:rsid w:val="008C1D75"/>
    <w:rsid w:val="008C1E00"/>
    <w:rsid w:val="008C1E47"/>
    <w:rsid w:val="008C2172"/>
    <w:rsid w:val="008C245D"/>
    <w:rsid w:val="008C2622"/>
    <w:rsid w:val="008C2A07"/>
    <w:rsid w:val="008C2B9F"/>
    <w:rsid w:val="008C2BC5"/>
    <w:rsid w:val="008C2FCA"/>
    <w:rsid w:val="008C3357"/>
    <w:rsid w:val="008C34AE"/>
    <w:rsid w:val="008C3537"/>
    <w:rsid w:val="008C3795"/>
    <w:rsid w:val="008C37A3"/>
    <w:rsid w:val="008C39FA"/>
    <w:rsid w:val="008C439F"/>
    <w:rsid w:val="008C4755"/>
    <w:rsid w:val="008C4938"/>
    <w:rsid w:val="008C4980"/>
    <w:rsid w:val="008C4D54"/>
    <w:rsid w:val="008C52A8"/>
    <w:rsid w:val="008C5411"/>
    <w:rsid w:val="008C5624"/>
    <w:rsid w:val="008C5732"/>
    <w:rsid w:val="008C5861"/>
    <w:rsid w:val="008C5E30"/>
    <w:rsid w:val="008C642E"/>
    <w:rsid w:val="008C645A"/>
    <w:rsid w:val="008C64EF"/>
    <w:rsid w:val="008C6701"/>
    <w:rsid w:val="008C6AF9"/>
    <w:rsid w:val="008C6BBD"/>
    <w:rsid w:val="008C6C3C"/>
    <w:rsid w:val="008C7330"/>
    <w:rsid w:val="008C7838"/>
    <w:rsid w:val="008C7929"/>
    <w:rsid w:val="008C79CD"/>
    <w:rsid w:val="008C7A5A"/>
    <w:rsid w:val="008C7B0E"/>
    <w:rsid w:val="008C7F80"/>
    <w:rsid w:val="008D0BE4"/>
    <w:rsid w:val="008D0DEE"/>
    <w:rsid w:val="008D0F6D"/>
    <w:rsid w:val="008D12F6"/>
    <w:rsid w:val="008D13A1"/>
    <w:rsid w:val="008D15B4"/>
    <w:rsid w:val="008D1A2A"/>
    <w:rsid w:val="008D24FD"/>
    <w:rsid w:val="008D2B2F"/>
    <w:rsid w:val="008D313A"/>
    <w:rsid w:val="008D332D"/>
    <w:rsid w:val="008D3355"/>
    <w:rsid w:val="008D337E"/>
    <w:rsid w:val="008D33AA"/>
    <w:rsid w:val="008D3FB8"/>
    <w:rsid w:val="008D41C1"/>
    <w:rsid w:val="008D41C8"/>
    <w:rsid w:val="008D422C"/>
    <w:rsid w:val="008D4505"/>
    <w:rsid w:val="008D466A"/>
    <w:rsid w:val="008D49B5"/>
    <w:rsid w:val="008D4B93"/>
    <w:rsid w:val="008D4FA6"/>
    <w:rsid w:val="008D4FEE"/>
    <w:rsid w:val="008D5164"/>
    <w:rsid w:val="008D528C"/>
    <w:rsid w:val="008D5770"/>
    <w:rsid w:val="008D57FF"/>
    <w:rsid w:val="008D5902"/>
    <w:rsid w:val="008D5B21"/>
    <w:rsid w:val="008D5B4A"/>
    <w:rsid w:val="008D5DF0"/>
    <w:rsid w:val="008D5ED3"/>
    <w:rsid w:val="008D5F9B"/>
    <w:rsid w:val="008D642D"/>
    <w:rsid w:val="008D642E"/>
    <w:rsid w:val="008D6470"/>
    <w:rsid w:val="008D680B"/>
    <w:rsid w:val="008D69A7"/>
    <w:rsid w:val="008D6AA9"/>
    <w:rsid w:val="008D6BF9"/>
    <w:rsid w:val="008D72AE"/>
    <w:rsid w:val="008D746F"/>
    <w:rsid w:val="008D78CE"/>
    <w:rsid w:val="008D7ADB"/>
    <w:rsid w:val="008D7E31"/>
    <w:rsid w:val="008D7E9B"/>
    <w:rsid w:val="008E051E"/>
    <w:rsid w:val="008E0919"/>
    <w:rsid w:val="008E0F10"/>
    <w:rsid w:val="008E1101"/>
    <w:rsid w:val="008E11AB"/>
    <w:rsid w:val="008E161B"/>
    <w:rsid w:val="008E18AC"/>
    <w:rsid w:val="008E1AF6"/>
    <w:rsid w:val="008E1DA4"/>
    <w:rsid w:val="008E23F9"/>
    <w:rsid w:val="008E2692"/>
    <w:rsid w:val="008E283B"/>
    <w:rsid w:val="008E2A32"/>
    <w:rsid w:val="008E2A72"/>
    <w:rsid w:val="008E2C8E"/>
    <w:rsid w:val="008E3175"/>
    <w:rsid w:val="008E32B5"/>
    <w:rsid w:val="008E3A09"/>
    <w:rsid w:val="008E3C58"/>
    <w:rsid w:val="008E3EE8"/>
    <w:rsid w:val="008E43CC"/>
    <w:rsid w:val="008E4B0D"/>
    <w:rsid w:val="008E4B6A"/>
    <w:rsid w:val="008E4ED3"/>
    <w:rsid w:val="008E5220"/>
    <w:rsid w:val="008E5D1D"/>
    <w:rsid w:val="008E5DA8"/>
    <w:rsid w:val="008E5E63"/>
    <w:rsid w:val="008E5F46"/>
    <w:rsid w:val="008E6022"/>
    <w:rsid w:val="008E61AE"/>
    <w:rsid w:val="008E63ED"/>
    <w:rsid w:val="008E6CA0"/>
    <w:rsid w:val="008E6FA1"/>
    <w:rsid w:val="008E714C"/>
    <w:rsid w:val="008E7523"/>
    <w:rsid w:val="008E766F"/>
    <w:rsid w:val="008E795C"/>
    <w:rsid w:val="008E7D96"/>
    <w:rsid w:val="008E7E0C"/>
    <w:rsid w:val="008E7EEA"/>
    <w:rsid w:val="008F00AD"/>
    <w:rsid w:val="008F05AD"/>
    <w:rsid w:val="008F0789"/>
    <w:rsid w:val="008F092D"/>
    <w:rsid w:val="008F095E"/>
    <w:rsid w:val="008F0C3D"/>
    <w:rsid w:val="008F0CFE"/>
    <w:rsid w:val="008F0DAF"/>
    <w:rsid w:val="008F0EAD"/>
    <w:rsid w:val="008F0EEE"/>
    <w:rsid w:val="008F109A"/>
    <w:rsid w:val="008F1219"/>
    <w:rsid w:val="008F1353"/>
    <w:rsid w:val="008F1388"/>
    <w:rsid w:val="008F16B4"/>
    <w:rsid w:val="008F17E0"/>
    <w:rsid w:val="008F1A93"/>
    <w:rsid w:val="008F1B15"/>
    <w:rsid w:val="008F1B63"/>
    <w:rsid w:val="008F1F43"/>
    <w:rsid w:val="008F1FAB"/>
    <w:rsid w:val="008F1FCD"/>
    <w:rsid w:val="008F211D"/>
    <w:rsid w:val="008F225E"/>
    <w:rsid w:val="008F22F2"/>
    <w:rsid w:val="008F2AAB"/>
    <w:rsid w:val="008F2B9C"/>
    <w:rsid w:val="008F2C3C"/>
    <w:rsid w:val="008F2D5E"/>
    <w:rsid w:val="008F2E9F"/>
    <w:rsid w:val="008F2FD3"/>
    <w:rsid w:val="008F3223"/>
    <w:rsid w:val="008F359D"/>
    <w:rsid w:val="008F3671"/>
    <w:rsid w:val="008F37D3"/>
    <w:rsid w:val="008F37EA"/>
    <w:rsid w:val="008F3C48"/>
    <w:rsid w:val="008F3E76"/>
    <w:rsid w:val="008F42D2"/>
    <w:rsid w:val="008F43CC"/>
    <w:rsid w:val="008F465A"/>
    <w:rsid w:val="008F52E7"/>
    <w:rsid w:val="008F5501"/>
    <w:rsid w:val="008F568E"/>
    <w:rsid w:val="008F5E9C"/>
    <w:rsid w:val="008F6036"/>
    <w:rsid w:val="008F62BB"/>
    <w:rsid w:val="008F69B2"/>
    <w:rsid w:val="008F6C9C"/>
    <w:rsid w:val="008F6D68"/>
    <w:rsid w:val="008F70B7"/>
    <w:rsid w:val="008F742A"/>
    <w:rsid w:val="008F7E08"/>
    <w:rsid w:val="008F7F06"/>
    <w:rsid w:val="009000D0"/>
    <w:rsid w:val="00900658"/>
    <w:rsid w:val="00900956"/>
    <w:rsid w:val="00900969"/>
    <w:rsid w:val="00900C81"/>
    <w:rsid w:val="00901213"/>
    <w:rsid w:val="00901368"/>
    <w:rsid w:val="00901469"/>
    <w:rsid w:val="00901772"/>
    <w:rsid w:val="00901D31"/>
    <w:rsid w:val="009020B5"/>
    <w:rsid w:val="00902541"/>
    <w:rsid w:val="0090274B"/>
    <w:rsid w:val="009027BE"/>
    <w:rsid w:val="0090291D"/>
    <w:rsid w:val="00902A75"/>
    <w:rsid w:val="00902BEA"/>
    <w:rsid w:val="00902DEF"/>
    <w:rsid w:val="00902E82"/>
    <w:rsid w:val="00903122"/>
    <w:rsid w:val="0090342A"/>
    <w:rsid w:val="00903564"/>
    <w:rsid w:val="00903A1D"/>
    <w:rsid w:val="00903C28"/>
    <w:rsid w:val="00903C74"/>
    <w:rsid w:val="00903C8C"/>
    <w:rsid w:val="00904F05"/>
    <w:rsid w:val="00905592"/>
    <w:rsid w:val="00905797"/>
    <w:rsid w:val="00905F38"/>
    <w:rsid w:val="00906210"/>
    <w:rsid w:val="00906969"/>
    <w:rsid w:val="00906AA7"/>
    <w:rsid w:val="0090709C"/>
    <w:rsid w:val="00907357"/>
    <w:rsid w:val="00907509"/>
    <w:rsid w:val="0090797E"/>
    <w:rsid w:val="009079BA"/>
    <w:rsid w:val="00910119"/>
    <w:rsid w:val="009104EA"/>
    <w:rsid w:val="00910532"/>
    <w:rsid w:val="009107B1"/>
    <w:rsid w:val="00910A8A"/>
    <w:rsid w:val="00910D6F"/>
    <w:rsid w:val="0091129D"/>
    <w:rsid w:val="0091197F"/>
    <w:rsid w:val="00911A7F"/>
    <w:rsid w:val="00912450"/>
    <w:rsid w:val="009127A0"/>
    <w:rsid w:val="0091292E"/>
    <w:rsid w:val="00912C51"/>
    <w:rsid w:val="00912C73"/>
    <w:rsid w:val="00912D4C"/>
    <w:rsid w:val="00912DFF"/>
    <w:rsid w:val="00913057"/>
    <w:rsid w:val="009132F9"/>
    <w:rsid w:val="00913506"/>
    <w:rsid w:val="00913CAD"/>
    <w:rsid w:val="00913D52"/>
    <w:rsid w:val="00913E14"/>
    <w:rsid w:val="00913F22"/>
    <w:rsid w:val="00914234"/>
    <w:rsid w:val="009142AB"/>
    <w:rsid w:val="009148F5"/>
    <w:rsid w:val="0091490D"/>
    <w:rsid w:val="0091494E"/>
    <w:rsid w:val="00914ACC"/>
    <w:rsid w:val="00914DD6"/>
    <w:rsid w:val="00914EF7"/>
    <w:rsid w:val="009159BF"/>
    <w:rsid w:val="00915A67"/>
    <w:rsid w:val="00915AE1"/>
    <w:rsid w:val="00915B7E"/>
    <w:rsid w:val="00915E99"/>
    <w:rsid w:val="00915F1B"/>
    <w:rsid w:val="009160CA"/>
    <w:rsid w:val="009162F4"/>
    <w:rsid w:val="0091658B"/>
    <w:rsid w:val="00917529"/>
    <w:rsid w:val="00917599"/>
    <w:rsid w:val="009176F5"/>
    <w:rsid w:val="009178B7"/>
    <w:rsid w:val="00917944"/>
    <w:rsid w:val="00917B7C"/>
    <w:rsid w:val="00917E3A"/>
    <w:rsid w:val="00917E4C"/>
    <w:rsid w:val="009200BA"/>
    <w:rsid w:val="00921023"/>
    <w:rsid w:val="009211D6"/>
    <w:rsid w:val="0092183C"/>
    <w:rsid w:val="009219AD"/>
    <w:rsid w:val="00921A43"/>
    <w:rsid w:val="00921A52"/>
    <w:rsid w:val="00922191"/>
    <w:rsid w:val="0092235A"/>
    <w:rsid w:val="00922956"/>
    <w:rsid w:val="00922BB7"/>
    <w:rsid w:val="00922DDD"/>
    <w:rsid w:val="00922E09"/>
    <w:rsid w:val="00922E72"/>
    <w:rsid w:val="00922EF8"/>
    <w:rsid w:val="0092310D"/>
    <w:rsid w:val="00923399"/>
    <w:rsid w:val="009234BC"/>
    <w:rsid w:val="00923506"/>
    <w:rsid w:val="00923800"/>
    <w:rsid w:val="00923A3E"/>
    <w:rsid w:val="00923BA7"/>
    <w:rsid w:val="00923E8F"/>
    <w:rsid w:val="00924035"/>
    <w:rsid w:val="009247FF"/>
    <w:rsid w:val="00924B16"/>
    <w:rsid w:val="00924BCF"/>
    <w:rsid w:val="00924E99"/>
    <w:rsid w:val="009260A8"/>
    <w:rsid w:val="009260BF"/>
    <w:rsid w:val="009261DE"/>
    <w:rsid w:val="00926653"/>
    <w:rsid w:val="00926A12"/>
    <w:rsid w:val="00926B03"/>
    <w:rsid w:val="00926E3E"/>
    <w:rsid w:val="00927150"/>
    <w:rsid w:val="00927826"/>
    <w:rsid w:val="009279A2"/>
    <w:rsid w:val="00927A9A"/>
    <w:rsid w:val="00927CDE"/>
    <w:rsid w:val="00927CFB"/>
    <w:rsid w:val="00927DE5"/>
    <w:rsid w:val="009300CD"/>
    <w:rsid w:val="009304BA"/>
    <w:rsid w:val="00930509"/>
    <w:rsid w:val="0093068F"/>
    <w:rsid w:val="00930960"/>
    <w:rsid w:val="00930A8F"/>
    <w:rsid w:val="00930E35"/>
    <w:rsid w:val="00930F18"/>
    <w:rsid w:val="00930F46"/>
    <w:rsid w:val="00930FBE"/>
    <w:rsid w:val="009312EE"/>
    <w:rsid w:val="009314CA"/>
    <w:rsid w:val="009314D7"/>
    <w:rsid w:val="009315E5"/>
    <w:rsid w:val="0093187F"/>
    <w:rsid w:val="00931AFD"/>
    <w:rsid w:val="00931AFE"/>
    <w:rsid w:val="00931B46"/>
    <w:rsid w:val="00931BCD"/>
    <w:rsid w:val="00931CED"/>
    <w:rsid w:val="00932068"/>
    <w:rsid w:val="00932B52"/>
    <w:rsid w:val="00932E68"/>
    <w:rsid w:val="00933763"/>
    <w:rsid w:val="0093393A"/>
    <w:rsid w:val="00933CC4"/>
    <w:rsid w:val="00933CF6"/>
    <w:rsid w:val="00933F15"/>
    <w:rsid w:val="0093402D"/>
    <w:rsid w:val="0093435C"/>
    <w:rsid w:val="009349B8"/>
    <w:rsid w:val="00934AA7"/>
    <w:rsid w:val="00934AC1"/>
    <w:rsid w:val="00935068"/>
    <w:rsid w:val="00935168"/>
    <w:rsid w:val="009351A1"/>
    <w:rsid w:val="009351F3"/>
    <w:rsid w:val="0093561B"/>
    <w:rsid w:val="0093574C"/>
    <w:rsid w:val="00935F13"/>
    <w:rsid w:val="009362C3"/>
    <w:rsid w:val="00936C01"/>
    <w:rsid w:val="00936C87"/>
    <w:rsid w:val="00936FF0"/>
    <w:rsid w:val="0093717D"/>
    <w:rsid w:val="009372F5"/>
    <w:rsid w:val="00937A45"/>
    <w:rsid w:val="00937E5E"/>
    <w:rsid w:val="00937EEB"/>
    <w:rsid w:val="0094026C"/>
    <w:rsid w:val="00940728"/>
    <w:rsid w:val="009409B0"/>
    <w:rsid w:val="00940D38"/>
    <w:rsid w:val="00940F1D"/>
    <w:rsid w:val="00941048"/>
    <w:rsid w:val="00941072"/>
    <w:rsid w:val="0094192B"/>
    <w:rsid w:val="00941C31"/>
    <w:rsid w:val="00942065"/>
    <w:rsid w:val="00942187"/>
    <w:rsid w:val="009422DE"/>
    <w:rsid w:val="00942C2E"/>
    <w:rsid w:val="0094318C"/>
    <w:rsid w:val="0094334C"/>
    <w:rsid w:val="009433AB"/>
    <w:rsid w:val="009433C5"/>
    <w:rsid w:val="0094342D"/>
    <w:rsid w:val="0094362C"/>
    <w:rsid w:val="00943914"/>
    <w:rsid w:val="00943B9E"/>
    <w:rsid w:val="00943D2A"/>
    <w:rsid w:val="00943DAC"/>
    <w:rsid w:val="00943F87"/>
    <w:rsid w:val="00944500"/>
    <w:rsid w:val="0094458D"/>
    <w:rsid w:val="00944864"/>
    <w:rsid w:val="00944ABD"/>
    <w:rsid w:val="00945054"/>
    <w:rsid w:val="0094545A"/>
    <w:rsid w:val="00945526"/>
    <w:rsid w:val="00945ADC"/>
    <w:rsid w:val="00945D47"/>
    <w:rsid w:val="00945D78"/>
    <w:rsid w:val="00945FAA"/>
    <w:rsid w:val="0094604A"/>
    <w:rsid w:val="009460A9"/>
    <w:rsid w:val="00946164"/>
    <w:rsid w:val="009461F6"/>
    <w:rsid w:val="00946243"/>
    <w:rsid w:val="0094628D"/>
    <w:rsid w:val="00946353"/>
    <w:rsid w:val="009466D5"/>
    <w:rsid w:val="00946705"/>
    <w:rsid w:val="0094692D"/>
    <w:rsid w:val="00946C74"/>
    <w:rsid w:val="00946E0C"/>
    <w:rsid w:val="00947400"/>
    <w:rsid w:val="00947827"/>
    <w:rsid w:val="0094799E"/>
    <w:rsid w:val="00947A69"/>
    <w:rsid w:val="00947A73"/>
    <w:rsid w:val="00950E53"/>
    <w:rsid w:val="00951110"/>
    <w:rsid w:val="00951686"/>
    <w:rsid w:val="009516B9"/>
    <w:rsid w:val="009517E8"/>
    <w:rsid w:val="0095195D"/>
    <w:rsid w:val="00951C37"/>
    <w:rsid w:val="00951E86"/>
    <w:rsid w:val="00951ECB"/>
    <w:rsid w:val="009522DA"/>
    <w:rsid w:val="0095233F"/>
    <w:rsid w:val="009524EE"/>
    <w:rsid w:val="0095252C"/>
    <w:rsid w:val="009526AC"/>
    <w:rsid w:val="00952B11"/>
    <w:rsid w:val="00952DA5"/>
    <w:rsid w:val="00952DEA"/>
    <w:rsid w:val="00952E2A"/>
    <w:rsid w:val="00953238"/>
    <w:rsid w:val="00953392"/>
    <w:rsid w:val="009536F1"/>
    <w:rsid w:val="009539BD"/>
    <w:rsid w:val="00953B5F"/>
    <w:rsid w:val="00953D09"/>
    <w:rsid w:val="00953EEE"/>
    <w:rsid w:val="00954005"/>
    <w:rsid w:val="00954009"/>
    <w:rsid w:val="0095419A"/>
    <w:rsid w:val="009547D1"/>
    <w:rsid w:val="00955BDA"/>
    <w:rsid w:val="00955FC6"/>
    <w:rsid w:val="0095600D"/>
    <w:rsid w:val="00956042"/>
    <w:rsid w:val="009560FF"/>
    <w:rsid w:val="00956114"/>
    <w:rsid w:val="009562EE"/>
    <w:rsid w:val="00956370"/>
    <w:rsid w:val="0095681D"/>
    <w:rsid w:val="00956E75"/>
    <w:rsid w:val="009570C6"/>
    <w:rsid w:val="009573AC"/>
    <w:rsid w:val="00957662"/>
    <w:rsid w:val="00957701"/>
    <w:rsid w:val="00957A7F"/>
    <w:rsid w:val="00957CE7"/>
    <w:rsid w:val="00957CF8"/>
    <w:rsid w:val="00957D41"/>
    <w:rsid w:val="009600C6"/>
    <w:rsid w:val="0096018A"/>
    <w:rsid w:val="009601E6"/>
    <w:rsid w:val="009603A6"/>
    <w:rsid w:val="009604FF"/>
    <w:rsid w:val="00960530"/>
    <w:rsid w:val="0096057E"/>
    <w:rsid w:val="009605AC"/>
    <w:rsid w:val="009605BE"/>
    <w:rsid w:val="009609B2"/>
    <w:rsid w:val="00960A06"/>
    <w:rsid w:val="00960D1E"/>
    <w:rsid w:val="00960D4E"/>
    <w:rsid w:val="00960E2A"/>
    <w:rsid w:val="0096111D"/>
    <w:rsid w:val="009613F2"/>
    <w:rsid w:val="00961480"/>
    <w:rsid w:val="00961487"/>
    <w:rsid w:val="00961AEC"/>
    <w:rsid w:val="00961FD7"/>
    <w:rsid w:val="00962411"/>
    <w:rsid w:val="0096266D"/>
    <w:rsid w:val="0096276E"/>
    <w:rsid w:val="009628C4"/>
    <w:rsid w:val="009629F7"/>
    <w:rsid w:val="00962D0F"/>
    <w:rsid w:val="00962D94"/>
    <w:rsid w:val="00962DDC"/>
    <w:rsid w:val="00962DF3"/>
    <w:rsid w:val="00962E62"/>
    <w:rsid w:val="00963025"/>
    <w:rsid w:val="009631FB"/>
    <w:rsid w:val="00963241"/>
    <w:rsid w:val="0096336C"/>
    <w:rsid w:val="00963481"/>
    <w:rsid w:val="00963611"/>
    <w:rsid w:val="00964089"/>
    <w:rsid w:val="00964100"/>
    <w:rsid w:val="00964204"/>
    <w:rsid w:val="009644C1"/>
    <w:rsid w:val="00964B6B"/>
    <w:rsid w:val="00964EFB"/>
    <w:rsid w:val="00964F7D"/>
    <w:rsid w:val="009654BA"/>
    <w:rsid w:val="009655FE"/>
    <w:rsid w:val="0096568E"/>
    <w:rsid w:val="00965924"/>
    <w:rsid w:val="0096600D"/>
    <w:rsid w:val="0096630D"/>
    <w:rsid w:val="00966481"/>
    <w:rsid w:val="00966BB1"/>
    <w:rsid w:val="00966F1B"/>
    <w:rsid w:val="00966FF8"/>
    <w:rsid w:val="009672D0"/>
    <w:rsid w:val="00967497"/>
    <w:rsid w:val="00967712"/>
    <w:rsid w:val="009679A8"/>
    <w:rsid w:val="00967E21"/>
    <w:rsid w:val="0097025E"/>
    <w:rsid w:val="009702D3"/>
    <w:rsid w:val="0097036C"/>
    <w:rsid w:val="0097064A"/>
    <w:rsid w:val="00970654"/>
    <w:rsid w:val="009706FF"/>
    <w:rsid w:val="00970953"/>
    <w:rsid w:val="00970D5D"/>
    <w:rsid w:val="0097108F"/>
    <w:rsid w:val="009711A8"/>
    <w:rsid w:val="00971401"/>
    <w:rsid w:val="0097162E"/>
    <w:rsid w:val="009716D8"/>
    <w:rsid w:val="00971865"/>
    <w:rsid w:val="00971B66"/>
    <w:rsid w:val="00971C9E"/>
    <w:rsid w:val="00971F48"/>
    <w:rsid w:val="00972072"/>
    <w:rsid w:val="0097210F"/>
    <w:rsid w:val="009721AA"/>
    <w:rsid w:val="0097252B"/>
    <w:rsid w:val="0097273C"/>
    <w:rsid w:val="00972A63"/>
    <w:rsid w:val="00972ABF"/>
    <w:rsid w:val="00972BF1"/>
    <w:rsid w:val="00972CE1"/>
    <w:rsid w:val="00972DED"/>
    <w:rsid w:val="0097305D"/>
    <w:rsid w:val="009732D0"/>
    <w:rsid w:val="009733A1"/>
    <w:rsid w:val="009733B2"/>
    <w:rsid w:val="0097363E"/>
    <w:rsid w:val="00973860"/>
    <w:rsid w:val="009738F0"/>
    <w:rsid w:val="00973BCA"/>
    <w:rsid w:val="00973D45"/>
    <w:rsid w:val="00973DF2"/>
    <w:rsid w:val="00973FE1"/>
    <w:rsid w:val="0097407C"/>
    <w:rsid w:val="00974287"/>
    <w:rsid w:val="00974583"/>
    <w:rsid w:val="009745E8"/>
    <w:rsid w:val="009748F6"/>
    <w:rsid w:val="00974905"/>
    <w:rsid w:val="009749E0"/>
    <w:rsid w:val="00974CE9"/>
    <w:rsid w:val="00974E87"/>
    <w:rsid w:val="009751AA"/>
    <w:rsid w:val="0097525A"/>
    <w:rsid w:val="00975B47"/>
    <w:rsid w:val="00975F13"/>
    <w:rsid w:val="00975FCD"/>
    <w:rsid w:val="0097647C"/>
    <w:rsid w:val="00976632"/>
    <w:rsid w:val="009767E8"/>
    <w:rsid w:val="009769DC"/>
    <w:rsid w:val="00976A22"/>
    <w:rsid w:val="00976B80"/>
    <w:rsid w:val="00976B97"/>
    <w:rsid w:val="00976C1E"/>
    <w:rsid w:val="00976D14"/>
    <w:rsid w:val="009773C1"/>
    <w:rsid w:val="0097743F"/>
    <w:rsid w:val="00977671"/>
    <w:rsid w:val="009777CF"/>
    <w:rsid w:val="00977B77"/>
    <w:rsid w:val="00977C8E"/>
    <w:rsid w:val="00977FC3"/>
    <w:rsid w:val="009800DC"/>
    <w:rsid w:val="00980405"/>
    <w:rsid w:val="0098049E"/>
    <w:rsid w:val="00980C55"/>
    <w:rsid w:val="00980D6C"/>
    <w:rsid w:val="00980E56"/>
    <w:rsid w:val="00981032"/>
    <w:rsid w:val="0098112E"/>
    <w:rsid w:val="0098139B"/>
    <w:rsid w:val="00981450"/>
    <w:rsid w:val="00981795"/>
    <w:rsid w:val="009818D3"/>
    <w:rsid w:val="009819C2"/>
    <w:rsid w:val="00981DB7"/>
    <w:rsid w:val="00982177"/>
    <w:rsid w:val="009821A2"/>
    <w:rsid w:val="009822B4"/>
    <w:rsid w:val="0098230B"/>
    <w:rsid w:val="0098262A"/>
    <w:rsid w:val="00982A71"/>
    <w:rsid w:val="00982B0C"/>
    <w:rsid w:val="00982D08"/>
    <w:rsid w:val="00982D96"/>
    <w:rsid w:val="00982F07"/>
    <w:rsid w:val="0098302E"/>
    <w:rsid w:val="0098313C"/>
    <w:rsid w:val="009831A2"/>
    <w:rsid w:val="009835F9"/>
    <w:rsid w:val="009837DF"/>
    <w:rsid w:val="00983964"/>
    <w:rsid w:val="00983AD6"/>
    <w:rsid w:val="00983BE1"/>
    <w:rsid w:val="00983E54"/>
    <w:rsid w:val="00984436"/>
    <w:rsid w:val="00984D50"/>
    <w:rsid w:val="00984EC6"/>
    <w:rsid w:val="00985622"/>
    <w:rsid w:val="0098588E"/>
    <w:rsid w:val="00985A34"/>
    <w:rsid w:val="00985BAD"/>
    <w:rsid w:val="00985FD2"/>
    <w:rsid w:val="00986352"/>
    <w:rsid w:val="00986355"/>
    <w:rsid w:val="00986628"/>
    <w:rsid w:val="00987260"/>
    <w:rsid w:val="009872D0"/>
    <w:rsid w:val="00987569"/>
    <w:rsid w:val="009875C4"/>
    <w:rsid w:val="00987BA9"/>
    <w:rsid w:val="009903CE"/>
    <w:rsid w:val="00990524"/>
    <w:rsid w:val="00990B65"/>
    <w:rsid w:val="00990BC4"/>
    <w:rsid w:val="00990C99"/>
    <w:rsid w:val="0099109F"/>
    <w:rsid w:val="00991758"/>
    <w:rsid w:val="00991C3B"/>
    <w:rsid w:val="00991CB1"/>
    <w:rsid w:val="00991D46"/>
    <w:rsid w:val="009923AD"/>
    <w:rsid w:val="009925D1"/>
    <w:rsid w:val="009926EC"/>
    <w:rsid w:val="00992D05"/>
    <w:rsid w:val="00993511"/>
    <w:rsid w:val="00993657"/>
    <w:rsid w:val="009940D2"/>
    <w:rsid w:val="00994B34"/>
    <w:rsid w:val="00994B38"/>
    <w:rsid w:val="00994BE9"/>
    <w:rsid w:val="00994DAB"/>
    <w:rsid w:val="0099500B"/>
    <w:rsid w:val="00995273"/>
    <w:rsid w:val="009959FA"/>
    <w:rsid w:val="00995F42"/>
    <w:rsid w:val="009961FA"/>
    <w:rsid w:val="0099646A"/>
    <w:rsid w:val="00996631"/>
    <w:rsid w:val="00996AE0"/>
    <w:rsid w:val="00996CD9"/>
    <w:rsid w:val="00996EDE"/>
    <w:rsid w:val="00996F73"/>
    <w:rsid w:val="009971CE"/>
    <w:rsid w:val="0099775A"/>
    <w:rsid w:val="00997839"/>
    <w:rsid w:val="00997A7E"/>
    <w:rsid w:val="00997B3F"/>
    <w:rsid w:val="00997C13"/>
    <w:rsid w:val="009A031E"/>
    <w:rsid w:val="009A033E"/>
    <w:rsid w:val="009A051A"/>
    <w:rsid w:val="009A0682"/>
    <w:rsid w:val="009A070C"/>
    <w:rsid w:val="009A0B9D"/>
    <w:rsid w:val="009A0DD5"/>
    <w:rsid w:val="009A11E2"/>
    <w:rsid w:val="009A13D0"/>
    <w:rsid w:val="009A1494"/>
    <w:rsid w:val="009A14CC"/>
    <w:rsid w:val="009A1505"/>
    <w:rsid w:val="009A1774"/>
    <w:rsid w:val="009A17E6"/>
    <w:rsid w:val="009A1B28"/>
    <w:rsid w:val="009A1D3F"/>
    <w:rsid w:val="009A1E85"/>
    <w:rsid w:val="009A1F09"/>
    <w:rsid w:val="009A1FF8"/>
    <w:rsid w:val="009A22A6"/>
    <w:rsid w:val="009A22D9"/>
    <w:rsid w:val="009A234F"/>
    <w:rsid w:val="009A289E"/>
    <w:rsid w:val="009A2958"/>
    <w:rsid w:val="009A2960"/>
    <w:rsid w:val="009A3073"/>
    <w:rsid w:val="009A30D6"/>
    <w:rsid w:val="009A3275"/>
    <w:rsid w:val="009A3568"/>
    <w:rsid w:val="009A382F"/>
    <w:rsid w:val="009A420A"/>
    <w:rsid w:val="009A453C"/>
    <w:rsid w:val="009A494F"/>
    <w:rsid w:val="009A49BF"/>
    <w:rsid w:val="009A4B6E"/>
    <w:rsid w:val="009A4C0B"/>
    <w:rsid w:val="009A5190"/>
    <w:rsid w:val="009A536A"/>
    <w:rsid w:val="009A558F"/>
    <w:rsid w:val="009A5A8F"/>
    <w:rsid w:val="009A5C0D"/>
    <w:rsid w:val="009A5CFA"/>
    <w:rsid w:val="009A5DE7"/>
    <w:rsid w:val="009A5F98"/>
    <w:rsid w:val="009A633E"/>
    <w:rsid w:val="009A6367"/>
    <w:rsid w:val="009A6C97"/>
    <w:rsid w:val="009A6D60"/>
    <w:rsid w:val="009A6EB8"/>
    <w:rsid w:val="009A6EFB"/>
    <w:rsid w:val="009A6FA1"/>
    <w:rsid w:val="009A739C"/>
    <w:rsid w:val="009A76A3"/>
    <w:rsid w:val="009A7856"/>
    <w:rsid w:val="009B09F7"/>
    <w:rsid w:val="009B0A76"/>
    <w:rsid w:val="009B0B32"/>
    <w:rsid w:val="009B0F53"/>
    <w:rsid w:val="009B0FBF"/>
    <w:rsid w:val="009B1113"/>
    <w:rsid w:val="009B1414"/>
    <w:rsid w:val="009B15A9"/>
    <w:rsid w:val="009B1B47"/>
    <w:rsid w:val="009B21FE"/>
    <w:rsid w:val="009B248D"/>
    <w:rsid w:val="009B28B4"/>
    <w:rsid w:val="009B2A2A"/>
    <w:rsid w:val="009B2A2D"/>
    <w:rsid w:val="009B2A40"/>
    <w:rsid w:val="009B2B29"/>
    <w:rsid w:val="009B2C08"/>
    <w:rsid w:val="009B2D6C"/>
    <w:rsid w:val="009B307E"/>
    <w:rsid w:val="009B3085"/>
    <w:rsid w:val="009B3092"/>
    <w:rsid w:val="009B312B"/>
    <w:rsid w:val="009B381E"/>
    <w:rsid w:val="009B3D4B"/>
    <w:rsid w:val="009B46CE"/>
    <w:rsid w:val="009B4752"/>
    <w:rsid w:val="009B498D"/>
    <w:rsid w:val="009B4C43"/>
    <w:rsid w:val="009B4F1C"/>
    <w:rsid w:val="009B50B8"/>
    <w:rsid w:val="009B5247"/>
    <w:rsid w:val="009B52CA"/>
    <w:rsid w:val="009B52D5"/>
    <w:rsid w:val="009B53FB"/>
    <w:rsid w:val="009B5414"/>
    <w:rsid w:val="009B5502"/>
    <w:rsid w:val="009B571D"/>
    <w:rsid w:val="009B5CB0"/>
    <w:rsid w:val="009B5D80"/>
    <w:rsid w:val="009B5E06"/>
    <w:rsid w:val="009B6018"/>
    <w:rsid w:val="009B601B"/>
    <w:rsid w:val="009B606C"/>
    <w:rsid w:val="009B69D8"/>
    <w:rsid w:val="009B6A2D"/>
    <w:rsid w:val="009B6B1C"/>
    <w:rsid w:val="009B6CBE"/>
    <w:rsid w:val="009B6D92"/>
    <w:rsid w:val="009B71A1"/>
    <w:rsid w:val="009B7A2C"/>
    <w:rsid w:val="009B7A8F"/>
    <w:rsid w:val="009B7BE0"/>
    <w:rsid w:val="009B7EEC"/>
    <w:rsid w:val="009B7FEB"/>
    <w:rsid w:val="009C00B9"/>
    <w:rsid w:val="009C048B"/>
    <w:rsid w:val="009C056E"/>
    <w:rsid w:val="009C0A03"/>
    <w:rsid w:val="009C0D2A"/>
    <w:rsid w:val="009C1010"/>
    <w:rsid w:val="009C1180"/>
    <w:rsid w:val="009C11DA"/>
    <w:rsid w:val="009C1314"/>
    <w:rsid w:val="009C1380"/>
    <w:rsid w:val="009C14EC"/>
    <w:rsid w:val="009C16D5"/>
    <w:rsid w:val="009C17B9"/>
    <w:rsid w:val="009C219C"/>
    <w:rsid w:val="009C25F0"/>
    <w:rsid w:val="009C26F0"/>
    <w:rsid w:val="009C28A2"/>
    <w:rsid w:val="009C29CC"/>
    <w:rsid w:val="009C2A3A"/>
    <w:rsid w:val="009C2DD9"/>
    <w:rsid w:val="009C2DE0"/>
    <w:rsid w:val="009C32D9"/>
    <w:rsid w:val="009C3723"/>
    <w:rsid w:val="009C39C9"/>
    <w:rsid w:val="009C43BD"/>
    <w:rsid w:val="009C449A"/>
    <w:rsid w:val="009C4A43"/>
    <w:rsid w:val="009C4FC7"/>
    <w:rsid w:val="009C5029"/>
    <w:rsid w:val="009C50A3"/>
    <w:rsid w:val="009C54A2"/>
    <w:rsid w:val="009C54A4"/>
    <w:rsid w:val="009C54CF"/>
    <w:rsid w:val="009C5580"/>
    <w:rsid w:val="009C5E73"/>
    <w:rsid w:val="009C61F9"/>
    <w:rsid w:val="009C6269"/>
    <w:rsid w:val="009C6756"/>
    <w:rsid w:val="009C6802"/>
    <w:rsid w:val="009C6A5F"/>
    <w:rsid w:val="009C7778"/>
    <w:rsid w:val="009C7BE8"/>
    <w:rsid w:val="009C7D94"/>
    <w:rsid w:val="009D0293"/>
    <w:rsid w:val="009D03F1"/>
    <w:rsid w:val="009D0628"/>
    <w:rsid w:val="009D066D"/>
    <w:rsid w:val="009D078A"/>
    <w:rsid w:val="009D08F2"/>
    <w:rsid w:val="009D093C"/>
    <w:rsid w:val="009D0C92"/>
    <w:rsid w:val="009D0E9A"/>
    <w:rsid w:val="009D118C"/>
    <w:rsid w:val="009D131D"/>
    <w:rsid w:val="009D1724"/>
    <w:rsid w:val="009D18EF"/>
    <w:rsid w:val="009D1974"/>
    <w:rsid w:val="009D1A32"/>
    <w:rsid w:val="009D1ADF"/>
    <w:rsid w:val="009D1FEA"/>
    <w:rsid w:val="009D2204"/>
    <w:rsid w:val="009D28F7"/>
    <w:rsid w:val="009D2DED"/>
    <w:rsid w:val="009D3226"/>
    <w:rsid w:val="009D322C"/>
    <w:rsid w:val="009D36C4"/>
    <w:rsid w:val="009D3849"/>
    <w:rsid w:val="009D3E45"/>
    <w:rsid w:val="009D3F53"/>
    <w:rsid w:val="009D4131"/>
    <w:rsid w:val="009D43FF"/>
    <w:rsid w:val="009D4781"/>
    <w:rsid w:val="009D47C7"/>
    <w:rsid w:val="009D491B"/>
    <w:rsid w:val="009D4C3C"/>
    <w:rsid w:val="009D5600"/>
    <w:rsid w:val="009D5820"/>
    <w:rsid w:val="009D5D8D"/>
    <w:rsid w:val="009D5EF8"/>
    <w:rsid w:val="009D612C"/>
    <w:rsid w:val="009D6736"/>
    <w:rsid w:val="009D684F"/>
    <w:rsid w:val="009D69DF"/>
    <w:rsid w:val="009D7093"/>
    <w:rsid w:val="009D734B"/>
    <w:rsid w:val="009D73A1"/>
    <w:rsid w:val="009D74EA"/>
    <w:rsid w:val="009D76AB"/>
    <w:rsid w:val="009D77B1"/>
    <w:rsid w:val="009D79FB"/>
    <w:rsid w:val="009D7DF5"/>
    <w:rsid w:val="009E0083"/>
    <w:rsid w:val="009E00DB"/>
    <w:rsid w:val="009E0202"/>
    <w:rsid w:val="009E0A13"/>
    <w:rsid w:val="009E0E55"/>
    <w:rsid w:val="009E1376"/>
    <w:rsid w:val="009E17C3"/>
    <w:rsid w:val="009E196F"/>
    <w:rsid w:val="009E1B4F"/>
    <w:rsid w:val="009E2154"/>
    <w:rsid w:val="009E22A4"/>
    <w:rsid w:val="009E22E2"/>
    <w:rsid w:val="009E2509"/>
    <w:rsid w:val="009E252E"/>
    <w:rsid w:val="009E272E"/>
    <w:rsid w:val="009E2938"/>
    <w:rsid w:val="009E2CA5"/>
    <w:rsid w:val="009E2D28"/>
    <w:rsid w:val="009E31A6"/>
    <w:rsid w:val="009E32FD"/>
    <w:rsid w:val="009E3565"/>
    <w:rsid w:val="009E36A7"/>
    <w:rsid w:val="009E373A"/>
    <w:rsid w:val="009E3B8D"/>
    <w:rsid w:val="009E3EF2"/>
    <w:rsid w:val="009E423D"/>
    <w:rsid w:val="009E4690"/>
    <w:rsid w:val="009E48FC"/>
    <w:rsid w:val="009E4BC0"/>
    <w:rsid w:val="009E4C3A"/>
    <w:rsid w:val="009E4F26"/>
    <w:rsid w:val="009E50EA"/>
    <w:rsid w:val="009E529A"/>
    <w:rsid w:val="009E5588"/>
    <w:rsid w:val="009E5788"/>
    <w:rsid w:val="009E5826"/>
    <w:rsid w:val="009E6194"/>
    <w:rsid w:val="009E6827"/>
    <w:rsid w:val="009E68E3"/>
    <w:rsid w:val="009E68EE"/>
    <w:rsid w:val="009E6BFF"/>
    <w:rsid w:val="009E6C01"/>
    <w:rsid w:val="009E6C3B"/>
    <w:rsid w:val="009E6D52"/>
    <w:rsid w:val="009E6E8B"/>
    <w:rsid w:val="009E70BA"/>
    <w:rsid w:val="009E72E5"/>
    <w:rsid w:val="009E7375"/>
    <w:rsid w:val="009E73C6"/>
    <w:rsid w:val="009E773E"/>
    <w:rsid w:val="009E7787"/>
    <w:rsid w:val="009E7AC2"/>
    <w:rsid w:val="009F0065"/>
    <w:rsid w:val="009F0110"/>
    <w:rsid w:val="009F01FA"/>
    <w:rsid w:val="009F02A8"/>
    <w:rsid w:val="009F06D1"/>
    <w:rsid w:val="009F0751"/>
    <w:rsid w:val="009F0C41"/>
    <w:rsid w:val="009F0D2D"/>
    <w:rsid w:val="009F1127"/>
    <w:rsid w:val="009F1180"/>
    <w:rsid w:val="009F1290"/>
    <w:rsid w:val="009F15B1"/>
    <w:rsid w:val="009F1A4D"/>
    <w:rsid w:val="009F1B03"/>
    <w:rsid w:val="009F1B6C"/>
    <w:rsid w:val="009F1F7A"/>
    <w:rsid w:val="009F213A"/>
    <w:rsid w:val="009F217D"/>
    <w:rsid w:val="009F238A"/>
    <w:rsid w:val="009F2537"/>
    <w:rsid w:val="009F2634"/>
    <w:rsid w:val="009F2844"/>
    <w:rsid w:val="009F29C1"/>
    <w:rsid w:val="009F2BB6"/>
    <w:rsid w:val="009F2CD2"/>
    <w:rsid w:val="009F30D9"/>
    <w:rsid w:val="009F3209"/>
    <w:rsid w:val="009F3549"/>
    <w:rsid w:val="009F36CB"/>
    <w:rsid w:val="009F3936"/>
    <w:rsid w:val="009F3DB1"/>
    <w:rsid w:val="009F3EE7"/>
    <w:rsid w:val="009F3EFD"/>
    <w:rsid w:val="009F4172"/>
    <w:rsid w:val="009F4542"/>
    <w:rsid w:val="009F4576"/>
    <w:rsid w:val="009F47E8"/>
    <w:rsid w:val="009F4966"/>
    <w:rsid w:val="009F49A3"/>
    <w:rsid w:val="009F4DD2"/>
    <w:rsid w:val="009F4F85"/>
    <w:rsid w:val="009F50AF"/>
    <w:rsid w:val="009F51B0"/>
    <w:rsid w:val="009F52C1"/>
    <w:rsid w:val="009F53DB"/>
    <w:rsid w:val="009F54FD"/>
    <w:rsid w:val="009F55C3"/>
    <w:rsid w:val="009F55DD"/>
    <w:rsid w:val="009F5CEF"/>
    <w:rsid w:val="009F60CD"/>
    <w:rsid w:val="009F6212"/>
    <w:rsid w:val="009F65D6"/>
    <w:rsid w:val="009F677B"/>
    <w:rsid w:val="009F6B0E"/>
    <w:rsid w:val="009F6EA2"/>
    <w:rsid w:val="009F70F3"/>
    <w:rsid w:val="009F711E"/>
    <w:rsid w:val="009F71C0"/>
    <w:rsid w:val="009F7259"/>
    <w:rsid w:val="009F72B7"/>
    <w:rsid w:val="009F73DB"/>
    <w:rsid w:val="009F7BD9"/>
    <w:rsid w:val="009F7C66"/>
    <w:rsid w:val="00A005CF"/>
    <w:rsid w:val="00A00BDE"/>
    <w:rsid w:val="00A00EB8"/>
    <w:rsid w:val="00A0101F"/>
    <w:rsid w:val="00A01658"/>
    <w:rsid w:val="00A018B3"/>
    <w:rsid w:val="00A019A4"/>
    <w:rsid w:val="00A019F8"/>
    <w:rsid w:val="00A01AD4"/>
    <w:rsid w:val="00A01B75"/>
    <w:rsid w:val="00A01CD2"/>
    <w:rsid w:val="00A01D1F"/>
    <w:rsid w:val="00A02646"/>
    <w:rsid w:val="00A02AA3"/>
    <w:rsid w:val="00A02AB4"/>
    <w:rsid w:val="00A02B68"/>
    <w:rsid w:val="00A02C3B"/>
    <w:rsid w:val="00A02FCA"/>
    <w:rsid w:val="00A031FA"/>
    <w:rsid w:val="00A03318"/>
    <w:rsid w:val="00A03415"/>
    <w:rsid w:val="00A03486"/>
    <w:rsid w:val="00A0370C"/>
    <w:rsid w:val="00A03AAF"/>
    <w:rsid w:val="00A03B28"/>
    <w:rsid w:val="00A03E70"/>
    <w:rsid w:val="00A03F00"/>
    <w:rsid w:val="00A041CF"/>
    <w:rsid w:val="00A045BB"/>
    <w:rsid w:val="00A047AB"/>
    <w:rsid w:val="00A04981"/>
    <w:rsid w:val="00A050D6"/>
    <w:rsid w:val="00A05106"/>
    <w:rsid w:val="00A054AD"/>
    <w:rsid w:val="00A05518"/>
    <w:rsid w:val="00A05787"/>
    <w:rsid w:val="00A05B9E"/>
    <w:rsid w:val="00A05F9C"/>
    <w:rsid w:val="00A0606E"/>
    <w:rsid w:val="00A0625B"/>
    <w:rsid w:val="00A06A7C"/>
    <w:rsid w:val="00A06F3E"/>
    <w:rsid w:val="00A07021"/>
    <w:rsid w:val="00A075AD"/>
    <w:rsid w:val="00A0772A"/>
    <w:rsid w:val="00A07947"/>
    <w:rsid w:val="00A07DFE"/>
    <w:rsid w:val="00A07F44"/>
    <w:rsid w:val="00A10433"/>
    <w:rsid w:val="00A10435"/>
    <w:rsid w:val="00A107FF"/>
    <w:rsid w:val="00A10BFD"/>
    <w:rsid w:val="00A10D72"/>
    <w:rsid w:val="00A11065"/>
    <w:rsid w:val="00A11238"/>
    <w:rsid w:val="00A11383"/>
    <w:rsid w:val="00A1198A"/>
    <w:rsid w:val="00A11D99"/>
    <w:rsid w:val="00A12A68"/>
    <w:rsid w:val="00A13224"/>
    <w:rsid w:val="00A13A06"/>
    <w:rsid w:val="00A13BC7"/>
    <w:rsid w:val="00A13C13"/>
    <w:rsid w:val="00A13DC8"/>
    <w:rsid w:val="00A13E5D"/>
    <w:rsid w:val="00A14027"/>
    <w:rsid w:val="00A1404B"/>
    <w:rsid w:val="00A14075"/>
    <w:rsid w:val="00A14434"/>
    <w:rsid w:val="00A14484"/>
    <w:rsid w:val="00A1463A"/>
    <w:rsid w:val="00A14697"/>
    <w:rsid w:val="00A14C5B"/>
    <w:rsid w:val="00A14D41"/>
    <w:rsid w:val="00A14EA2"/>
    <w:rsid w:val="00A151D1"/>
    <w:rsid w:val="00A152FB"/>
    <w:rsid w:val="00A15462"/>
    <w:rsid w:val="00A15C2E"/>
    <w:rsid w:val="00A15ED6"/>
    <w:rsid w:val="00A15F30"/>
    <w:rsid w:val="00A1651E"/>
    <w:rsid w:val="00A1697A"/>
    <w:rsid w:val="00A16CD4"/>
    <w:rsid w:val="00A16ED9"/>
    <w:rsid w:val="00A170DF"/>
    <w:rsid w:val="00A17603"/>
    <w:rsid w:val="00A17604"/>
    <w:rsid w:val="00A17746"/>
    <w:rsid w:val="00A1775B"/>
    <w:rsid w:val="00A178A6"/>
    <w:rsid w:val="00A179EA"/>
    <w:rsid w:val="00A17C81"/>
    <w:rsid w:val="00A2003A"/>
    <w:rsid w:val="00A2037F"/>
    <w:rsid w:val="00A20841"/>
    <w:rsid w:val="00A2087D"/>
    <w:rsid w:val="00A20A32"/>
    <w:rsid w:val="00A20A90"/>
    <w:rsid w:val="00A20C9E"/>
    <w:rsid w:val="00A20CE6"/>
    <w:rsid w:val="00A211A9"/>
    <w:rsid w:val="00A21358"/>
    <w:rsid w:val="00A21462"/>
    <w:rsid w:val="00A21498"/>
    <w:rsid w:val="00A21969"/>
    <w:rsid w:val="00A21C4E"/>
    <w:rsid w:val="00A22102"/>
    <w:rsid w:val="00A22155"/>
    <w:rsid w:val="00A2216B"/>
    <w:rsid w:val="00A22219"/>
    <w:rsid w:val="00A22729"/>
    <w:rsid w:val="00A22763"/>
    <w:rsid w:val="00A22AF7"/>
    <w:rsid w:val="00A22C7C"/>
    <w:rsid w:val="00A22CBF"/>
    <w:rsid w:val="00A22D70"/>
    <w:rsid w:val="00A22D76"/>
    <w:rsid w:val="00A22F49"/>
    <w:rsid w:val="00A23064"/>
    <w:rsid w:val="00A231DD"/>
    <w:rsid w:val="00A233B9"/>
    <w:rsid w:val="00A235ED"/>
    <w:rsid w:val="00A23629"/>
    <w:rsid w:val="00A23657"/>
    <w:rsid w:val="00A23C9E"/>
    <w:rsid w:val="00A23CD8"/>
    <w:rsid w:val="00A23E22"/>
    <w:rsid w:val="00A2406D"/>
    <w:rsid w:val="00A24347"/>
    <w:rsid w:val="00A2488D"/>
    <w:rsid w:val="00A24B13"/>
    <w:rsid w:val="00A24C96"/>
    <w:rsid w:val="00A250D5"/>
    <w:rsid w:val="00A25120"/>
    <w:rsid w:val="00A25248"/>
    <w:rsid w:val="00A25312"/>
    <w:rsid w:val="00A25332"/>
    <w:rsid w:val="00A25792"/>
    <w:rsid w:val="00A258EA"/>
    <w:rsid w:val="00A25B46"/>
    <w:rsid w:val="00A2637D"/>
    <w:rsid w:val="00A263BF"/>
    <w:rsid w:val="00A26561"/>
    <w:rsid w:val="00A26617"/>
    <w:rsid w:val="00A2662F"/>
    <w:rsid w:val="00A26BF8"/>
    <w:rsid w:val="00A26C8E"/>
    <w:rsid w:val="00A26DD2"/>
    <w:rsid w:val="00A2734B"/>
    <w:rsid w:val="00A273C0"/>
    <w:rsid w:val="00A2756F"/>
    <w:rsid w:val="00A2757A"/>
    <w:rsid w:val="00A27864"/>
    <w:rsid w:val="00A27B60"/>
    <w:rsid w:val="00A300D2"/>
    <w:rsid w:val="00A30120"/>
    <w:rsid w:val="00A301DE"/>
    <w:rsid w:val="00A30225"/>
    <w:rsid w:val="00A30234"/>
    <w:rsid w:val="00A3073D"/>
    <w:rsid w:val="00A30C0D"/>
    <w:rsid w:val="00A30F12"/>
    <w:rsid w:val="00A30F8C"/>
    <w:rsid w:val="00A31026"/>
    <w:rsid w:val="00A31198"/>
    <w:rsid w:val="00A316F8"/>
    <w:rsid w:val="00A318BA"/>
    <w:rsid w:val="00A319A0"/>
    <w:rsid w:val="00A320CA"/>
    <w:rsid w:val="00A32289"/>
    <w:rsid w:val="00A32630"/>
    <w:rsid w:val="00A32B2D"/>
    <w:rsid w:val="00A32C42"/>
    <w:rsid w:val="00A32CB6"/>
    <w:rsid w:val="00A32CF8"/>
    <w:rsid w:val="00A32DB8"/>
    <w:rsid w:val="00A32E52"/>
    <w:rsid w:val="00A32EB9"/>
    <w:rsid w:val="00A32F53"/>
    <w:rsid w:val="00A33164"/>
    <w:rsid w:val="00A3390A"/>
    <w:rsid w:val="00A3395C"/>
    <w:rsid w:val="00A33B53"/>
    <w:rsid w:val="00A34066"/>
    <w:rsid w:val="00A340C1"/>
    <w:rsid w:val="00A3417E"/>
    <w:rsid w:val="00A3485A"/>
    <w:rsid w:val="00A34AD9"/>
    <w:rsid w:val="00A34B7C"/>
    <w:rsid w:val="00A34D86"/>
    <w:rsid w:val="00A34EE2"/>
    <w:rsid w:val="00A35215"/>
    <w:rsid w:val="00A35445"/>
    <w:rsid w:val="00A35A6F"/>
    <w:rsid w:val="00A35D49"/>
    <w:rsid w:val="00A364E6"/>
    <w:rsid w:val="00A36B18"/>
    <w:rsid w:val="00A36C28"/>
    <w:rsid w:val="00A36DA0"/>
    <w:rsid w:val="00A370F9"/>
    <w:rsid w:val="00A3752A"/>
    <w:rsid w:val="00A375DD"/>
    <w:rsid w:val="00A37CE5"/>
    <w:rsid w:val="00A40204"/>
    <w:rsid w:val="00A40387"/>
    <w:rsid w:val="00A40DF9"/>
    <w:rsid w:val="00A40E6C"/>
    <w:rsid w:val="00A41319"/>
    <w:rsid w:val="00A413F0"/>
    <w:rsid w:val="00A41504"/>
    <w:rsid w:val="00A41648"/>
    <w:rsid w:val="00A4167C"/>
    <w:rsid w:val="00A41682"/>
    <w:rsid w:val="00A41791"/>
    <w:rsid w:val="00A417B5"/>
    <w:rsid w:val="00A41951"/>
    <w:rsid w:val="00A41C47"/>
    <w:rsid w:val="00A41F25"/>
    <w:rsid w:val="00A41F31"/>
    <w:rsid w:val="00A42EF6"/>
    <w:rsid w:val="00A430F5"/>
    <w:rsid w:val="00A43174"/>
    <w:rsid w:val="00A432D8"/>
    <w:rsid w:val="00A434AF"/>
    <w:rsid w:val="00A43906"/>
    <w:rsid w:val="00A43989"/>
    <w:rsid w:val="00A43C66"/>
    <w:rsid w:val="00A43E0C"/>
    <w:rsid w:val="00A442F1"/>
    <w:rsid w:val="00A44791"/>
    <w:rsid w:val="00A44A3D"/>
    <w:rsid w:val="00A44B41"/>
    <w:rsid w:val="00A44E9E"/>
    <w:rsid w:val="00A4532B"/>
    <w:rsid w:val="00A45433"/>
    <w:rsid w:val="00A455EA"/>
    <w:rsid w:val="00A4578E"/>
    <w:rsid w:val="00A458E4"/>
    <w:rsid w:val="00A45DD3"/>
    <w:rsid w:val="00A461F1"/>
    <w:rsid w:val="00A46231"/>
    <w:rsid w:val="00A46256"/>
    <w:rsid w:val="00A468AE"/>
    <w:rsid w:val="00A46B6D"/>
    <w:rsid w:val="00A46E29"/>
    <w:rsid w:val="00A47306"/>
    <w:rsid w:val="00A4752A"/>
    <w:rsid w:val="00A47B1F"/>
    <w:rsid w:val="00A47D6A"/>
    <w:rsid w:val="00A47EAE"/>
    <w:rsid w:val="00A502D9"/>
    <w:rsid w:val="00A504EC"/>
    <w:rsid w:val="00A508CD"/>
    <w:rsid w:val="00A50970"/>
    <w:rsid w:val="00A50A85"/>
    <w:rsid w:val="00A50CD3"/>
    <w:rsid w:val="00A51093"/>
    <w:rsid w:val="00A51383"/>
    <w:rsid w:val="00A51DDE"/>
    <w:rsid w:val="00A51E94"/>
    <w:rsid w:val="00A52508"/>
    <w:rsid w:val="00A529E2"/>
    <w:rsid w:val="00A52D69"/>
    <w:rsid w:val="00A52D94"/>
    <w:rsid w:val="00A5307F"/>
    <w:rsid w:val="00A53291"/>
    <w:rsid w:val="00A53373"/>
    <w:rsid w:val="00A5355D"/>
    <w:rsid w:val="00A535A6"/>
    <w:rsid w:val="00A53839"/>
    <w:rsid w:val="00A538C6"/>
    <w:rsid w:val="00A53950"/>
    <w:rsid w:val="00A53A1F"/>
    <w:rsid w:val="00A53D28"/>
    <w:rsid w:val="00A53F14"/>
    <w:rsid w:val="00A53FD7"/>
    <w:rsid w:val="00A54826"/>
    <w:rsid w:val="00A550D4"/>
    <w:rsid w:val="00A5529F"/>
    <w:rsid w:val="00A55461"/>
    <w:rsid w:val="00A554D3"/>
    <w:rsid w:val="00A556A6"/>
    <w:rsid w:val="00A556D7"/>
    <w:rsid w:val="00A55A7E"/>
    <w:rsid w:val="00A55E3E"/>
    <w:rsid w:val="00A55E52"/>
    <w:rsid w:val="00A55F06"/>
    <w:rsid w:val="00A562CB"/>
    <w:rsid w:val="00A5637E"/>
    <w:rsid w:val="00A56920"/>
    <w:rsid w:val="00A56A15"/>
    <w:rsid w:val="00A56B98"/>
    <w:rsid w:val="00A56C9B"/>
    <w:rsid w:val="00A56D38"/>
    <w:rsid w:val="00A57188"/>
    <w:rsid w:val="00A57543"/>
    <w:rsid w:val="00A5774B"/>
    <w:rsid w:val="00A577D4"/>
    <w:rsid w:val="00A57A6B"/>
    <w:rsid w:val="00A57CE6"/>
    <w:rsid w:val="00A57E29"/>
    <w:rsid w:val="00A60057"/>
    <w:rsid w:val="00A60897"/>
    <w:rsid w:val="00A608AD"/>
    <w:rsid w:val="00A60934"/>
    <w:rsid w:val="00A609F8"/>
    <w:rsid w:val="00A60E54"/>
    <w:rsid w:val="00A60FF3"/>
    <w:rsid w:val="00A61210"/>
    <w:rsid w:val="00A6124D"/>
    <w:rsid w:val="00A61288"/>
    <w:rsid w:val="00A613F3"/>
    <w:rsid w:val="00A6144A"/>
    <w:rsid w:val="00A614A5"/>
    <w:rsid w:val="00A615A8"/>
    <w:rsid w:val="00A620E3"/>
    <w:rsid w:val="00A623CF"/>
    <w:rsid w:val="00A62449"/>
    <w:rsid w:val="00A624F4"/>
    <w:rsid w:val="00A62681"/>
    <w:rsid w:val="00A62A5B"/>
    <w:rsid w:val="00A63218"/>
    <w:rsid w:val="00A63368"/>
    <w:rsid w:val="00A63842"/>
    <w:rsid w:val="00A63957"/>
    <w:rsid w:val="00A6399C"/>
    <w:rsid w:val="00A63AFB"/>
    <w:rsid w:val="00A6413A"/>
    <w:rsid w:val="00A641C8"/>
    <w:rsid w:val="00A64327"/>
    <w:rsid w:val="00A646B0"/>
    <w:rsid w:val="00A647CF"/>
    <w:rsid w:val="00A6487D"/>
    <w:rsid w:val="00A64D8C"/>
    <w:rsid w:val="00A64E8D"/>
    <w:rsid w:val="00A6500F"/>
    <w:rsid w:val="00A650DC"/>
    <w:rsid w:val="00A650FF"/>
    <w:rsid w:val="00A656B1"/>
    <w:rsid w:val="00A656EE"/>
    <w:rsid w:val="00A6595B"/>
    <w:rsid w:val="00A65BDE"/>
    <w:rsid w:val="00A65DAC"/>
    <w:rsid w:val="00A65FEB"/>
    <w:rsid w:val="00A6601B"/>
    <w:rsid w:val="00A66179"/>
    <w:rsid w:val="00A66488"/>
    <w:rsid w:val="00A664FC"/>
    <w:rsid w:val="00A6699D"/>
    <w:rsid w:val="00A66D4C"/>
    <w:rsid w:val="00A66E0B"/>
    <w:rsid w:val="00A66EE5"/>
    <w:rsid w:val="00A67182"/>
    <w:rsid w:val="00A674BD"/>
    <w:rsid w:val="00A6755C"/>
    <w:rsid w:val="00A67568"/>
    <w:rsid w:val="00A678D8"/>
    <w:rsid w:val="00A67B84"/>
    <w:rsid w:val="00A67CE0"/>
    <w:rsid w:val="00A701D8"/>
    <w:rsid w:val="00A702AE"/>
    <w:rsid w:val="00A70558"/>
    <w:rsid w:val="00A7072A"/>
    <w:rsid w:val="00A70DEE"/>
    <w:rsid w:val="00A71160"/>
    <w:rsid w:val="00A715A8"/>
    <w:rsid w:val="00A71730"/>
    <w:rsid w:val="00A71735"/>
    <w:rsid w:val="00A7185B"/>
    <w:rsid w:val="00A71968"/>
    <w:rsid w:val="00A71D2D"/>
    <w:rsid w:val="00A71EE4"/>
    <w:rsid w:val="00A72156"/>
    <w:rsid w:val="00A724E7"/>
    <w:rsid w:val="00A7286F"/>
    <w:rsid w:val="00A72A85"/>
    <w:rsid w:val="00A72F58"/>
    <w:rsid w:val="00A7310F"/>
    <w:rsid w:val="00A73203"/>
    <w:rsid w:val="00A73205"/>
    <w:rsid w:val="00A7344B"/>
    <w:rsid w:val="00A737C0"/>
    <w:rsid w:val="00A73960"/>
    <w:rsid w:val="00A73B16"/>
    <w:rsid w:val="00A73E7B"/>
    <w:rsid w:val="00A74493"/>
    <w:rsid w:val="00A744E8"/>
    <w:rsid w:val="00A74697"/>
    <w:rsid w:val="00A74A5C"/>
    <w:rsid w:val="00A74F01"/>
    <w:rsid w:val="00A74FF7"/>
    <w:rsid w:val="00A750AD"/>
    <w:rsid w:val="00A757E8"/>
    <w:rsid w:val="00A75A57"/>
    <w:rsid w:val="00A75A68"/>
    <w:rsid w:val="00A75C60"/>
    <w:rsid w:val="00A75C77"/>
    <w:rsid w:val="00A75DCF"/>
    <w:rsid w:val="00A7665E"/>
    <w:rsid w:val="00A76A6B"/>
    <w:rsid w:val="00A76D19"/>
    <w:rsid w:val="00A76D39"/>
    <w:rsid w:val="00A76FB0"/>
    <w:rsid w:val="00A772A6"/>
    <w:rsid w:val="00A77580"/>
    <w:rsid w:val="00A777BD"/>
    <w:rsid w:val="00A77CBA"/>
    <w:rsid w:val="00A77E15"/>
    <w:rsid w:val="00A77E46"/>
    <w:rsid w:val="00A77FD3"/>
    <w:rsid w:val="00A80152"/>
    <w:rsid w:val="00A802FF"/>
    <w:rsid w:val="00A8039C"/>
    <w:rsid w:val="00A804D9"/>
    <w:rsid w:val="00A81431"/>
    <w:rsid w:val="00A8151B"/>
    <w:rsid w:val="00A81673"/>
    <w:rsid w:val="00A817D7"/>
    <w:rsid w:val="00A81823"/>
    <w:rsid w:val="00A819D5"/>
    <w:rsid w:val="00A820AD"/>
    <w:rsid w:val="00A82378"/>
    <w:rsid w:val="00A823B7"/>
    <w:rsid w:val="00A823F6"/>
    <w:rsid w:val="00A824E0"/>
    <w:rsid w:val="00A826F3"/>
    <w:rsid w:val="00A82AB0"/>
    <w:rsid w:val="00A8323C"/>
    <w:rsid w:val="00A835C4"/>
    <w:rsid w:val="00A835DD"/>
    <w:rsid w:val="00A836BE"/>
    <w:rsid w:val="00A83A5D"/>
    <w:rsid w:val="00A83B82"/>
    <w:rsid w:val="00A83D3B"/>
    <w:rsid w:val="00A8407E"/>
    <w:rsid w:val="00A84389"/>
    <w:rsid w:val="00A84530"/>
    <w:rsid w:val="00A846E7"/>
    <w:rsid w:val="00A84859"/>
    <w:rsid w:val="00A84D05"/>
    <w:rsid w:val="00A84D9A"/>
    <w:rsid w:val="00A84DA5"/>
    <w:rsid w:val="00A84DE5"/>
    <w:rsid w:val="00A850BB"/>
    <w:rsid w:val="00A85253"/>
    <w:rsid w:val="00A8525B"/>
    <w:rsid w:val="00A85398"/>
    <w:rsid w:val="00A853BC"/>
    <w:rsid w:val="00A85410"/>
    <w:rsid w:val="00A855DD"/>
    <w:rsid w:val="00A858F3"/>
    <w:rsid w:val="00A85AED"/>
    <w:rsid w:val="00A85EFF"/>
    <w:rsid w:val="00A865EB"/>
    <w:rsid w:val="00A86900"/>
    <w:rsid w:val="00A86CBF"/>
    <w:rsid w:val="00A86D39"/>
    <w:rsid w:val="00A87000"/>
    <w:rsid w:val="00A8707D"/>
    <w:rsid w:val="00A877B9"/>
    <w:rsid w:val="00A87B90"/>
    <w:rsid w:val="00A900A9"/>
    <w:rsid w:val="00A9034A"/>
    <w:rsid w:val="00A907D5"/>
    <w:rsid w:val="00A9142D"/>
    <w:rsid w:val="00A91488"/>
    <w:rsid w:val="00A91700"/>
    <w:rsid w:val="00A9197C"/>
    <w:rsid w:val="00A91A28"/>
    <w:rsid w:val="00A922E3"/>
    <w:rsid w:val="00A9250D"/>
    <w:rsid w:val="00A9250E"/>
    <w:rsid w:val="00A92528"/>
    <w:rsid w:val="00A92B85"/>
    <w:rsid w:val="00A92CDC"/>
    <w:rsid w:val="00A92DA6"/>
    <w:rsid w:val="00A92E34"/>
    <w:rsid w:val="00A92F4E"/>
    <w:rsid w:val="00A9309D"/>
    <w:rsid w:val="00A93105"/>
    <w:rsid w:val="00A9426B"/>
    <w:rsid w:val="00A94391"/>
    <w:rsid w:val="00A943A4"/>
    <w:rsid w:val="00A944F2"/>
    <w:rsid w:val="00A94A7E"/>
    <w:rsid w:val="00A94BD5"/>
    <w:rsid w:val="00A94BFA"/>
    <w:rsid w:val="00A94EDF"/>
    <w:rsid w:val="00A95489"/>
    <w:rsid w:val="00A95732"/>
    <w:rsid w:val="00A95879"/>
    <w:rsid w:val="00A95A50"/>
    <w:rsid w:val="00A95BCE"/>
    <w:rsid w:val="00A95C2E"/>
    <w:rsid w:val="00A96297"/>
    <w:rsid w:val="00A962AB"/>
    <w:rsid w:val="00A96909"/>
    <w:rsid w:val="00A969DE"/>
    <w:rsid w:val="00A96B0D"/>
    <w:rsid w:val="00A96C23"/>
    <w:rsid w:val="00A970AB"/>
    <w:rsid w:val="00A971E0"/>
    <w:rsid w:val="00A9722A"/>
    <w:rsid w:val="00A973E1"/>
    <w:rsid w:val="00A979B0"/>
    <w:rsid w:val="00A97AC5"/>
    <w:rsid w:val="00A97BE2"/>
    <w:rsid w:val="00AA03CA"/>
    <w:rsid w:val="00AA03F6"/>
    <w:rsid w:val="00AA06B9"/>
    <w:rsid w:val="00AA0739"/>
    <w:rsid w:val="00AA09F4"/>
    <w:rsid w:val="00AA0AD9"/>
    <w:rsid w:val="00AA0B06"/>
    <w:rsid w:val="00AA0D52"/>
    <w:rsid w:val="00AA0DC6"/>
    <w:rsid w:val="00AA120C"/>
    <w:rsid w:val="00AA1337"/>
    <w:rsid w:val="00AA146B"/>
    <w:rsid w:val="00AA1707"/>
    <w:rsid w:val="00AA17B9"/>
    <w:rsid w:val="00AA1A13"/>
    <w:rsid w:val="00AA1A77"/>
    <w:rsid w:val="00AA1AB0"/>
    <w:rsid w:val="00AA1B33"/>
    <w:rsid w:val="00AA1EB1"/>
    <w:rsid w:val="00AA2107"/>
    <w:rsid w:val="00AA219F"/>
    <w:rsid w:val="00AA22DD"/>
    <w:rsid w:val="00AA258A"/>
    <w:rsid w:val="00AA2B5C"/>
    <w:rsid w:val="00AA2D2D"/>
    <w:rsid w:val="00AA31FD"/>
    <w:rsid w:val="00AA3223"/>
    <w:rsid w:val="00AA35FF"/>
    <w:rsid w:val="00AA378B"/>
    <w:rsid w:val="00AA3931"/>
    <w:rsid w:val="00AA3C17"/>
    <w:rsid w:val="00AA3C55"/>
    <w:rsid w:val="00AA3D4A"/>
    <w:rsid w:val="00AA43E4"/>
    <w:rsid w:val="00AA48ED"/>
    <w:rsid w:val="00AA4906"/>
    <w:rsid w:val="00AA4BAD"/>
    <w:rsid w:val="00AA4BB1"/>
    <w:rsid w:val="00AA55C6"/>
    <w:rsid w:val="00AA57D1"/>
    <w:rsid w:val="00AA5936"/>
    <w:rsid w:val="00AA5D64"/>
    <w:rsid w:val="00AA67FE"/>
    <w:rsid w:val="00AA686D"/>
    <w:rsid w:val="00AA69A0"/>
    <w:rsid w:val="00AA6E3A"/>
    <w:rsid w:val="00AA7145"/>
    <w:rsid w:val="00AA7649"/>
    <w:rsid w:val="00AA7C80"/>
    <w:rsid w:val="00AA7E3E"/>
    <w:rsid w:val="00AB0043"/>
    <w:rsid w:val="00AB09EC"/>
    <w:rsid w:val="00AB0B6E"/>
    <w:rsid w:val="00AB0DB8"/>
    <w:rsid w:val="00AB0E9D"/>
    <w:rsid w:val="00AB173A"/>
    <w:rsid w:val="00AB17CD"/>
    <w:rsid w:val="00AB1C89"/>
    <w:rsid w:val="00AB1D73"/>
    <w:rsid w:val="00AB1F2A"/>
    <w:rsid w:val="00AB22E6"/>
    <w:rsid w:val="00AB26EA"/>
    <w:rsid w:val="00AB2802"/>
    <w:rsid w:val="00AB2E19"/>
    <w:rsid w:val="00AB335A"/>
    <w:rsid w:val="00AB35A8"/>
    <w:rsid w:val="00AB35A9"/>
    <w:rsid w:val="00AB3B84"/>
    <w:rsid w:val="00AB3D89"/>
    <w:rsid w:val="00AB42F8"/>
    <w:rsid w:val="00AB4364"/>
    <w:rsid w:val="00AB43C2"/>
    <w:rsid w:val="00AB45C0"/>
    <w:rsid w:val="00AB483A"/>
    <w:rsid w:val="00AB48B5"/>
    <w:rsid w:val="00AB4AD2"/>
    <w:rsid w:val="00AB4D28"/>
    <w:rsid w:val="00AB4DC1"/>
    <w:rsid w:val="00AB4EBC"/>
    <w:rsid w:val="00AB53A5"/>
    <w:rsid w:val="00AB556D"/>
    <w:rsid w:val="00AB579C"/>
    <w:rsid w:val="00AB5B21"/>
    <w:rsid w:val="00AB5D04"/>
    <w:rsid w:val="00AB5F4D"/>
    <w:rsid w:val="00AB62CD"/>
    <w:rsid w:val="00AB6422"/>
    <w:rsid w:val="00AB6468"/>
    <w:rsid w:val="00AB6630"/>
    <w:rsid w:val="00AB6905"/>
    <w:rsid w:val="00AB6A0F"/>
    <w:rsid w:val="00AB6A50"/>
    <w:rsid w:val="00AB6CD5"/>
    <w:rsid w:val="00AB6E6A"/>
    <w:rsid w:val="00AB7281"/>
    <w:rsid w:val="00AB738E"/>
    <w:rsid w:val="00AB74D0"/>
    <w:rsid w:val="00AB78D6"/>
    <w:rsid w:val="00AB7988"/>
    <w:rsid w:val="00AB7BB8"/>
    <w:rsid w:val="00AB7DBD"/>
    <w:rsid w:val="00AB7FA5"/>
    <w:rsid w:val="00AB7FB1"/>
    <w:rsid w:val="00AC0574"/>
    <w:rsid w:val="00AC083B"/>
    <w:rsid w:val="00AC0B37"/>
    <w:rsid w:val="00AC0BC1"/>
    <w:rsid w:val="00AC0E29"/>
    <w:rsid w:val="00AC1006"/>
    <w:rsid w:val="00AC115D"/>
    <w:rsid w:val="00AC170F"/>
    <w:rsid w:val="00AC19C9"/>
    <w:rsid w:val="00AC1A5F"/>
    <w:rsid w:val="00AC1F33"/>
    <w:rsid w:val="00AC21F3"/>
    <w:rsid w:val="00AC2341"/>
    <w:rsid w:val="00AC236C"/>
    <w:rsid w:val="00AC270C"/>
    <w:rsid w:val="00AC289C"/>
    <w:rsid w:val="00AC28EA"/>
    <w:rsid w:val="00AC290C"/>
    <w:rsid w:val="00AC2999"/>
    <w:rsid w:val="00AC2EC4"/>
    <w:rsid w:val="00AC2F5D"/>
    <w:rsid w:val="00AC368A"/>
    <w:rsid w:val="00AC37F6"/>
    <w:rsid w:val="00AC39E9"/>
    <w:rsid w:val="00AC416A"/>
    <w:rsid w:val="00AC4316"/>
    <w:rsid w:val="00AC4750"/>
    <w:rsid w:val="00AC494F"/>
    <w:rsid w:val="00AC49CC"/>
    <w:rsid w:val="00AC49E9"/>
    <w:rsid w:val="00AC4AF1"/>
    <w:rsid w:val="00AC4D47"/>
    <w:rsid w:val="00AC4EC2"/>
    <w:rsid w:val="00AC52B8"/>
    <w:rsid w:val="00AC5D6F"/>
    <w:rsid w:val="00AC625B"/>
    <w:rsid w:val="00AC65D5"/>
    <w:rsid w:val="00AC6C26"/>
    <w:rsid w:val="00AC6CA5"/>
    <w:rsid w:val="00AC6D5B"/>
    <w:rsid w:val="00AC73BE"/>
    <w:rsid w:val="00AC7724"/>
    <w:rsid w:val="00AC7927"/>
    <w:rsid w:val="00AC7B99"/>
    <w:rsid w:val="00AC7FB2"/>
    <w:rsid w:val="00AD0118"/>
    <w:rsid w:val="00AD0130"/>
    <w:rsid w:val="00AD0391"/>
    <w:rsid w:val="00AD0583"/>
    <w:rsid w:val="00AD070E"/>
    <w:rsid w:val="00AD11B6"/>
    <w:rsid w:val="00AD11DD"/>
    <w:rsid w:val="00AD1278"/>
    <w:rsid w:val="00AD163E"/>
    <w:rsid w:val="00AD1AD7"/>
    <w:rsid w:val="00AD22C1"/>
    <w:rsid w:val="00AD2B23"/>
    <w:rsid w:val="00AD3072"/>
    <w:rsid w:val="00AD3271"/>
    <w:rsid w:val="00AD3527"/>
    <w:rsid w:val="00AD3771"/>
    <w:rsid w:val="00AD3782"/>
    <w:rsid w:val="00AD37D2"/>
    <w:rsid w:val="00AD3B96"/>
    <w:rsid w:val="00AD3F7B"/>
    <w:rsid w:val="00AD3FE9"/>
    <w:rsid w:val="00AD42AD"/>
    <w:rsid w:val="00AD45E0"/>
    <w:rsid w:val="00AD461C"/>
    <w:rsid w:val="00AD4786"/>
    <w:rsid w:val="00AD482C"/>
    <w:rsid w:val="00AD4C79"/>
    <w:rsid w:val="00AD54CB"/>
    <w:rsid w:val="00AD564E"/>
    <w:rsid w:val="00AD581C"/>
    <w:rsid w:val="00AD583E"/>
    <w:rsid w:val="00AD59D7"/>
    <w:rsid w:val="00AD5A14"/>
    <w:rsid w:val="00AD5BFA"/>
    <w:rsid w:val="00AD5CD0"/>
    <w:rsid w:val="00AD5E47"/>
    <w:rsid w:val="00AD603A"/>
    <w:rsid w:val="00AD65F9"/>
    <w:rsid w:val="00AD674F"/>
    <w:rsid w:val="00AD6791"/>
    <w:rsid w:val="00AD6D4C"/>
    <w:rsid w:val="00AD6DE9"/>
    <w:rsid w:val="00AD6F00"/>
    <w:rsid w:val="00AD6F2B"/>
    <w:rsid w:val="00AD6FF5"/>
    <w:rsid w:val="00AD7115"/>
    <w:rsid w:val="00AD7131"/>
    <w:rsid w:val="00AD71B1"/>
    <w:rsid w:val="00AD725C"/>
    <w:rsid w:val="00AD72E0"/>
    <w:rsid w:val="00AD7478"/>
    <w:rsid w:val="00AD749A"/>
    <w:rsid w:val="00AD74C5"/>
    <w:rsid w:val="00AD7569"/>
    <w:rsid w:val="00AD763E"/>
    <w:rsid w:val="00AE05FD"/>
    <w:rsid w:val="00AE06E9"/>
    <w:rsid w:val="00AE070E"/>
    <w:rsid w:val="00AE0C2D"/>
    <w:rsid w:val="00AE0EFB"/>
    <w:rsid w:val="00AE120F"/>
    <w:rsid w:val="00AE1219"/>
    <w:rsid w:val="00AE188D"/>
    <w:rsid w:val="00AE1C09"/>
    <w:rsid w:val="00AE1DCB"/>
    <w:rsid w:val="00AE1F25"/>
    <w:rsid w:val="00AE2231"/>
    <w:rsid w:val="00AE2274"/>
    <w:rsid w:val="00AE2352"/>
    <w:rsid w:val="00AE2389"/>
    <w:rsid w:val="00AE2474"/>
    <w:rsid w:val="00AE24F5"/>
    <w:rsid w:val="00AE2505"/>
    <w:rsid w:val="00AE2640"/>
    <w:rsid w:val="00AE2749"/>
    <w:rsid w:val="00AE2874"/>
    <w:rsid w:val="00AE2929"/>
    <w:rsid w:val="00AE2A62"/>
    <w:rsid w:val="00AE2D10"/>
    <w:rsid w:val="00AE2E44"/>
    <w:rsid w:val="00AE2EBD"/>
    <w:rsid w:val="00AE2F75"/>
    <w:rsid w:val="00AE32DD"/>
    <w:rsid w:val="00AE33AC"/>
    <w:rsid w:val="00AE3823"/>
    <w:rsid w:val="00AE38F1"/>
    <w:rsid w:val="00AE39DE"/>
    <w:rsid w:val="00AE3A30"/>
    <w:rsid w:val="00AE3ECE"/>
    <w:rsid w:val="00AE3FFA"/>
    <w:rsid w:val="00AE4A94"/>
    <w:rsid w:val="00AE4CEF"/>
    <w:rsid w:val="00AE4D2C"/>
    <w:rsid w:val="00AE5089"/>
    <w:rsid w:val="00AE50AE"/>
    <w:rsid w:val="00AE557E"/>
    <w:rsid w:val="00AE5595"/>
    <w:rsid w:val="00AE5AE5"/>
    <w:rsid w:val="00AE68BC"/>
    <w:rsid w:val="00AE6D08"/>
    <w:rsid w:val="00AE71E2"/>
    <w:rsid w:val="00AE7399"/>
    <w:rsid w:val="00AE76C9"/>
    <w:rsid w:val="00AE7BE6"/>
    <w:rsid w:val="00AF0279"/>
    <w:rsid w:val="00AF05AC"/>
    <w:rsid w:val="00AF05BB"/>
    <w:rsid w:val="00AF0987"/>
    <w:rsid w:val="00AF099E"/>
    <w:rsid w:val="00AF09C3"/>
    <w:rsid w:val="00AF0A80"/>
    <w:rsid w:val="00AF0C3F"/>
    <w:rsid w:val="00AF0FF8"/>
    <w:rsid w:val="00AF1107"/>
    <w:rsid w:val="00AF11BE"/>
    <w:rsid w:val="00AF1E19"/>
    <w:rsid w:val="00AF1F16"/>
    <w:rsid w:val="00AF24C9"/>
    <w:rsid w:val="00AF2D65"/>
    <w:rsid w:val="00AF2FF5"/>
    <w:rsid w:val="00AF349C"/>
    <w:rsid w:val="00AF34AA"/>
    <w:rsid w:val="00AF35F7"/>
    <w:rsid w:val="00AF389A"/>
    <w:rsid w:val="00AF390E"/>
    <w:rsid w:val="00AF4139"/>
    <w:rsid w:val="00AF42A7"/>
    <w:rsid w:val="00AF4419"/>
    <w:rsid w:val="00AF44FD"/>
    <w:rsid w:val="00AF456C"/>
    <w:rsid w:val="00AF473E"/>
    <w:rsid w:val="00AF4797"/>
    <w:rsid w:val="00AF4FDB"/>
    <w:rsid w:val="00AF615B"/>
    <w:rsid w:val="00AF649D"/>
    <w:rsid w:val="00AF65A5"/>
    <w:rsid w:val="00AF65AD"/>
    <w:rsid w:val="00AF6BEC"/>
    <w:rsid w:val="00AF6DEF"/>
    <w:rsid w:val="00AF730A"/>
    <w:rsid w:val="00AF7447"/>
    <w:rsid w:val="00AF76A3"/>
    <w:rsid w:val="00AF7883"/>
    <w:rsid w:val="00AF78F2"/>
    <w:rsid w:val="00AF790A"/>
    <w:rsid w:val="00B00345"/>
    <w:rsid w:val="00B00421"/>
    <w:rsid w:val="00B0087A"/>
    <w:rsid w:val="00B00A3F"/>
    <w:rsid w:val="00B00AAD"/>
    <w:rsid w:val="00B00ADA"/>
    <w:rsid w:val="00B00FAD"/>
    <w:rsid w:val="00B01642"/>
    <w:rsid w:val="00B01D15"/>
    <w:rsid w:val="00B01E48"/>
    <w:rsid w:val="00B0207E"/>
    <w:rsid w:val="00B02096"/>
    <w:rsid w:val="00B0263F"/>
    <w:rsid w:val="00B0284B"/>
    <w:rsid w:val="00B02921"/>
    <w:rsid w:val="00B02B28"/>
    <w:rsid w:val="00B02BDC"/>
    <w:rsid w:val="00B02EB9"/>
    <w:rsid w:val="00B030A4"/>
    <w:rsid w:val="00B034D9"/>
    <w:rsid w:val="00B035D9"/>
    <w:rsid w:val="00B0363B"/>
    <w:rsid w:val="00B03D38"/>
    <w:rsid w:val="00B04186"/>
    <w:rsid w:val="00B04357"/>
    <w:rsid w:val="00B0436D"/>
    <w:rsid w:val="00B04429"/>
    <w:rsid w:val="00B046B1"/>
    <w:rsid w:val="00B04A4A"/>
    <w:rsid w:val="00B04B21"/>
    <w:rsid w:val="00B04D13"/>
    <w:rsid w:val="00B0547E"/>
    <w:rsid w:val="00B05480"/>
    <w:rsid w:val="00B054FD"/>
    <w:rsid w:val="00B0571F"/>
    <w:rsid w:val="00B05A68"/>
    <w:rsid w:val="00B05A86"/>
    <w:rsid w:val="00B05C4E"/>
    <w:rsid w:val="00B05D06"/>
    <w:rsid w:val="00B05FD4"/>
    <w:rsid w:val="00B060E1"/>
    <w:rsid w:val="00B0614A"/>
    <w:rsid w:val="00B06153"/>
    <w:rsid w:val="00B064DC"/>
    <w:rsid w:val="00B065B7"/>
    <w:rsid w:val="00B066B0"/>
    <w:rsid w:val="00B0670C"/>
    <w:rsid w:val="00B067B0"/>
    <w:rsid w:val="00B06AE0"/>
    <w:rsid w:val="00B06BD1"/>
    <w:rsid w:val="00B06ED1"/>
    <w:rsid w:val="00B07AE1"/>
    <w:rsid w:val="00B07C07"/>
    <w:rsid w:val="00B07D04"/>
    <w:rsid w:val="00B1002A"/>
    <w:rsid w:val="00B1067A"/>
    <w:rsid w:val="00B1069E"/>
    <w:rsid w:val="00B10B32"/>
    <w:rsid w:val="00B10BB9"/>
    <w:rsid w:val="00B10DE4"/>
    <w:rsid w:val="00B11332"/>
    <w:rsid w:val="00B11472"/>
    <w:rsid w:val="00B11592"/>
    <w:rsid w:val="00B115DE"/>
    <w:rsid w:val="00B11B74"/>
    <w:rsid w:val="00B11C33"/>
    <w:rsid w:val="00B11EA3"/>
    <w:rsid w:val="00B11FDF"/>
    <w:rsid w:val="00B12058"/>
    <w:rsid w:val="00B120A4"/>
    <w:rsid w:val="00B127F7"/>
    <w:rsid w:val="00B12C19"/>
    <w:rsid w:val="00B12E3D"/>
    <w:rsid w:val="00B12EBA"/>
    <w:rsid w:val="00B12ED3"/>
    <w:rsid w:val="00B12F42"/>
    <w:rsid w:val="00B131AD"/>
    <w:rsid w:val="00B1369A"/>
    <w:rsid w:val="00B13741"/>
    <w:rsid w:val="00B13945"/>
    <w:rsid w:val="00B13C0D"/>
    <w:rsid w:val="00B13DE3"/>
    <w:rsid w:val="00B13FC4"/>
    <w:rsid w:val="00B14022"/>
    <w:rsid w:val="00B141BD"/>
    <w:rsid w:val="00B14DC2"/>
    <w:rsid w:val="00B14DFF"/>
    <w:rsid w:val="00B14EA2"/>
    <w:rsid w:val="00B150E9"/>
    <w:rsid w:val="00B153B3"/>
    <w:rsid w:val="00B153BB"/>
    <w:rsid w:val="00B1556D"/>
    <w:rsid w:val="00B15651"/>
    <w:rsid w:val="00B158C2"/>
    <w:rsid w:val="00B15969"/>
    <w:rsid w:val="00B15CC7"/>
    <w:rsid w:val="00B16366"/>
    <w:rsid w:val="00B1642B"/>
    <w:rsid w:val="00B16444"/>
    <w:rsid w:val="00B166D7"/>
    <w:rsid w:val="00B16AB1"/>
    <w:rsid w:val="00B16ADB"/>
    <w:rsid w:val="00B16CED"/>
    <w:rsid w:val="00B16E38"/>
    <w:rsid w:val="00B1706F"/>
    <w:rsid w:val="00B1730C"/>
    <w:rsid w:val="00B17398"/>
    <w:rsid w:val="00B17AA4"/>
    <w:rsid w:val="00B17AA5"/>
    <w:rsid w:val="00B20393"/>
    <w:rsid w:val="00B2088A"/>
    <w:rsid w:val="00B2098A"/>
    <w:rsid w:val="00B21142"/>
    <w:rsid w:val="00B212EB"/>
    <w:rsid w:val="00B21369"/>
    <w:rsid w:val="00B213A9"/>
    <w:rsid w:val="00B21824"/>
    <w:rsid w:val="00B2187B"/>
    <w:rsid w:val="00B21AE2"/>
    <w:rsid w:val="00B21DB9"/>
    <w:rsid w:val="00B21E87"/>
    <w:rsid w:val="00B2287A"/>
    <w:rsid w:val="00B230CC"/>
    <w:rsid w:val="00B2363C"/>
    <w:rsid w:val="00B23AB6"/>
    <w:rsid w:val="00B23E26"/>
    <w:rsid w:val="00B2408A"/>
    <w:rsid w:val="00B240AF"/>
    <w:rsid w:val="00B242A8"/>
    <w:rsid w:val="00B242B2"/>
    <w:rsid w:val="00B24542"/>
    <w:rsid w:val="00B245A7"/>
    <w:rsid w:val="00B24634"/>
    <w:rsid w:val="00B24CCE"/>
    <w:rsid w:val="00B250D8"/>
    <w:rsid w:val="00B2521C"/>
    <w:rsid w:val="00B25234"/>
    <w:rsid w:val="00B2545A"/>
    <w:rsid w:val="00B25628"/>
    <w:rsid w:val="00B257BB"/>
    <w:rsid w:val="00B25808"/>
    <w:rsid w:val="00B258B1"/>
    <w:rsid w:val="00B25915"/>
    <w:rsid w:val="00B25C71"/>
    <w:rsid w:val="00B25CCD"/>
    <w:rsid w:val="00B25D5D"/>
    <w:rsid w:val="00B26441"/>
    <w:rsid w:val="00B266AE"/>
    <w:rsid w:val="00B2685F"/>
    <w:rsid w:val="00B26947"/>
    <w:rsid w:val="00B26BB1"/>
    <w:rsid w:val="00B2750F"/>
    <w:rsid w:val="00B2757D"/>
    <w:rsid w:val="00B276B0"/>
    <w:rsid w:val="00B278DE"/>
    <w:rsid w:val="00B27B5E"/>
    <w:rsid w:val="00B27FF8"/>
    <w:rsid w:val="00B30137"/>
    <w:rsid w:val="00B3014E"/>
    <w:rsid w:val="00B30310"/>
    <w:rsid w:val="00B3032D"/>
    <w:rsid w:val="00B307F2"/>
    <w:rsid w:val="00B308AC"/>
    <w:rsid w:val="00B309C0"/>
    <w:rsid w:val="00B30A48"/>
    <w:rsid w:val="00B30E44"/>
    <w:rsid w:val="00B30F48"/>
    <w:rsid w:val="00B31295"/>
    <w:rsid w:val="00B312FD"/>
    <w:rsid w:val="00B315BB"/>
    <w:rsid w:val="00B31702"/>
    <w:rsid w:val="00B31868"/>
    <w:rsid w:val="00B32371"/>
    <w:rsid w:val="00B3262B"/>
    <w:rsid w:val="00B3274D"/>
    <w:rsid w:val="00B32858"/>
    <w:rsid w:val="00B32A0D"/>
    <w:rsid w:val="00B32A42"/>
    <w:rsid w:val="00B32AEA"/>
    <w:rsid w:val="00B32DE3"/>
    <w:rsid w:val="00B32F2F"/>
    <w:rsid w:val="00B32FBE"/>
    <w:rsid w:val="00B33777"/>
    <w:rsid w:val="00B337FB"/>
    <w:rsid w:val="00B33E73"/>
    <w:rsid w:val="00B34C01"/>
    <w:rsid w:val="00B34D0A"/>
    <w:rsid w:val="00B353A0"/>
    <w:rsid w:val="00B36258"/>
    <w:rsid w:val="00B36304"/>
    <w:rsid w:val="00B369B3"/>
    <w:rsid w:val="00B36E0D"/>
    <w:rsid w:val="00B374B6"/>
    <w:rsid w:val="00B37672"/>
    <w:rsid w:val="00B37A16"/>
    <w:rsid w:val="00B40986"/>
    <w:rsid w:val="00B40AC3"/>
    <w:rsid w:val="00B40B65"/>
    <w:rsid w:val="00B410D7"/>
    <w:rsid w:val="00B41434"/>
    <w:rsid w:val="00B41827"/>
    <w:rsid w:val="00B418E5"/>
    <w:rsid w:val="00B41B4D"/>
    <w:rsid w:val="00B4202F"/>
    <w:rsid w:val="00B422D4"/>
    <w:rsid w:val="00B424F5"/>
    <w:rsid w:val="00B4260F"/>
    <w:rsid w:val="00B426A0"/>
    <w:rsid w:val="00B42A7C"/>
    <w:rsid w:val="00B42BBD"/>
    <w:rsid w:val="00B42D6D"/>
    <w:rsid w:val="00B42DF6"/>
    <w:rsid w:val="00B42E8F"/>
    <w:rsid w:val="00B42EA8"/>
    <w:rsid w:val="00B42F51"/>
    <w:rsid w:val="00B4329C"/>
    <w:rsid w:val="00B434DD"/>
    <w:rsid w:val="00B43669"/>
    <w:rsid w:val="00B4374B"/>
    <w:rsid w:val="00B4377F"/>
    <w:rsid w:val="00B4394B"/>
    <w:rsid w:val="00B43C64"/>
    <w:rsid w:val="00B4422C"/>
    <w:rsid w:val="00B442FA"/>
    <w:rsid w:val="00B4433F"/>
    <w:rsid w:val="00B445CC"/>
    <w:rsid w:val="00B4471B"/>
    <w:rsid w:val="00B4471D"/>
    <w:rsid w:val="00B448BE"/>
    <w:rsid w:val="00B44E99"/>
    <w:rsid w:val="00B44ECE"/>
    <w:rsid w:val="00B452E3"/>
    <w:rsid w:val="00B45A83"/>
    <w:rsid w:val="00B45ADA"/>
    <w:rsid w:val="00B45D3C"/>
    <w:rsid w:val="00B45F0C"/>
    <w:rsid w:val="00B46097"/>
    <w:rsid w:val="00B461FC"/>
    <w:rsid w:val="00B46260"/>
    <w:rsid w:val="00B4626A"/>
    <w:rsid w:val="00B46279"/>
    <w:rsid w:val="00B467C0"/>
    <w:rsid w:val="00B470DC"/>
    <w:rsid w:val="00B4723A"/>
    <w:rsid w:val="00B4781E"/>
    <w:rsid w:val="00B479CD"/>
    <w:rsid w:val="00B479F5"/>
    <w:rsid w:val="00B47DFB"/>
    <w:rsid w:val="00B50572"/>
    <w:rsid w:val="00B50822"/>
    <w:rsid w:val="00B50912"/>
    <w:rsid w:val="00B50CD0"/>
    <w:rsid w:val="00B50E79"/>
    <w:rsid w:val="00B50F77"/>
    <w:rsid w:val="00B515AD"/>
    <w:rsid w:val="00B5171A"/>
    <w:rsid w:val="00B517C6"/>
    <w:rsid w:val="00B519EB"/>
    <w:rsid w:val="00B51BAD"/>
    <w:rsid w:val="00B51C3B"/>
    <w:rsid w:val="00B51EC2"/>
    <w:rsid w:val="00B52059"/>
    <w:rsid w:val="00B521ED"/>
    <w:rsid w:val="00B5232B"/>
    <w:rsid w:val="00B523F1"/>
    <w:rsid w:val="00B52410"/>
    <w:rsid w:val="00B525A9"/>
    <w:rsid w:val="00B526C2"/>
    <w:rsid w:val="00B52931"/>
    <w:rsid w:val="00B52B2A"/>
    <w:rsid w:val="00B52C29"/>
    <w:rsid w:val="00B52E32"/>
    <w:rsid w:val="00B53030"/>
    <w:rsid w:val="00B534AF"/>
    <w:rsid w:val="00B5369A"/>
    <w:rsid w:val="00B5372B"/>
    <w:rsid w:val="00B53813"/>
    <w:rsid w:val="00B53887"/>
    <w:rsid w:val="00B53910"/>
    <w:rsid w:val="00B5424A"/>
    <w:rsid w:val="00B54394"/>
    <w:rsid w:val="00B54C5D"/>
    <w:rsid w:val="00B54E29"/>
    <w:rsid w:val="00B55490"/>
    <w:rsid w:val="00B55587"/>
    <w:rsid w:val="00B5590E"/>
    <w:rsid w:val="00B55D96"/>
    <w:rsid w:val="00B55FC6"/>
    <w:rsid w:val="00B5605D"/>
    <w:rsid w:val="00B56867"/>
    <w:rsid w:val="00B56884"/>
    <w:rsid w:val="00B569A7"/>
    <w:rsid w:val="00B569D1"/>
    <w:rsid w:val="00B56BB7"/>
    <w:rsid w:val="00B56D63"/>
    <w:rsid w:val="00B56D78"/>
    <w:rsid w:val="00B56DE3"/>
    <w:rsid w:val="00B570C9"/>
    <w:rsid w:val="00B572FD"/>
    <w:rsid w:val="00B57A41"/>
    <w:rsid w:val="00B57D84"/>
    <w:rsid w:val="00B609FB"/>
    <w:rsid w:val="00B60C9C"/>
    <w:rsid w:val="00B60CCB"/>
    <w:rsid w:val="00B61017"/>
    <w:rsid w:val="00B61305"/>
    <w:rsid w:val="00B61343"/>
    <w:rsid w:val="00B613D6"/>
    <w:rsid w:val="00B61517"/>
    <w:rsid w:val="00B61756"/>
    <w:rsid w:val="00B6223E"/>
    <w:rsid w:val="00B62681"/>
    <w:rsid w:val="00B627C0"/>
    <w:rsid w:val="00B627F3"/>
    <w:rsid w:val="00B6287E"/>
    <w:rsid w:val="00B629A6"/>
    <w:rsid w:val="00B63034"/>
    <w:rsid w:val="00B63B17"/>
    <w:rsid w:val="00B63EB7"/>
    <w:rsid w:val="00B64222"/>
    <w:rsid w:val="00B6441E"/>
    <w:rsid w:val="00B64AC3"/>
    <w:rsid w:val="00B64E44"/>
    <w:rsid w:val="00B64FEF"/>
    <w:rsid w:val="00B65563"/>
    <w:rsid w:val="00B65B0B"/>
    <w:rsid w:val="00B65C11"/>
    <w:rsid w:val="00B6603F"/>
    <w:rsid w:val="00B663E8"/>
    <w:rsid w:val="00B66895"/>
    <w:rsid w:val="00B66BE8"/>
    <w:rsid w:val="00B66D21"/>
    <w:rsid w:val="00B66F50"/>
    <w:rsid w:val="00B66F9F"/>
    <w:rsid w:val="00B66FAF"/>
    <w:rsid w:val="00B670C7"/>
    <w:rsid w:val="00B67232"/>
    <w:rsid w:val="00B6735A"/>
    <w:rsid w:val="00B675C2"/>
    <w:rsid w:val="00B6782F"/>
    <w:rsid w:val="00B6784B"/>
    <w:rsid w:val="00B67D26"/>
    <w:rsid w:val="00B67F11"/>
    <w:rsid w:val="00B701F7"/>
    <w:rsid w:val="00B70457"/>
    <w:rsid w:val="00B70515"/>
    <w:rsid w:val="00B70662"/>
    <w:rsid w:val="00B70829"/>
    <w:rsid w:val="00B70EA9"/>
    <w:rsid w:val="00B70F74"/>
    <w:rsid w:val="00B71132"/>
    <w:rsid w:val="00B7160B"/>
    <w:rsid w:val="00B71628"/>
    <w:rsid w:val="00B71AE5"/>
    <w:rsid w:val="00B72D03"/>
    <w:rsid w:val="00B72EC4"/>
    <w:rsid w:val="00B72F58"/>
    <w:rsid w:val="00B73071"/>
    <w:rsid w:val="00B732BB"/>
    <w:rsid w:val="00B73AF9"/>
    <w:rsid w:val="00B73D8E"/>
    <w:rsid w:val="00B7404C"/>
    <w:rsid w:val="00B7460B"/>
    <w:rsid w:val="00B747E4"/>
    <w:rsid w:val="00B7492B"/>
    <w:rsid w:val="00B7527C"/>
    <w:rsid w:val="00B754A6"/>
    <w:rsid w:val="00B75633"/>
    <w:rsid w:val="00B75677"/>
    <w:rsid w:val="00B75737"/>
    <w:rsid w:val="00B76668"/>
    <w:rsid w:val="00B76AB8"/>
    <w:rsid w:val="00B76FFE"/>
    <w:rsid w:val="00B77203"/>
    <w:rsid w:val="00B7754B"/>
    <w:rsid w:val="00B77578"/>
    <w:rsid w:val="00B7766D"/>
    <w:rsid w:val="00B77840"/>
    <w:rsid w:val="00B778A2"/>
    <w:rsid w:val="00B80041"/>
    <w:rsid w:val="00B80320"/>
    <w:rsid w:val="00B80339"/>
    <w:rsid w:val="00B807FA"/>
    <w:rsid w:val="00B8095B"/>
    <w:rsid w:val="00B80B72"/>
    <w:rsid w:val="00B80CD0"/>
    <w:rsid w:val="00B80D4D"/>
    <w:rsid w:val="00B80EFA"/>
    <w:rsid w:val="00B8138A"/>
    <w:rsid w:val="00B81558"/>
    <w:rsid w:val="00B81CE5"/>
    <w:rsid w:val="00B81E29"/>
    <w:rsid w:val="00B82342"/>
    <w:rsid w:val="00B82525"/>
    <w:rsid w:val="00B827B1"/>
    <w:rsid w:val="00B82F40"/>
    <w:rsid w:val="00B83A20"/>
    <w:rsid w:val="00B83E2A"/>
    <w:rsid w:val="00B83F5C"/>
    <w:rsid w:val="00B83FB3"/>
    <w:rsid w:val="00B8430B"/>
    <w:rsid w:val="00B843DF"/>
    <w:rsid w:val="00B845E7"/>
    <w:rsid w:val="00B848CE"/>
    <w:rsid w:val="00B84990"/>
    <w:rsid w:val="00B84C2A"/>
    <w:rsid w:val="00B851BE"/>
    <w:rsid w:val="00B8542A"/>
    <w:rsid w:val="00B8555F"/>
    <w:rsid w:val="00B855AF"/>
    <w:rsid w:val="00B85AE0"/>
    <w:rsid w:val="00B85E5D"/>
    <w:rsid w:val="00B85EDF"/>
    <w:rsid w:val="00B8610D"/>
    <w:rsid w:val="00B862C2"/>
    <w:rsid w:val="00B86382"/>
    <w:rsid w:val="00B86550"/>
    <w:rsid w:val="00B86966"/>
    <w:rsid w:val="00B90039"/>
    <w:rsid w:val="00B90273"/>
    <w:rsid w:val="00B90318"/>
    <w:rsid w:val="00B903CA"/>
    <w:rsid w:val="00B90880"/>
    <w:rsid w:val="00B9096D"/>
    <w:rsid w:val="00B90B75"/>
    <w:rsid w:val="00B90CFB"/>
    <w:rsid w:val="00B90E7A"/>
    <w:rsid w:val="00B911C5"/>
    <w:rsid w:val="00B914E3"/>
    <w:rsid w:val="00B91560"/>
    <w:rsid w:val="00B91621"/>
    <w:rsid w:val="00B9182F"/>
    <w:rsid w:val="00B91B3F"/>
    <w:rsid w:val="00B91C43"/>
    <w:rsid w:val="00B92927"/>
    <w:rsid w:val="00B929AB"/>
    <w:rsid w:val="00B92A89"/>
    <w:rsid w:val="00B92ADB"/>
    <w:rsid w:val="00B92F5D"/>
    <w:rsid w:val="00B93FBF"/>
    <w:rsid w:val="00B9445E"/>
    <w:rsid w:val="00B94A8F"/>
    <w:rsid w:val="00B94AF7"/>
    <w:rsid w:val="00B94BB6"/>
    <w:rsid w:val="00B94CC6"/>
    <w:rsid w:val="00B95330"/>
    <w:rsid w:val="00B95382"/>
    <w:rsid w:val="00B958F6"/>
    <w:rsid w:val="00B95D79"/>
    <w:rsid w:val="00B961F7"/>
    <w:rsid w:val="00B962A7"/>
    <w:rsid w:val="00B96509"/>
    <w:rsid w:val="00B9694E"/>
    <w:rsid w:val="00B975F6"/>
    <w:rsid w:val="00B97665"/>
    <w:rsid w:val="00BA00E6"/>
    <w:rsid w:val="00BA0119"/>
    <w:rsid w:val="00BA0344"/>
    <w:rsid w:val="00BA121C"/>
    <w:rsid w:val="00BA129A"/>
    <w:rsid w:val="00BA135E"/>
    <w:rsid w:val="00BA1361"/>
    <w:rsid w:val="00BA152C"/>
    <w:rsid w:val="00BA16AD"/>
    <w:rsid w:val="00BA1853"/>
    <w:rsid w:val="00BA1B50"/>
    <w:rsid w:val="00BA1E90"/>
    <w:rsid w:val="00BA2194"/>
    <w:rsid w:val="00BA228C"/>
    <w:rsid w:val="00BA249B"/>
    <w:rsid w:val="00BA24AE"/>
    <w:rsid w:val="00BA2525"/>
    <w:rsid w:val="00BA27EF"/>
    <w:rsid w:val="00BA2927"/>
    <w:rsid w:val="00BA2A5C"/>
    <w:rsid w:val="00BA2BA8"/>
    <w:rsid w:val="00BA2BBE"/>
    <w:rsid w:val="00BA2C07"/>
    <w:rsid w:val="00BA2EBB"/>
    <w:rsid w:val="00BA35CC"/>
    <w:rsid w:val="00BA3C84"/>
    <w:rsid w:val="00BA3D1B"/>
    <w:rsid w:val="00BA42EF"/>
    <w:rsid w:val="00BA4813"/>
    <w:rsid w:val="00BA48B2"/>
    <w:rsid w:val="00BA4E70"/>
    <w:rsid w:val="00BA5140"/>
    <w:rsid w:val="00BA53EB"/>
    <w:rsid w:val="00BA59FE"/>
    <w:rsid w:val="00BA5C1D"/>
    <w:rsid w:val="00BA5CA1"/>
    <w:rsid w:val="00BA5F7F"/>
    <w:rsid w:val="00BA626A"/>
    <w:rsid w:val="00BA67B4"/>
    <w:rsid w:val="00BA693A"/>
    <w:rsid w:val="00BA6A75"/>
    <w:rsid w:val="00BA6C7D"/>
    <w:rsid w:val="00BB00A4"/>
    <w:rsid w:val="00BB01ED"/>
    <w:rsid w:val="00BB04F5"/>
    <w:rsid w:val="00BB0971"/>
    <w:rsid w:val="00BB0FD5"/>
    <w:rsid w:val="00BB11FA"/>
    <w:rsid w:val="00BB13A5"/>
    <w:rsid w:val="00BB170A"/>
    <w:rsid w:val="00BB1DAB"/>
    <w:rsid w:val="00BB1E2E"/>
    <w:rsid w:val="00BB24BF"/>
    <w:rsid w:val="00BB251C"/>
    <w:rsid w:val="00BB259A"/>
    <w:rsid w:val="00BB27C5"/>
    <w:rsid w:val="00BB2F28"/>
    <w:rsid w:val="00BB2F62"/>
    <w:rsid w:val="00BB32D4"/>
    <w:rsid w:val="00BB3585"/>
    <w:rsid w:val="00BB35BE"/>
    <w:rsid w:val="00BB362D"/>
    <w:rsid w:val="00BB3B69"/>
    <w:rsid w:val="00BB3E12"/>
    <w:rsid w:val="00BB40F2"/>
    <w:rsid w:val="00BB4233"/>
    <w:rsid w:val="00BB455F"/>
    <w:rsid w:val="00BB4592"/>
    <w:rsid w:val="00BB4BE2"/>
    <w:rsid w:val="00BB4D5A"/>
    <w:rsid w:val="00BB4E1B"/>
    <w:rsid w:val="00BB4EAD"/>
    <w:rsid w:val="00BB4EC7"/>
    <w:rsid w:val="00BB4FBF"/>
    <w:rsid w:val="00BB5182"/>
    <w:rsid w:val="00BB5183"/>
    <w:rsid w:val="00BB51C9"/>
    <w:rsid w:val="00BB5423"/>
    <w:rsid w:val="00BB545E"/>
    <w:rsid w:val="00BB5A8E"/>
    <w:rsid w:val="00BB5ECB"/>
    <w:rsid w:val="00BB60A2"/>
    <w:rsid w:val="00BB6151"/>
    <w:rsid w:val="00BB616D"/>
    <w:rsid w:val="00BB61B4"/>
    <w:rsid w:val="00BB6296"/>
    <w:rsid w:val="00BB6484"/>
    <w:rsid w:val="00BB6525"/>
    <w:rsid w:val="00BB657F"/>
    <w:rsid w:val="00BB6680"/>
    <w:rsid w:val="00BB6A4C"/>
    <w:rsid w:val="00BB6BB6"/>
    <w:rsid w:val="00BB6D86"/>
    <w:rsid w:val="00BB6F7A"/>
    <w:rsid w:val="00BB6FF8"/>
    <w:rsid w:val="00BB75CE"/>
    <w:rsid w:val="00BB75D5"/>
    <w:rsid w:val="00BB76B9"/>
    <w:rsid w:val="00BB7CBB"/>
    <w:rsid w:val="00BB7D38"/>
    <w:rsid w:val="00BC09C4"/>
    <w:rsid w:val="00BC0FBB"/>
    <w:rsid w:val="00BC168F"/>
    <w:rsid w:val="00BC1877"/>
    <w:rsid w:val="00BC1D12"/>
    <w:rsid w:val="00BC1F24"/>
    <w:rsid w:val="00BC21BE"/>
    <w:rsid w:val="00BC2445"/>
    <w:rsid w:val="00BC2598"/>
    <w:rsid w:val="00BC2AA0"/>
    <w:rsid w:val="00BC2D5D"/>
    <w:rsid w:val="00BC2F4A"/>
    <w:rsid w:val="00BC2FB5"/>
    <w:rsid w:val="00BC310F"/>
    <w:rsid w:val="00BC3613"/>
    <w:rsid w:val="00BC3C82"/>
    <w:rsid w:val="00BC3DCD"/>
    <w:rsid w:val="00BC4206"/>
    <w:rsid w:val="00BC458C"/>
    <w:rsid w:val="00BC48F4"/>
    <w:rsid w:val="00BC4A0A"/>
    <w:rsid w:val="00BC4DD4"/>
    <w:rsid w:val="00BC5260"/>
    <w:rsid w:val="00BC5A79"/>
    <w:rsid w:val="00BC5B21"/>
    <w:rsid w:val="00BC5B4F"/>
    <w:rsid w:val="00BC5CF1"/>
    <w:rsid w:val="00BC5EB7"/>
    <w:rsid w:val="00BC5FFC"/>
    <w:rsid w:val="00BC6037"/>
    <w:rsid w:val="00BC6074"/>
    <w:rsid w:val="00BC61DC"/>
    <w:rsid w:val="00BC63CB"/>
    <w:rsid w:val="00BC67A2"/>
    <w:rsid w:val="00BC6C65"/>
    <w:rsid w:val="00BC76FC"/>
    <w:rsid w:val="00BC79B1"/>
    <w:rsid w:val="00BC7A3F"/>
    <w:rsid w:val="00BC7B96"/>
    <w:rsid w:val="00BC7C3C"/>
    <w:rsid w:val="00BD064C"/>
    <w:rsid w:val="00BD0754"/>
    <w:rsid w:val="00BD0939"/>
    <w:rsid w:val="00BD0CD3"/>
    <w:rsid w:val="00BD0DE1"/>
    <w:rsid w:val="00BD1087"/>
    <w:rsid w:val="00BD163C"/>
    <w:rsid w:val="00BD1A48"/>
    <w:rsid w:val="00BD1C49"/>
    <w:rsid w:val="00BD1F13"/>
    <w:rsid w:val="00BD225E"/>
    <w:rsid w:val="00BD2460"/>
    <w:rsid w:val="00BD2717"/>
    <w:rsid w:val="00BD2772"/>
    <w:rsid w:val="00BD2821"/>
    <w:rsid w:val="00BD2AAE"/>
    <w:rsid w:val="00BD309B"/>
    <w:rsid w:val="00BD3B1A"/>
    <w:rsid w:val="00BD3B60"/>
    <w:rsid w:val="00BD3D48"/>
    <w:rsid w:val="00BD3D89"/>
    <w:rsid w:val="00BD404F"/>
    <w:rsid w:val="00BD4239"/>
    <w:rsid w:val="00BD4430"/>
    <w:rsid w:val="00BD457F"/>
    <w:rsid w:val="00BD472E"/>
    <w:rsid w:val="00BD47D1"/>
    <w:rsid w:val="00BD48E9"/>
    <w:rsid w:val="00BD4B7E"/>
    <w:rsid w:val="00BD4DA3"/>
    <w:rsid w:val="00BD5130"/>
    <w:rsid w:val="00BD5144"/>
    <w:rsid w:val="00BD53D7"/>
    <w:rsid w:val="00BD57C5"/>
    <w:rsid w:val="00BD59CE"/>
    <w:rsid w:val="00BD5A02"/>
    <w:rsid w:val="00BD5C44"/>
    <w:rsid w:val="00BD5D98"/>
    <w:rsid w:val="00BD5F95"/>
    <w:rsid w:val="00BD6034"/>
    <w:rsid w:val="00BD64FF"/>
    <w:rsid w:val="00BD6677"/>
    <w:rsid w:val="00BD686D"/>
    <w:rsid w:val="00BD6927"/>
    <w:rsid w:val="00BD6CFE"/>
    <w:rsid w:val="00BD6D11"/>
    <w:rsid w:val="00BD7650"/>
    <w:rsid w:val="00BD788E"/>
    <w:rsid w:val="00BD7DC1"/>
    <w:rsid w:val="00BD7DDC"/>
    <w:rsid w:val="00BD7EF1"/>
    <w:rsid w:val="00BD7F0B"/>
    <w:rsid w:val="00BD7F5D"/>
    <w:rsid w:val="00BD7FEC"/>
    <w:rsid w:val="00BE04AE"/>
    <w:rsid w:val="00BE06C4"/>
    <w:rsid w:val="00BE0865"/>
    <w:rsid w:val="00BE09D6"/>
    <w:rsid w:val="00BE0A38"/>
    <w:rsid w:val="00BE0A4D"/>
    <w:rsid w:val="00BE0D77"/>
    <w:rsid w:val="00BE0E85"/>
    <w:rsid w:val="00BE0F91"/>
    <w:rsid w:val="00BE1008"/>
    <w:rsid w:val="00BE129E"/>
    <w:rsid w:val="00BE13CA"/>
    <w:rsid w:val="00BE14B7"/>
    <w:rsid w:val="00BE1625"/>
    <w:rsid w:val="00BE1755"/>
    <w:rsid w:val="00BE1A2A"/>
    <w:rsid w:val="00BE1A86"/>
    <w:rsid w:val="00BE1DCC"/>
    <w:rsid w:val="00BE1EDC"/>
    <w:rsid w:val="00BE230B"/>
    <w:rsid w:val="00BE26C1"/>
    <w:rsid w:val="00BE27CC"/>
    <w:rsid w:val="00BE2A4D"/>
    <w:rsid w:val="00BE2B2B"/>
    <w:rsid w:val="00BE2BC8"/>
    <w:rsid w:val="00BE2E7C"/>
    <w:rsid w:val="00BE34D6"/>
    <w:rsid w:val="00BE36DB"/>
    <w:rsid w:val="00BE37B5"/>
    <w:rsid w:val="00BE3B16"/>
    <w:rsid w:val="00BE3B80"/>
    <w:rsid w:val="00BE3BE8"/>
    <w:rsid w:val="00BE3EE3"/>
    <w:rsid w:val="00BE428A"/>
    <w:rsid w:val="00BE428F"/>
    <w:rsid w:val="00BE44C5"/>
    <w:rsid w:val="00BE4894"/>
    <w:rsid w:val="00BE5074"/>
    <w:rsid w:val="00BE50C4"/>
    <w:rsid w:val="00BE523C"/>
    <w:rsid w:val="00BE5288"/>
    <w:rsid w:val="00BE5555"/>
    <w:rsid w:val="00BE5608"/>
    <w:rsid w:val="00BE59B3"/>
    <w:rsid w:val="00BE59E6"/>
    <w:rsid w:val="00BE5B2A"/>
    <w:rsid w:val="00BE5CE9"/>
    <w:rsid w:val="00BE5EE5"/>
    <w:rsid w:val="00BE643F"/>
    <w:rsid w:val="00BE6746"/>
    <w:rsid w:val="00BE6909"/>
    <w:rsid w:val="00BE6E9C"/>
    <w:rsid w:val="00BE6F2B"/>
    <w:rsid w:val="00BE6FC5"/>
    <w:rsid w:val="00BE7115"/>
    <w:rsid w:val="00BE71F0"/>
    <w:rsid w:val="00BE743A"/>
    <w:rsid w:val="00BE7455"/>
    <w:rsid w:val="00BE781D"/>
    <w:rsid w:val="00BE7B5C"/>
    <w:rsid w:val="00BE7BB5"/>
    <w:rsid w:val="00BE7C8F"/>
    <w:rsid w:val="00BE7EAA"/>
    <w:rsid w:val="00BF02D0"/>
    <w:rsid w:val="00BF035F"/>
    <w:rsid w:val="00BF0522"/>
    <w:rsid w:val="00BF07E6"/>
    <w:rsid w:val="00BF0E48"/>
    <w:rsid w:val="00BF0EAC"/>
    <w:rsid w:val="00BF0F46"/>
    <w:rsid w:val="00BF12BC"/>
    <w:rsid w:val="00BF1614"/>
    <w:rsid w:val="00BF18B3"/>
    <w:rsid w:val="00BF1ACF"/>
    <w:rsid w:val="00BF1FBD"/>
    <w:rsid w:val="00BF206E"/>
    <w:rsid w:val="00BF2E2E"/>
    <w:rsid w:val="00BF2F67"/>
    <w:rsid w:val="00BF3330"/>
    <w:rsid w:val="00BF3332"/>
    <w:rsid w:val="00BF33EF"/>
    <w:rsid w:val="00BF3A7A"/>
    <w:rsid w:val="00BF4217"/>
    <w:rsid w:val="00BF4313"/>
    <w:rsid w:val="00BF43F8"/>
    <w:rsid w:val="00BF4584"/>
    <w:rsid w:val="00BF487A"/>
    <w:rsid w:val="00BF4A30"/>
    <w:rsid w:val="00BF4F01"/>
    <w:rsid w:val="00BF50AA"/>
    <w:rsid w:val="00BF52AB"/>
    <w:rsid w:val="00BF564B"/>
    <w:rsid w:val="00BF572F"/>
    <w:rsid w:val="00BF57B1"/>
    <w:rsid w:val="00BF5830"/>
    <w:rsid w:val="00BF5D72"/>
    <w:rsid w:val="00BF5E95"/>
    <w:rsid w:val="00BF613D"/>
    <w:rsid w:val="00BF631B"/>
    <w:rsid w:val="00BF6431"/>
    <w:rsid w:val="00BF6B43"/>
    <w:rsid w:val="00BF6D0B"/>
    <w:rsid w:val="00BF7086"/>
    <w:rsid w:val="00BF7263"/>
    <w:rsid w:val="00BF7543"/>
    <w:rsid w:val="00BF75CF"/>
    <w:rsid w:val="00BF774F"/>
    <w:rsid w:val="00BF7872"/>
    <w:rsid w:val="00BF7BE0"/>
    <w:rsid w:val="00BF7C08"/>
    <w:rsid w:val="00BF7D60"/>
    <w:rsid w:val="00C0040C"/>
    <w:rsid w:val="00C00496"/>
    <w:rsid w:val="00C0052C"/>
    <w:rsid w:val="00C0074D"/>
    <w:rsid w:val="00C00BE2"/>
    <w:rsid w:val="00C00C40"/>
    <w:rsid w:val="00C00CD0"/>
    <w:rsid w:val="00C00CD1"/>
    <w:rsid w:val="00C01092"/>
    <w:rsid w:val="00C0116A"/>
    <w:rsid w:val="00C011E1"/>
    <w:rsid w:val="00C01234"/>
    <w:rsid w:val="00C01241"/>
    <w:rsid w:val="00C01558"/>
    <w:rsid w:val="00C01A63"/>
    <w:rsid w:val="00C01AAC"/>
    <w:rsid w:val="00C0224C"/>
    <w:rsid w:val="00C023D5"/>
    <w:rsid w:val="00C02662"/>
    <w:rsid w:val="00C02720"/>
    <w:rsid w:val="00C02723"/>
    <w:rsid w:val="00C02891"/>
    <w:rsid w:val="00C02C5F"/>
    <w:rsid w:val="00C03D80"/>
    <w:rsid w:val="00C03E67"/>
    <w:rsid w:val="00C04414"/>
    <w:rsid w:val="00C044B0"/>
    <w:rsid w:val="00C04672"/>
    <w:rsid w:val="00C04722"/>
    <w:rsid w:val="00C049D3"/>
    <w:rsid w:val="00C04CF6"/>
    <w:rsid w:val="00C04E5F"/>
    <w:rsid w:val="00C04E9E"/>
    <w:rsid w:val="00C04F07"/>
    <w:rsid w:val="00C05001"/>
    <w:rsid w:val="00C05292"/>
    <w:rsid w:val="00C05350"/>
    <w:rsid w:val="00C0553C"/>
    <w:rsid w:val="00C05578"/>
    <w:rsid w:val="00C0582F"/>
    <w:rsid w:val="00C05C79"/>
    <w:rsid w:val="00C05CDF"/>
    <w:rsid w:val="00C05D10"/>
    <w:rsid w:val="00C05E30"/>
    <w:rsid w:val="00C05E91"/>
    <w:rsid w:val="00C06049"/>
    <w:rsid w:val="00C060E8"/>
    <w:rsid w:val="00C061B2"/>
    <w:rsid w:val="00C06342"/>
    <w:rsid w:val="00C06651"/>
    <w:rsid w:val="00C06912"/>
    <w:rsid w:val="00C06BEE"/>
    <w:rsid w:val="00C06CFE"/>
    <w:rsid w:val="00C07143"/>
    <w:rsid w:val="00C076B8"/>
    <w:rsid w:val="00C0797F"/>
    <w:rsid w:val="00C079EC"/>
    <w:rsid w:val="00C10109"/>
    <w:rsid w:val="00C10440"/>
    <w:rsid w:val="00C1060E"/>
    <w:rsid w:val="00C10905"/>
    <w:rsid w:val="00C1094F"/>
    <w:rsid w:val="00C11053"/>
    <w:rsid w:val="00C11144"/>
    <w:rsid w:val="00C112AF"/>
    <w:rsid w:val="00C116DB"/>
    <w:rsid w:val="00C11B88"/>
    <w:rsid w:val="00C12149"/>
    <w:rsid w:val="00C1287F"/>
    <w:rsid w:val="00C12980"/>
    <w:rsid w:val="00C1299E"/>
    <w:rsid w:val="00C12A8E"/>
    <w:rsid w:val="00C12AD6"/>
    <w:rsid w:val="00C12FEB"/>
    <w:rsid w:val="00C1341B"/>
    <w:rsid w:val="00C135F0"/>
    <w:rsid w:val="00C13C9A"/>
    <w:rsid w:val="00C13CB3"/>
    <w:rsid w:val="00C13E42"/>
    <w:rsid w:val="00C13F87"/>
    <w:rsid w:val="00C14037"/>
    <w:rsid w:val="00C140D9"/>
    <w:rsid w:val="00C14252"/>
    <w:rsid w:val="00C14688"/>
    <w:rsid w:val="00C1485E"/>
    <w:rsid w:val="00C14A06"/>
    <w:rsid w:val="00C14B58"/>
    <w:rsid w:val="00C150A5"/>
    <w:rsid w:val="00C151FC"/>
    <w:rsid w:val="00C15A42"/>
    <w:rsid w:val="00C160CA"/>
    <w:rsid w:val="00C161FB"/>
    <w:rsid w:val="00C16421"/>
    <w:rsid w:val="00C1642D"/>
    <w:rsid w:val="00C164CB"/>
    <w:rsid w:val="00C16540"/>
    <w:rsid w:val="00C169D5"/>
    <w:rsid w:val="00C171EF"/>
    <w:rsid w:val="00C17862"/>
    <w:rsid w:val="00C17997"/>
    <w:rsid w:val="00C17B87"/>
    <w:rsid w:val="00C17C23"/>
    <w:rsid w:val="00C17F62"/>
    <w:rsid w:val="00C20110"/>
    <w:rsid w:val="00C2029C"/>
    <w:rsid w:val="00C205B3"/>
    <w:rsid w:val="00C208E0"/>
    <w:rsid w:val="00C20961"/>
    <w:rsid w:val="00C20B36"/>
    <w:rsid w:val="00C20C10"/>
    <w:rsid w:val="00C20D28"/>
    <w:rsid w:val="00C20D65"/>
    <w:rsid w:val="00C20DB0"/>
    <w:rsid w:val="00C21445"/>
    <w:rsid w:val="00C214C4"/>
    <w:rsid w:val="00C21802"/>
    <w:rsid w:val="00C2191C"/>
    <w:rsid w:val="00C21C6A"/>
    <w:rsid w:val="00C2230D"/>
    <w:rsid w:val="00C223BE"/>
    <w:rsid w:val="00C224F9"/>
    <w:rsid w:val="00C229EF"/>
    <w:rsid w:val="00C22D07"/>
    <w:rsid w:val="00C23277"/>
    <w:rsid w:val="00C23A5F"/>
    <w:rsid w:val="00C23B15"/>
    <w:rsid w:val="00C23F67"/>
    <w:rsid w:val="00C24441"/>
    <w:rsid w:val="00C245CF"/>
    <w:rsid w:val="00C24810"/>
    <w:rsid w:val="00C248BD"/>
    <w:rsid w:val="00C24F04"/>
    <w:rsid w:val="00C25042"/>
    <w:rsid w:val="00C2518D"/>
    <w:rsid w:val="00C25613"/>
    <w:rsid w:val="00C25B2A"/>
    <w:rsid w:val="00C25BA6"/>
    <w:rsid w:val="00C25C4D"/>
    <w:rsid w:val="00C25F23"/>
    <w:rsid w:val="00C25F25"/>
    <w:rsid w:val="00C26040"/>
    <w:rsid w:val="00C260A0"/>
    <w:rsid w:val="00C26194"/>
    <w:rsid w:val="00C26350"/>
    <w:rsid w:val="00C26528"/>
    <w:rsid w:val="00C2664E"/>
    <w:rsid w:val="00C268EA"/>
    <w:rsid w:val="00C2694C"/>
    <w:rsid w:val="00C26991"/>
    <w:rsid w:val="00C26A5F"/>
    <w:rsid w:val="00C26BDF"/>
    <w:rsid w:val="00C26D37"/>
    <w:rsid w:val="00C2700F"/>
    <w:rsid w:val="00C27048"/>
    <w:rsid w:val="00C27053"/>
    <w:rsid w:val="00C27142"/>
    <w:rsid w:val="00C2735C"/>
    <w:rsid w:val="00C27385"/>
    <w:rsid w:val="00C276FF"/>
    <w:rsid w:val="00C27AEF"/>
    <w:rsid w:val="00C3035E"/>
    <w:rsid w:val="00C3077A"/>
    <w:rsid w:val="00C30831"/>
    <w:rsid w:val="00C30C64"/>
    <w:rsid w:val="00C30E3B"/>
    <w:rsid w:val="00C31201"/>
    <w:rsid w:val="00C31271"/>
    <w:rsid w:val="00C313B2"/>
    <w:rsid w:val="00C314E5"/>
    <w:rsid w:val="00C3154D"/>
    <w:rsid w:val="00C31707"/>
    <w:rsid w:val="00C31B06"/>
    <w:rsid w:val="00C31F49"/>
    <w:rsid w:val="00C32125"/>
    <w:rsid w:val="00C32A03"/>
    <w:rsid w:val="00C32AEF"/>
    <w:rsid w:val="00C32AF4"/>
    <w:rsid w:val="00C32D94"/>
    <w:rsid w:val="00C334E4"/>
    <w:rsid w:val="00C33A08"/>
    <w:rsid w:val="00C33BE1"/>
    <w:rsid w:val="00C340B3"/>
    <w:rsid w:val="00C346C2"/>
    <w:rsid w:val="00C34817"/>
    <w:rsid w:val="00C34889"/>
    <w:rsid w:val="00C34EDE"/>
    <w:rsid w:val="00C3534D"/>
    <w:rsid w:val="00C35350"/>
    <w:rsid w:val="00C355F0"/>
    <w:rsid w:val="00C35723"/>
    <w:rsid w:val="00C358F1"/>
    <w:rsid w:val="00C35C23"/>
    <w:rsid w:val="00C35FA5"/>
    <w:rsid w:val="00C36149"/>
    <w:rsid w:val="00C36336"/>
    <w:rsid w:val="00C3646B"/>
    <w:rsid w:val="00C367E8"/>
    <w:rsid w:val="00C37115"/>
    <w:rsid w:val="00C3752F"/>
    <w:rsid w:val="00C375B5"/>
    <w:rsid w:val="00C375EA"/>
    <w:rsid w:val="00C376E5"/>
    <w:rsid w:val="00C377E4"/>
    <w:rsid w:val="00C378E0"/>
    <w:rsid w:val="00C40237"/>
    <w:rsid w:val="00C406E5"/>
    <w:rsid w:val="00C40CC2"/>
    <w:rsid w:val="00C411E8"/>
    <w:rsid w:val="00C4179F"/>
    <w:rsid w:val="00C41EB5"/>
    <w:rsid w:val="00C4219C"/>
    <w:rsid w:val="00C421F7"/>
    <w:rsid w:val="00C4253B"/>
    <w:rsid w:val="00C425F8"/>
    <w:rsid w:val="00C42767"/>
    <w:rsid w:val="00C4297C"/>
    <w:rsid w:val="00C42A6C"/>
    <w:rsid w:val="00C42B8C"/>
    <w:rsid w:val="00C43366"/>
    <w:rsid w:val="00C43486"/>
    <w:rsid w:val="00C43703"/>
    <w:rsid w:val="00C43C7C"/>
    <w:rsid w:val="00C45495"/>
    <w:rsid w:val="00C45580"/>
    <w:rsid w:val="00C45841"/>
    <w:rsid w:val="00C4586E"/>
    <w:rsid w:val="00C458DB"/>
    <w:rsid w:val="00C458F9"/>
    <w:rsid w:val="00C45C01"/>
    <w:rsid w:val="00C45E8F"/>
    <w:rsid w:val="00C46025"/>
    <w:rsid w:val="00C46046"/>
    <w:rsid w:val="00C464F2"/>
    <w:rsid w:val="00C466C1"/>
    <w:rsid w:val="00C46873"/>
    <w:rsid w:val="00C46BD5"/>
    <w:rsid w:val="00C46C82"/>
    <w:rsid w:val="00C46C96"/>
    <w:rsid w:val="00C46DDF"/>
    <w:rsid w:val="00C4705C"/>
    <w:rsid w:val="00C47544"/>
    <w:rsid w:val="00C475EA"/>
    <w:rsid w:val="00C4763A"/>
    <w:rsid w:val="00C476B4"/>
    <w:rsid w:val="00C4789F"/>
    <w:rsid w:val="00C47EE9"/>
    <w:rsid w:val="00C50475"/>
    <w:rsid w:val="00C5081B"/>
    <w:rsid w:val="00C509FA"/>
    <w:rsid w:val="00C50C5D"/>
    <w:rsid w:val="00C50D6C"/>
    <w:rsid w:val="00C50FAF"/>
    <w:rsid w:val="00C5153E"/>
    <w:rsid w:val="00C515B2"/>
    <w:rsid w:val="00C516AF"/>
    <w:rsid w:val="00C518FA"/>
    <w:rsid w:val="00C51D0E"/>
    <w:rsid w:val="00C51D3F"/>
    <w:rsid w:val="00C51E1C"/>
    <w:rsid w:val="00C51F82"/>
    <w:rsid w:val="00C520DC"/>
    <w:rsid w:val="00C5212D"/>
    <w:rsid w:val="00C5253D"/>
    <w:rsid w:val="00C5278B"/>
    <w:rsid w:val="00C52887"/>
    <w:rsid w:val="00C528FC"/>
    <w:rsid w:val="00C5294B"/>
    <w:rsid w:val="00C52C35"/>
    <w:rsid w:val="00C53536"/>
    <w:rsid w:val="00C53700"/>
    <w:rsid w:val="00C5379E"/>
    <w:rsid w:val="00C54160"/>
    <w:rsid w:val="00C54759"/>
    <w:rsid w:val="00C54948"/>
    <w:rsid w:val="00C54B77"/>
    <w:rsid w:val="00C54CBC"/>
    <w:rsid w:val="00C54DD1"/>
    <w:rsid w:val="00C55379"/>
    <w:rsid w:val="00C55425"/>
    <w:rsid w:val="00C55559"/>
    <w:rsid w:val="00C556DD"/>
    <w:rsid w:val="00C559D6"/>
    <w:rsid w:val="00C55A4C"/>
    <w:rsid w:val="00C55DC3"/>
    <w:rsid w:val="00C55E10"/>
    <w:rsid w:val="00C55E9E"/>
    <w:rsid w:val="00C562E4"/>
    <w:rsid w:val="00C5643D"/>
    <w:rsid w:val="00C5643F"/>
    <w:rsid w:val="00C564CE"/>
    <w:rsid w:val="00C5693E"/>
    <w:rsid w:val="00C56B2B"/>
    <w:rsid w:val="00C56B71"/>
    <w:rsid w:val="00C56CA6"/>
    <w:rsid w:val="00C56CDE"/>
    <w:rsid w:val="00C56CED"/>
    <w:rsid w:val="00C5750F"/>
    <w:rsid w:val="00C5753F"/>
    <w:rsid w:val="00C57A7E"/>
    <w:rsid w:val="00C57B86"/>
    <w:rsid w:val="00C57CA2"/>
    <w:rsid w:val="00C57CC2"/>
    <w:rsid w:val="00C57D38"/>
    <w:rsid w:val="00C57EE5"/>
    <w:rsid w:val="00C60109"/>
    <w:rsid w:val="00C602C8"/>
    <w:rsid w:val="00C602D0"/>
    <w:rsid w:val="00C60F88"/>
    <w:rsid w:val="00C610F9"/>
    <w:rsid w:val="00C61279"/>
    <w:rsid w:val="00C612B7"/>
    <w:rsid w:val="00C6157A"/>
    <w:rsid w:val="00C6183B"/>
    <w:rsid w:val="00C61A09"/>
    <w:rsid w:val="00C61A72"/>
    <w:rsid w:val="00C61C70"/>
    <w:rsid w:val="00C61D97"/>
    <w:rsid w:val="00C61DF8"/>
    <w:rsid w:val="00C620BB"/>
    <w:rsid w:val="00C62135"/>
    <w:rsid w:val="00C6222E"/>
    <w:rsid w:val="00C623E2"/>
    <w:rsid w:val="00C62641"/>
    <w:rsid w:val="00C6298E"/>
    <w:rsid w:val="00C630BE"/>
    <w:rsid w:val="00C630EB"/>
    <w:rsid w:val="00C6334A"/>
    <w:rsid w:val="00C6352A"/>
    <w:rsid w:val="00C63BA8"/>
    <w:rsid w:val="00C63D84"/>
    <w:rsid w:val="00C6408C"/>
    <w:rsid w:val="00C640E9"/>
    <w:rsid w:val="00C641CE"/>
    <w:rsid w:val="00C642ED"/>
    <w:rsid w:val="00C643E3"/>
    <w:rsid w:val="00C64712"/>
    <w:rsid w:val="00C6477B"/>
    <w:rsid w:val="00C64860"/>
    <w:rsid w:val="00C64E08"/>
    <w:rsid w:val="00C64FEB"/>
    <w:rsid w:val="00C65231"/>
    <w:rsid w:val="00C65349"/>
    <w:rsid w:val="00C65681"/>
    <w:rsid w:val="00C65843"/>
    <w:rsid w:val="00C658D5"/>
    <w:rsid w:val="00C65D5F"/>
    <w:rsid w:val="00C66147"/>
    <w:rsid w:val="00C663DF"/>
    <w:rsid w:val="00C664AB"/>
    <w:rsid w:val="00C66830"/>
    <w:rsid w:val="00C6693E"/>
    <w:rsid w:val="00C66DB5"/>
    <w:rsid w:val="00C6712B"/>
    <w:rsid w:val="00C671B2"/>
    <w:rsid w:val="00C6779C"/>
    <w:rsid w:val="00C67A20"/>
    <w:rsid w:val="00C67BE6"/>
    <w:rsid w:val="00C67E50"/>
    <w:rsid w:val="00C67F7A"/>
    <w:rsid w:val="00C7007D"/>
    <w:rsid w:val="00C707F8"/>
    <w:rsid w:val="00C70AE0"/>
    <w:rsid w:val="00C712A7"/>
    <w:rsid w:val="00C71316"/>
    <w:rsid w:val="00C71346"/>
    <w:rsid w:val="00C714CF"/>
    <w:rsid w:val="00C71861"/>
    <w:rsid w:val="00C7189E"/>
    <w:rsid w:val="00C71B9F"/>
    <w:rsid w:val="00C71BE1"/>
    <w:rsid w:val="00C7217B"/>
    <w:rsid w:val="00C7235B"/>
    <w:rsid w:val="00C731CB"/>
    <w:rsid w:val="00C734E6"/>
    <w:rsid w:val="00C735D6"/>
    <w:rsid w:val="00C73665"/>
    <w:rsid w:val="00C736B0"/>
    <w:rsid w:val="00C737A3"/>
    <w:rsid w:val="00C738E3"/>
    <w:rsid w:val="00C73916"/>
    <w:rsid w:val="00C73ABB"/>
    <w:rsid w:val="00C73E6C"/>
    <w:rsid w:val="00C74268"/>
    <w:rsid w:val="00C7442E"/>
    <w:rsid w:val="00C744E1"/>
    <w:rsid w:val="00C745BB"/>
    <w:rsid w:val="00C7461A"/>
    <w:rsid w:val="00C74690"/>
    <w:rsid w:val="00C7491A"/>
    <w:rsid w:val="00C74BCD"/>
    <w:rsid w:val="00C74C99"/>
    <w:rsid w:val="00C74D81"/>
    <w:rsid w:val="00C756A8"/>
    <w:rsid w:val="00C75DCF"/>
    <w:rsid w:val="00C75E9D"/>
    <w:rsid w:val="00C76196"/>
    <w:rsid w:val="00C76270"/>
    <w:rsid w:val="00C763E1"/>
    <w:rsid w:val="00C7660E"/>
    <w:rsid w:val="00C76801"/>
    <w:rsid w:val="00C76852"/>
    <w:rsid w:val="00C76AA2"/>
    <w:rsid w:val="00C76BBF"/>
    <w:rsid w:val="00C76FBE"/>
    <w:rsid w:val="00C77202"/>
    <w:rsid w:val="00C77455"/>
    <w:rsid w:val="00C7758F"/>
    <w:rsid w:val="00C775C7"/>
    <w:rsid w:val="00C7780E"/>
    <w:rsid w:val="00C77CD7"/>
    <w:rsid w:val="00C77FCF"/>
    <w:rsid w:val="00C8010A"/>
    <w:rsid w:val="00C8049F"/>
    <w:rsid w:val="00C80CCE"/>
    <w:rsid w:val="00C8108B"/>
    <w:rsid w:val="00C8168B"/>
    <w:rsid w:val="00C81B63"/>
    <w:rsid w:val="00C81BBA"/>
    <w:rsid w:val="00C820AA"/>
    <w:rsid w:val="00C8216A"/>
    <w:rsid w:val="00C8242F"/>
    <w:rsid w:val="00C825A7"/>
    <w:rsid w:val="00C82938"/>
    <w:rsid w:val="00C8317C"/>
    <w:rsid w:val="00C8324C"/>
    <w:rsid w:val="00C83478"/>
    <w:rsid w:val="00C83C65"/>
    <w:rsid w:val="00C83D82"/>
    <w:rsid w:val="00C84106"/>
    <w:rsid w:val="00C84586"/>
    <w:rsid w:val="00C84886"/>
    <w:rsid w:val="00C84B22"/>
    <w:rsid w:val="00C84C9E"/>
    <w:rsid w:val="00C84EE7"/>
    <w:rsid w:val="00C85464"/>
    <w:rsid w:val="00C854F3"/>
    <w:rsid w:val="00C858DC"/>
    <w:rsid w:val="00C85A53"/>
    <w:rsid w:val="00C8605B"/>
    <w:rsid w:val="00C86647"/>
    <w:rsid w:val="00C8676D"/>
    <w:rsid w:val="00C86AE7"/>
    <w:rsid w:val="00C86CC5"/>
    <w:rsid w:val="00C86E1E"/>
    <w:rsid w:val="00C86FC5"/>
    <w:rsid w:val="00C870DB"/>
    <w:rsid w:val="00C87359"/>
    <w:rsid w:val="00C87581"/>
    <w:rsid w:val="00C87722"/>
    <w:rsid w:val="00C9041F"/>
    <w:rsid w:val="00C906DA"/>
    <w:rsid w:val="00C90945"/>
    <w:rsid w:val="00C90BEB"/>
    <w:rsid w:val="00C90BEC"/>
    <w:rsid w:val="00C910EA"/>
    <w:rsid w:val="00C91736"/>
    <w:rsid w:val="00C91F4D"/>
    <w:rsid w:val="00C91FD1"/>
    <w:rsid w:val="00C9214F"/>
    <w:rsid w:val="00C922BD"/>
    <w:rsid w:val="00C926EC"/>
    <w:rsid w:val="00C92844"/>
    <w:rsid w:val="00C92AD4"/>
    <w:rsid w:val="00C92EF2"/>
    <w:rsid w:val="00C93209"/>
    <w:rsid w:val="00C93407"/>
    <w:rsid w:val="00C934FA"/>
    <w:rsid w:val="00C938B0"/>
    <w:rsid w:val="00C93E20"/>
    <w:rsid w:val="00C93EF7"/>
    <w:rsid w:val="00C93EFA"/>
    <w:rsid w:val="00C94038"/>
    <w:rsid w:val="00C94258"/>
    <w:rsid w:val="00C94290"/>
    <w:rsid w:val="00C9443A"/>
    <w:rsid w:val="00C94632"/>
    <w:rsid w:val="00C948EB"/>
    <w:rsid w:val="00C9492F"/>
    <w:rsid w:val="00C94CC6"/>
    <w:rsid w:val="00C94EF5"/>
    <w:rsid w:val="00C95298"/>
    <w:rsid w:val="00C953B7"/>
    <w:rsid w:val="00C95636"/>
    <w:rsid w:val="00C959A6"/>
    <w:rsid w:val="00C959DE"/>
    <w:rsid w:val="00C95A7C"/>
    <w:rsid w:val="00C95BD6"/>
    <w:rsid w:val="00C962CC"/>
    <w:rsid w:val="00C967B5"/>
    <w:rsid w:val="00C96F2B"/>
    <w:rsid w:val="00C97129"/>
    <w:rsid w:val="00C9725E"/>
    <w:rsid w:val="00C975B1"/>
    <w:rsid w:val="00C9761F"/>
    <w:rsid w:val="00C976CA"/>
    <w:rsid w:val="00C97A58"/>
    <w:rsid w:val="00C97BDE"/>
    <w:rsid w:val="00C97C3D"/>
    <w:rsid w:val="00C97E4F"/>
    <w:rsid w:val="00CA0184"/>
    <w:rsid w:val="00CA02FC"/>
    <w:rsid w:val="00CA080E"/>
    <w:rsid w:val="00CA0867"/>
    <w:rsid w:val="00CA0AAB"/>
    <w:rsid w:val="00CA0B1A"/>
    <w:rsid w:val="00CA0DBC"/>
    <w:rsid w:val="00CA0F96"/>
    <w:rsid w:val="00CA10F8"/>
    <w:rsid w:val="00CA12A5"/>
    <w:rsid w:val="00CA1671"/>
    <w:rsid w:val="00CA173E"/>
    <w:rsid w:val="00CA17EC"/>
    <w:rsid w:val="00CA1BD1"/>
    <w:rsid w:val="00CA1C2C"/>
    <w:rsid w:val="00CA20A5"/>
    <w:rsid w:val="00CA266F"/>
    <w:rsid w:val="00CA27B1"/>
    <w:rsid w:val="00CA2AD3"/>
    <w:rsid w:val="00CA2F20"/>
    <w:rsid w:val="00CA30BF"/>
    <w:rsid w:val="00CA32E8"/>
    <w:rsid w:val="00CA3998"/>
    <w:rsid w:val="00CA3AE6"/>
    <w:rsid w:val="00CA3C64"/>
    <w:rsid w:val="00CA4388"/>
    <w:rsid w:val="00CA4476"/>
    <w:rsid w:val="00CA49F7"/>
    <w:rsid w:val="00CA4A31"/>
    <w:rsid w:val="00CA4B99"/>
    <w:rsid w:val="00CA4BB3"/>
    <w:rsid w:val="00CA4E1E"/>
    <w:rsid w:val="00CA5546"/>
    <w:rsid w:val="00CA55BA"/>
    <w:rsid w:val="00CA5C30"/>
    <w:rsid w:val="00CA5D4B"/>
    <w:rsid w:val="00CA5D83"/>
    <w:rsid w:val="00CA5DD0"/>
    <w:rsid w:val="00CA6397"/>
    <w:rsid w:val="00CA6740"/>
    <w:rsid w:val="00CA6C47"/>
    <w:rsid w:val="00CA6D1D"/>
    <w:rsid w:val="00CA6D25"/>
    <w:rsid w:val="00CA6EDE"/>
    <w:rsid w:val="00CA6F37"/>
    <w:rsid w:val="00CA6F39"/>
    <w:rsid w:val="00CA7098"/>
    <w:rsid w:val="00CA73C3"/>
    <w:rsid w:val="00CA74A1"/>
    <w:rsid w:val="00CA7A7F"/>
    <w:rsid w:val="00CA7A97"/>
    <w:rsid w:val="00CA7B1B"/>
    <w:rsid w:val="00CA7C5C"/>
    <w:rsid w:val="00CA7E34"/>
    <w:rsid w:val="00CB04CA"/>
    <w:rsid w:val="00CB04D3"/>
    <w:rsid w:val="00CB063D"/>
    <w:rsid w:val="00CB072B"/>
    <w:rsid w:val="00CB0A9E"/>
    <w:rsid w:val="00CB0B70"/>
    <w:rsid w:val="00CB0CB5"/>
    <w:rsid w:val="00CB10A6"/>
    <w:rsid w:val="00CB1226"/>
    <w:rsid w:val="00CB123B"/>
    <w:rsid w:val="00CB14BE"/>
    <w:rsid w:val="00CB20AA"/>
    <w:rsid w:val="00CB26BF"/>
    <w:rsid w:val="00CB26C1"/>
    <w:rsid w:val="00CB28F1"/>
    <w:rsid w:val="00CB315D"/>
    <w:rsid w:val="00CB31BC"/>
    <w:rsid w:val="00CB330A"/>
    <w:rsid w:val="00CB34E5"/>
    <w:rsid w:val="00CB360B"/>
    <w:rsid w:val="00CB3896"/>
    <w:rsid w:val="00CB3B78"/>
    <w:rsid w:val="00CB3D15"/>
    <w:rsid w:val="00CB4062"/>
    <w:rsid w:val="00CB4F33"/>
    <w:rsid w:val="00CB500E"/>
    <w:rsid w:val="00CB518F"/>
    <w:rsid w:val="00CB51A9"/>
    <w:rsid w:val="00CB5572"/>
    <w:rsid w:val="00CB5755"/>
    <w:rsid w:val="00CB57E3"/>
    <w:rsid w:val="00CB5A57"/>
    <w:rsid w:val="00CB5B54"/>
    <w:rsid w:val="00CB5B73"/>
    <w:rsid w:val="00CB5BF5"/>
    <w:rsid w:val="00CB5CDF"/>
    <w:rsid w:val="00CB5EAC"/>
    <w:rsid w:val="00CB61ED"/>
    <w:rsid w:val="00CB621A"/>
    <w:rsid w:val="00CB662F"/>
    <w:rsid w:val="00CB6668"/>
    <w:rsid w:val="00CB6D7A"/>
    <w:rsid w:val="00CB6EB4"/>
    <w:rsid w:val="00CB73A9"/>
    <w:rsid w:val="00CB7476"/>
    <w:rsid w:val="00CB7988"/>
    <w:rsid w:val="00CB7A23"/>
    <w:rsid w:val="00CB7B93"/>
    <w:rsid w:val="00CC02B4"/>
    <w:rsid w:val="00CC040F"/>
    <w:rsid w:val="00CC0493"/>
    <w:rsid w:val="00CC0CF7"/>
    <w:rsid w:val="00CC1561"/>
    <w:rsid w:val="00CC18F9"/>
    <w:rsid w:val="00CC1C49"/>
    <w:rsid w:val="00CC1D95"/>
    <w:rsid w:val="00CC1EF2"/>
    <w:rsid w:val="00CC22A3"/>
    <w:rsid w:val="00CC22BC"/>
    <w:rsid w:val="00CC233C"/>
    <w:rsid w:val="00CC2596"/>
    <w:rsid w:val="00CC2628"/>
    <w:rsid w:val="00CC2800"/>
    <w:rsid w:val="00CC2A7E"/>
    <w:rsid w:val="00CC2BB9"/>
    <w:rsid w:val="00CC2E1F"/>
    <w:rsid w:val="00CC308C"/>
    <w:rsid w:val="00CC30F8"/>
    <w:rsid w:val="00CC33DF"/>
    <w:rsid w:val="00CC35A2"/>
    <w:rsid w:val="00CC3C9E"/>
    <w:rsid w:val="00CC3DE3"/>
    <w:rsid w:val="00CC47F2"/>
    <w:rsid w:val="00CC48C9"/>
    <w:rsid w:val="00CC4B30"/>
    <w:rsid w:val="00CC4D2C"/>
    <w:rsid w:val="00CC4DA4"/>
    <w:rsid w:val="00CC4E82"/>
    <w:rsid w:val="00CC528D"/>
    <w:rsid w:val="00CC57E5"/>
    <w:rsid w:val="00CC5896"/>
    <w:rsid w:val="00CC59AC"/>
    <w:rsid w:val="00CC5A7E"/>
    <w:rsid w:val="00CC5A9A"/>
    <w:rsid w:val="00CC5AAC"/>
    <w:rsid w:val="00CC5E59"/>
    <w:rsid w:val="00CC5EDD"/>
    <w:rsid w:val="00CC5F43"/>
    <w:rsid w:val="00CC5FAF"/>
    <w:rsid w:val="00CC60C3"/>
    <w:rsid w:val="00CC61A4"/>
    <w:rsid w:val="00CC6565"/>
    <w:rsid w:val="00CC65AA"/>
    <w:rsid w:val="00CC66D1"/>
    <w:rsid w:val="00CC677D"/>
    <w:rsid w:val="00CC6FF3"/>
    <w:rsid w:val="00CC7109"/>
    <w:rsid w:val="00CC7230"/>
    <w:rsid w:val="00CC7D32"/>
    <w:rsid w:val="00CC7E0C"/>
    <w:rsid w:val="00CD02FE"/>
    <w:rsid w:val="00CD068F"/>
    <w:rsid w:val="00CD0924"/>
    <w:rsid w:val="00CD0AEE"/>
    <w:rsid w:val="00CD0BC5"/>
    <w:rsid w:val="00CD0FA7"/>
    <w:rsid w:val="00CD10D4"/>
    <w:rsid w:val="00CD15EE"/>
    <w:rsid w:val="00CD1C4B"/>
    <w:rsid w:val="00CD1C6F"/>
    <w:rsid w:val="00CD1D5E"/>
    <w:rsid w:val="00CD1D6B"/>
    <w:rsid w:val="00CD1E64"/>
    <w:rsid w:val="00CD2398"/>
    <w:rsid w:val="00CD23B8"/>
    <w:rsid w:val="00CD2624"/>
    <w:rsid w:val="00CD27D7"/>
    <w:rsid w:val="00CD290F"/>
    <w:rsid w:val="00CD2A27"/>
    <w:rsid w:val="00CD2B2D"/>
    <w:rsid w:val="00CD2D36"/>
    <w:rsid w:val="00CD2E59"/>
    <w:rsid w:val="00CD313C"/>
    <w:rsid w:val="00CD32AA"/>
    <w:rsid w:val="00CD3402"/>
    <w:rsid w:val="00CD36C0"/>
    <w:rsid w:val="00CD39AE"/>
    <w:rsid w:val="00CD3A97"/>
    <w:rsid w:val="00CD3C02"/>
    <w:rsid w:val="00CD3EA2"/>
    <w:rsid w:val="00CD3FD9"/>
    <w:rsid w:val="00CD444D"/>
    <w:rsid w:val="00CD4674"/>
    <w:rsid w:val="00CD49A9"/>
    <w:rsid w:val="00CD4B0A"/>
    <w:rsid w:val="00CD4B6D"/>
    <w:rsid w:val="00CD4C5A"/>
    <w:rsid w:val="00CD4EBD"/>
    <w:rsid w:val="00CD5362"/>
    <w:rsid w:val="00CD5F1F"/>
    <w:rsid w:val="00CD5FE5"/>
    <w:rsid w:val="00CD636B"/>
    <w:rsid w:val="00CD6604"/>
    <w:rsid w:val="00CD6954"/>
    <w:rsid w:val="00CD6B67"/>
    <w:rsid w:val="00CD6F00"/>
    <w:rsid w:val="00CD7575"/>
    <w:rsid w:val="00CD7C26"/>
    <w:rsid w:val="00CD7C78"/>
    <w:rsid w:val="00CD7D9C"/>
    <w:rsid w:val="00CD7E43"/>
    <w:rsid w:val="00CE017D"/>
    <w:rsid w:val="00CE03F0"/>
    <w:rsid w:val="00CE044D"/>
    <w:rsid w:val="00CE045B"/>
    <w:rsid w:val="00CE05C9"/>
    <w:rsid w:val="00CE0649"/>
    <w:rsid w:val="00CE0945"/>
    <w:rsid w:val="00CE0BE2"/>
    <w:rsid w:val="00CE1287"/>
    <w:rsid w:val="00CE142C"/>
    <w:rsid w:val="00CE1CF9"/>
    <w:rsid w:val="00CE2AE3"/>
    <w:rsid w:val="00CE2B94"/>
    <w:rsid w:val="00CE3094"/>
    <w:rsid w:val="00CE30A3"/>
    <w:rsid w:val="00CE30B1"/>
    <w:rsid w:val="00CE30F1"/>
    <w:rsid w:val="00CE31B0"/>
    <w:rsid w:val="00CE3224"/>
    <w:rsid w:val="00CE3425"/>
    <w:rsid w:val="00CE36C2"/>
    <w:rsid w:val="00CE3732"/>
    <w:rsid w:val="00CE3954"/>
    <w:rsid w:val="00CE3C5E"/>
    <w:rsid w:val="00CE3F68"/>
    <w:rsid w:val="00CE4506"/>
    <w:rsid w:val="00CE4DAB"/>
    <w:rsid w:val="00CE4EA5"/>
    <w:rsid w:val="00CE4F11"/>
    <w:rsid w:val="00CE50AC"/>
    <w:rsid w:val="00CE5418"/>
    <w:rsid w:val="00CE561C"/>
    <w:rsid w:val="00CE5B71"/>
    <w:rsid w:val="00CE5DCD"/>
    <w:rsid w:val="00CE5E20"/>
    <w:rsid w:val="00CE5E2C"/>
    <w:rsid w:val="00CE63E2"/>
    <w:rsid w:val="00CE64E5"/>
    <w:rsid w:val="00CE67F1"/>
    <w:rsid w:val="00CE6834"/>
    <w:rsid w:val="00CE7072"/>
    <w:rsid w:val="00CE7179"/>
    <w:rsid w:val="00CE7435"/>
    <w:rsid w:val="00CE7984"/>
    <w:rsid w:val="00CF0636"/>
    <w:rsid w:val="00CF0FAE"/>
    <w:rsid w:val="00CF13C1"/>
    <w:rsid w:val="00CF1584"/>
    <w:rsid w:val="00CF1598"/>
    <w:rsid w:val="00CF1AD7"/>
    <w:rsid w:val="00CF1B5E"/>
    <w:rsid w:val="00CF1C8D"/>
    <w:rsid w:val="00CF268F"/>
    <w:rsid w:val="00CF2C6A"/>
    <w:rsid w:val="00CF2CAC"/>
    <w:rsid w:val="00CF3124"/>
    <w:rsid w:val="00CF325B"/>
    <w:rsid w:val="00CF37C6"/>
    <w:rsid w:val="00CF3908"/>
    <w:rsid w:val="00CF3CF7"/>
    <w:rsid w:val="00CF4578"/>
    <w:rsid w:val="00CF481E"/>
    <w:rsid w:val="00CF49B5"/>
    <w:rsid w:val="00CF49E8"/>
    <w:rsid w:val="00CF4B5E"/>
    <w:rsid w:val="00CF4BCE"/>
    <w:rsid w:val="00CF4C90"/>
    <w:rsid w:val="00CF4DD1"/>
    <w:rsid w:val="00CF54BF"/>
    <w:rsid w:val="00CF55AD"/>
    <w:rsid w:val="00CF5F3D"/>
    <w:rsid w:val="00CF62E2"/>
    <w:rsid w:val="00CF6344"/>
    <w:rsid w:val="00CF6623"/>
    <w:rsid w:val="00CF66CD"/>
    <w:rsid w:val="00CF68BA"/>
    <w:rsid w:val="00CF697F"/>
    <w:rsid w:val="00CF6E13"/>
    <w:rsid w:val="00CF6E49"/>
    <w:rsid w:val="00CF6ED4"/>
    <w:rsid w:val="00CF6F50"/>
    <w:rsid w:val="00CF7111"/>
    <w:rsid w:val="00CF7138"/>
    <w:rsid w:val="00CF71E5"/>
    <w:rsid w:val="00CF762B"/>
    <w:rsid w:val="00CF795D"/>
    <w:rsid w:val="00CF7990"/>
    <w:rsid w:val="00CF7BCB"/>
    <w:rsid w:val="00D000B1"/>
    <w:rsid w:val="00D001BE"/>
    <w:rsid w:val="00D0044D"/>
    <w:rsid w:val="00D0053B"/>
    <w:rsid w:val="00D007FD"/>
    <w:rsid w:val="00D00B9B"/>
    <w:rsid w:val="00D00D2A"/>
    <w:rsid w:val="00D00DEB"/>
    <w:rsid w:val="00D00FBF"/>
    <w:rsid w:val="00D01147"/>
    <w:rsid w:val="00D011FB"/>
    <w:rsid w:val="00D013CB"/>
    <w:rsid w:val="00D0143F"/>
    <w:rsid w:val="00D016AD"/>
    <w:rsid w:val="00D01D46"/>
    <w:rsid w:val="00D01E8A"/>
    <w:rsid w:val="00D01E8C"/>
    <w:rsid w:val="00D01E90"/>
    <w:rsid w:val="00D01F39"/>
    <w:rsid w:val="00D02120"/>
    <w:rsid w:val="00D0274B"/>
    <w:rsid w:val="00D02906"/>
    <w:rsid w:val="00D02B29"/>
    <w:rsid w:val="00D02D43"/>
    <w:rsid w:val="00D03146"/>
    <w:rsid w:val="00D0359B"/>
    <w:rsid w:val="00D03BE7"/>
    <w:rsid w:val="00D03DC0"/>
    <w:rsid w:val="00D04079"/>
    <w:rsid w:val="00D04277"/>
    <w:rsid w:val="00D042F2"/>
    <w:rsid w:val="00D04616"/>
    <w:rsid w:val="00D04AC8"/>
    <w:rsid w:val="00D04C66"/>
    <w:rsid w:val="00D05183"/>
    <w:rsid w:val="00D05334"/>
    <w:rsid w:val="00D05402"/>
    <w:rsid w:val="00D0545F"/>
    <w:rsid w:val="00D05494"/>
    <w:rsid w:val="00D05595"/>
    <w:rsid w:val="00D058CE"/>
    <w:rsid w:val="00D05CB6"/>
    <w:rsid w:val="00D05D59"/>
    <w:rsid w:val="00D05D9F"/>
    <w:rsid w:val="00D05E33"/>
    <w:rsid w:val="00D06394"/>
    <w:rsid w:val="00D06932"/>
    <w:rsid w:val="00D06BDE"/>
    <w:rsid w:val="00D07204"/>
    <w:rsid w:val="00D07811"/>
    <w:rsid w:val="00D07A50"/>
    <w:rsid w:val="00D07AF1"/>
    <w:rsid w:val="00D07DD3"/>
    <w:rsid w:val="00D1026B"/>
    <w:rsid w:val="00D10360"/>
    <w:rsid w:val="00D10F0F"/>
    <w:rsid w:val="00D10F61"/>
    <w:rsid w:val="00D10FA6"/>
    <w:rsid w:val="00D10FB5"/>
    <w:rsid w:val="00D11598"/>
    <w:rsid w:val="00D11653"/>
    <w:rsid w:val="00D11B39"/>
    <w:rsid w:val="00D11C78"/>
    <w:rsid w:val="00D11C8B"/>
    <w:rsid w:val="00D11E6D"/>
    <w:rsid w:val="00D12357"/>
    <w:rsid w:val="00D1239E"/>
    <w:rsid w:val="00D12401"/>
    <w:rsid w:val="00D12451"/>
    <w:rsid w:val="00D12B3E"/>
    <w:rsid w:val="00D133B9"/>
    <w:rsid w:val="00D1361C"/>
    <w:rsid w:val="00D13774"/>
    <w:rsid w:val="00D13855"/>
    <w:rsid w:val="00D13924"/>
    <w:rsid w:val="00D1395C"/>
    <w:rsid w:val="00D13E77"/>
    <w:rsid w:val="00D13F6C"/>
    <w:rsid w:val="00D14062"/>
    <w:rsid w:val="00D141AE"/>
    <w:rsid w:val="00D14340"/>
    <w:rsid w:val="00D14421"/>
    <w:rsid w:val="00D145A8"/>
    <w:rsid w:val="00D146B9"/>
    <w:rsid w:val="00D14AE2"/>
    <w:rsid w:val="00D153CE"/>
    <w:rsid w:val="00D154DF"/>
    <w:rsid w:val="00D1591B"/>
    <w:rsid w:val="00D1598C"/>
    <w:rsid w:val="00D15AEB"/>
    <w:rsid w:val="00D15BF4"/>
    <w:rsid w:val="00D15DAE"/>
    <w:rsid w:val="00D15FDF"/>
    <w:rsid w:val="00D16031"/>
    <w:rsid w:val="00D161A7"/>
    <w:rsid w:val="00D166C7"/>
    <w:rsid w:val="00D167C1"/>
    <w:rsid w:val="00D16900"/>
    <w:rsid w:val="00D16DD2"/>
    <w:rsid w:val="00D16F9E"/>
    <w:rsid w:val="00D17055"/>
    <w:rsid w:val="00D1722D"/>
    <w:rsid w:val="00D173CA"/>
    <w:rsid w:val="00D1740C"/>
    <w:rsid w:val="00D17D29"/>
    <w:rsid w:val="00D17FE4"/>
    <w:rsid w:val="00D200BE"/>
    <w:rsid w:val="00D20123"/>
    <w:rsid w:val="00D201F9"/>
    <w:rsid w:val="00D20A13"/>
    <w:rsid w:val="00D20A91"/>
    <w:rsid w:val="00D20BA0"/>
    <w:rsid w:val="00D211C7"/>
    <w:rsid w:val="00D211EE"/>
    <w:rsid w:val="00D215CC"/>
    <w:rsid w:val="00D21639"/>
    <w:rsid w:val="00D219BC"/>
    <w:rsid w:val="00D219F2"/>
    <w:rsid w:val="00D21A28"/>
    <w:rsid w:val="00D21BAA"/>
    <w:rsid w:val="00D21E53"/>
    <w:rsid w:val="00D22082"/>
    <w:rsid w:val="00D221BA"/>
    <w:rsid w:val="00D221C6"/>
    <w:rsid w:val="00D2272E"/>
    <w:rsid w:val="00D2287D"/>
    <w:rsid w:val="00D229C8"/>
    <w:rsid w:val="00D22C46"/>
    <w:rsid w:val="00D22C61"/>
    <w:rsid w:val="00D2322E"/>
    <w:rsid w:val="00D2335F"/>
    <w:rsid w:val="00D23800"/>
    <w:rsid w:val="00D23951"/>
    <w:rsid w:val="00D23B39"/>
    <w:rsid w:val="00D240DD"/>
    <w:rsid w:val="00D24693"/>
    <w:rsid w:val="00D24B3E"/>
    <w:rsid w:val="00D24BE3"/>
    <w:rsid w:val="00D24DD2"/>
    <w:rsid w:val="00D24DE1"/>
    <w:rsid w:val="00D24E8B"/>
    <w:rsid w:val="00D25019"/>
    <w:rsid w:val="00D25568"/>
    <w:rsid w:val="00D25782"/>
    <w:rsid w:val="00D25851"/>
    <w:rsid w:val="00D25A4B"/>
    <w:rsid w:val="00D26165"/>
    <w:rsid w:val="00D26742"/>
    <w:rsid w:val="00D268BA"/>
    <w:rsid w:val="00D2692C"/>
    <w:rsid w:val="00D26975"/>
    <w:rsid w:val="00D26A03"/>
    <w:rsid w:val="00D26BDD"/>
    <w:rsid w:val="00D26C2E"/>
    <w:rsid w:val="00D27181"/>
    <w:rsid w:val="00D275F3"/>
    <w:rsid w:val="00D27682"/>
    <w:rsid w:val="00D30237"/>
    <w:rsid w:val="00D304A3"/>
    <w:rsid w:val="00D3077E"/>
    <w:rsid w:val="00D308A2"/>
    <w:rsid w:val="00D30CB6"/>
    <w:rsid w:val="00D31389"/>
    <w:rsid w:val="00D314B5"/>
    <w:rsid w:val="00D314C5"/>
    <w:rsid w:val="00D316C2"/>
    <w:rsid w:val="00D31811"/>
    <w:rsid w:val="00D31D60"/>
    <w:rsid w:val="00D32566"/>
    <w:rsid w:val="00D32C62"/>
    <w:rsid w:val="00D32C82"/>
    <w:rsid w:val="00D32D66"/>
    <w:rsid w:val="00D32EDE"/>
    <w:rsid w:val="00D32FC7"/>
    <w:rsid w:val="00D32FD8"/>
    <w:rsid w:val="00D33009"/>
    <w:rsid w:val="00D332C2"/>
    <w:rsid w:val="00D3330E"/>
    <w:rsid w:val="00D333F8"/>
    <w:rsid w:val="00D339BF"/>
    <w:rsid w:val="00D339CD"/>
    <w:rsid w:val="00D34107"/>
    <w:rsid w:val="00D3411D"/>
    <w:rsid w:val="00D34314"/>
    <w:rsid w:val="00D34E41"/>
    <w:rsid w:val="00D35028"/>
    <w:rsid w:val="00D3507D"/>
    <w:rsid w:val="00D351A4"/>
    <w:rsid w:val="00D35629"/>
    <w:rsid w:val="00D35F19"/>
    <w:rsid w:val="00D3626D"/>
    <w:rsid w:val="00D3634D"/>
    <w:rsid w:val="00D3663D"/>
    <w:rsid w:val="00D37009"/>
    <w:rsid w:val="00D37300"/>
    <w:rsid w:val="00D3740C"/>
    <w:rsid w:val="00D376BD"/>
    <w:rsid w:val="00D4010A"/>
    <w:rsid w:val="00D40759"/>
    <w:rsid w:val="00D41496"/>
    <w:rsid w:val="00D414C7"/>
    <w:rsid w:val="00D41F7D"/>
    <w:rsid w:val="00D4203A"/>
    <w:rsid w:val="00D424A0"/>
    <w:rsid w:val="00D429C0"/>
    <w:rsid w:val="00D42C03"/>
    <w:rsid w:val="00D42EB5"/>
    <w:rsid w:val="00D42F3A"/>
    <w:rsid w:val="00D4308B"/>
    <w:rsid w:val="00D431F7"/>
    <w:rsid w:val="00D43398"/>
    <w:rsid w:val="00D4399E"/>
    <w:rsid w:val="00D43ACE"/>
    <w:rsid w:val="00D43CD2"/>
    <w:rsid w:val="00D43D4F"/>
    <w:rsid w:val="00D43F3D"/>
    <w:rsid w:val="00D43F8C"/>
    <w:rsid w:val="00D440DF"/>
    <w:rsid w:val="00D444EE"/>
    <w:rsid w:val="00D44724"/>
    <w:rsid w:val="00D447B7"/>
    <w:rsid w:val="00D448C2"/>
    <w:rsid w:val="00D44DBA"/>
    <w:rsid w:val="00D44F5B"/>
    <w:rsid w:val="00D4534A"/>
    <w:rsid w:val="00D459A1"/>
    <w:rsid w:val="00D45A2A"/>
    <w:rsid w:val="00D45B74"/>
    <w:rsid w:val="00D45D2A"/>
    <w:rsid w:val="00D4614A"/>
    <w:rsid w:val="00D46480"/>
    <w:rsid w:val="00D464DB"/>
    <w:rsid w:val="00D4671B"/>
    <w:rsid w:val="00D46842"/>
    <w:rsid w:val="00D46A38"/>
    <w:rsid w:val="00D46A58"/>
    <w:rsid w:val="00D46C05"/>
    <w:rsid w:val="00D46F90"/>
    <w:rsid w:val="00D47096"/>
    <w:rsid w:val="00D47E56"/>
    <w:rsid w:val="00D501C3"/>
    <w:rsid w:val="00D50723"/>
    <w:rsid w:val="00D50A67"/>
    <w:rsid w:val="00D50AAB"/>
    <w:rsid w:val="00D50D9C"/>
    <w:rsid w:val="00D50ED7"/>
    <w:rsid w:val="00D50FF3"/>
    <w:rsid w:val="00D5114E"/>
    <w:rsid w:val="00D51887"/>
    <w:rsid w:val="00D51BFF"/>
    <w:rsid w:val="00D52269"/>
    <w:rsid w:val="00D52786"/>
    <w:rsid w:val="00D528F9"/>
    <w:rsid w:val="00D52A99"/>
    <w:rsid w:val="00D52C52"/>
    <w:rsid w:val="00D52CC9"/>
    <w:rsid w:val="00D532B9"/>
    <w:rsid w:val="00D53426"/>
    <w:rsid w:val="00D5366F"/>
    <w:rsid w:val="00D536C2"/>
    <w:rsid w:val="00D5383B"/>
    <w:rsid w:val="00D53A63"/>
    <w:rsid w:val="00D540DA"/>
    <w:rsid w:val="00D54753"/>
    <w:rsid w:val="00D5499D"/>
    <w:rsid w:val="00D54B05"/>
    <w:rsid w:val="00D553EC"/>
    <w:rsid w:val="00D55441"/>
    <w:rsid w:val="00D56557"/>
    <w:rsid w:val="00D568C8"/>
    <w:rsid w:val="00D56AA5"/>
    <w:rsid w:val="00D56C24"/>
    <w:rsid w:val="00D56E9A"/>
    <w:rsid w:val="00D56EDD"/>
    <w:rsid w:val="00D579E0"/>
    <w:rsid w:val="00D57B62"/>
    <w:rsid w:val="00D57F61"/>
    <w:rsid w:val="00D6026D"/>
    <w:rsid w:val="00D604D6"/>
    <w:rsid w:val="00D607F7"/>
    <w:rsid w:val="00D607FA"/>
    <w:rsid w:val="00D60A91"/>
    <w:rsid w:val="00D60AD1"/>
    <w:rsid w:val="00D60DBA"/>
    <w:rsid w:val="00D610E7"/>
    <w:rsid w:val="00D61153"/>
    <w:rsid w:val="00D61156"/>
    <w:rsid w:val="00D615C5"/>
    <w:rsid w:val="00D617EE"/>
    <w:rsid w:val="00D61870"/>
    <w:rsid w:val="00D61ABE"/>
    <w:rsid w:val="00D62144"/>
    <w:rsid w:val="00D6255C"/>
    <w:rsid w:val="00D62FE0"/>
    <w:rsid w:val="00D6324E"/>
    <w:rsid w:val="00D63440"/>
    <w:rsid w:val="00D634F9"/>
    <w:rsid w:val="00D637E8"/>
    <w:rsid w:val="00D63A73"/>
    <w:rsid w:val="00D63F21"/>
    <w:rsid w:val="00D6446D"/>
    <w:rsid w:val="00D64C18"/>
    <w:rsid w:val="00D64C2B"/>
    <w:rsid w:val="00D64D5B"/>
    <w:rsid w:val="00D64E16"/>
    <w:rsid w:val="00D650C4"/>
    <w:rsid w:val="00D6510E"/>
    <w:rsid w:val="00D65232"/>
    <w:rsid w:val="00D65F4D"/>
    <w:rsid w:val="00D6624B"/>
    <w:rsid w:val="00D66400"/>
    <w:rsid w:val="00D66413"/>
    <w:rsid w:val="00D66485"/>
    <w:rsid w:val="00D667B2"/>
    <w:rsid w:val="00D667F7"/>
    <w:rsid w:val="00D66E81"/>
    <w:rsid w:val="00D66F7D"/>
    <w:rsid w:val="00D67853"/>
    <w:rsid w:val="00D6796B"/>
    <w:rsid w:val="00D67F78"/>
    <w:rsid w:val="00D703C7"/>
    <w:rsid w:val="00D70682"/>
    <w:rsid w:val="00D70777"/>
    <w:rsid w:val="00D70A10"/>
    <w:rsid w:val="00D70A4A"/>
    <w:rsid w:val="00D710D2"/>
    <w:rsid w:val="00D712C4"/>
    <w:rsid w:val="00D71370"/>
    <w:rsid w:val="00D71371"/>
    <w:rsid w:val="00D715AB"/>
    <w:rsid w:val="00D71923"/>
    <w:rsid w:val="00D71B13"/>
    <w:rsid w:val="00D71C42"/>
    <w:rsid w:val="00D71C92"/>
    <w:rsid w:val="00D723B5"/>
    <w:rsid w:val="00D727E5"/>
    <w:rsid w:val="00D72A8D"/>
    <w:rsid w:val="00D72AC6"/>
    <w:rsid w:val="00D72C28"/>
    <w:rsid w:val="00D72E3F"/>
    <w:rsid w:val="00D72E92"/>
    <w:rsid w:val="00D73930"/>
    <w:rsid w:val="00D73B27"/>
    <w:rsid w:val="00D73B7D"/>
    <w:rsid w:val="00D73BF8"/>
    <w:rsid w:val="00D740B4"/>
    <w:rsid w:val="00D741A9"/>
    <w:rsid w:val="00D74384"/>
    <w:rsid w:val="00D74A26"/>
    <w:rsid w:val="00D74B56"/>
    <w:rsid w:val="00D75817"/>
    <w:rsid w:val="00D759E3"/>
    <w:rsid w:val="00D75A5C"/>
    <w:rsid w:val="00D7643E"/>
    <w:rsid w:val="00D7669A"/>
    <w:rsid w:val="00D76F1A"/>
    <w:rsid w:val="00D77497"/>
    <w:rsid w:val="00D77816"/>
    <w:rsid w:val="00D779BE"/>
    <w:rsid w:val="00D77C00"/>
    <w:rsid w:val="00D801DC"/>
    <w:rsid w:val="00D8022C"/>
    <w:rsid w:val="00D8033D"/>
    <w:rsid w:val="00D80348"/>
    <w:rsid w:val="00D80363"/>
    <w:rsid w:val="00D804FD"/>
    <w:rsid w:val="00D80741"/>
    <w:rsid w:val="00D808A9"/>
    <w:rsid w:val="00D808CE"/>
    <w:rsid w:val="00D80967"/>
    <w:rsid w:val="00D80980"/>
    <w:rsid w:val="00D80C59"/>
    <w:rsid w:val="00D80C69"/>
    <w:rsid w:val="00D80D85"/>
    <w:rsid w:val="00D80E81"/>
    <w:rsid w:val="00D8148A"/>
    <w:rsid w:val="00D815E6"/>
    <w:rsid w:val="00D81A0A"/>
    <w:rsid w:val="00D81A37"/>
    <w:rsid w:val="00D81AE4"/>
    <w:rsid w:val="00D81B22"/>
    <w:rsid w:val="00D81C65"/>
    <w:rsid w:val="00D81CAE"/>
    <w:rsid w:val="00D81E4A"/>
    <w:rsid w:val="00D81EFC"/>
    <w:rsid w:val="00D8212D"/>
    <w:rsid w:val="00D82428"/>
    <w:rsid w:val="00D824BD"/>
    <w:rsid w:val="00D8253F"/>
    <w:rsid w:val="00D8272B"/>
    <w:rsid w:val="00D82CED"/>
    <w:rsid w:val="00D82D7E"/>
    <w:rsid w:val="00D82E2D"/>
    <w:rsid w:val="00D8306F"/>
    <w:rsid w:val="00D834C3"/>
    <w:rsid w:val="00D8364C"/>
    <w:rsid w:val="00D838E0"/>
    <w:rsid w:val="00D83CB0"/>
    <w:rsid w:val="00D83CBA"/>
    <w:rsid w:val="00D83DE0"/>
    <w:rsid w:val="00D842B6"/>
    <w:rsid w:val="00D843EF"/>
    <w:rsid w:val="00D84546"/>
    <w:rsid w:val="00D849B9"/>
    <w:rsid w:val="00D84F21"/>
    <w:rsid w:val="00D850BA"/>
    <w:rsid w:val="00D8546F"/>
    <w:rsid w:val="00D856F4"/>
    <w:rsid w:val="00D85878"/>
    <w:rsid w:val="00D859B1"/>
    <w:rsid w:val="00D859C0"/>
    <w:rsid w:val="00D85A4A"/>
    <w:rsid w:val="00D85AA1"/>
    <w:rsid w:val="00D85B02"/>
    <w:rsid w:val="00D85CD6"/>
    <w:rsid w:val="00D85FEF"/>
    <w:rsid w:val="00D861B7"/>
    <w:rsid w:val="00D8626D"/>
    <w:rsid w:val="00D864B3"/>
    <w:rsid w:val="00D86B16"/>
    <w:rsid w:val="00D86B34"/>
    <w:rsid w:val="00D86BCC"/>
    <w:rsid w:val="00D86BF8"/>
    <w:rsid w:val="00D86D0F"/>
    <w:rsid w:val="00D87013"/>
    <w:rsid w:val="00D87108"/>
    <w:rsid w:val="00D87255"/>
    <w:rsid w:val="00D87325"/>
    <w:rsid w:val="00D873D5"/>
    <w:rsid w:val="00D87436"/>
    <w:rsid w:val="00D874F4"/>
    <w:rsid w:val="00D8752A"/>
    <w:rsid w:val="00D87549"/>
    <w:rsid w:val="00D87B79"/>
    <w:rsid w:val="00D87C51"/>
    <w:rsid w:val="00D87F07"/>
    <w:rsid w:val="00D90075"/>
    <w:rsid w:val="00D900BC"/>
    <w:rsid w:val="00D90166"/>
    <w:rsid w:val="00D90580"/>
    <w:rsid w:val="00D9072D"/>
    <w:rsid w:val="00D908B6"/>
    <w:rsid w:val="00D90B28"/>
    <w:rsid w:val="00D91256"/>
    <w:rsid w:val="00D9140F"/>
    <w:rsid w:val="00D91523"/>
    <w:rsid w:val="00D91661"/>
    <w:rsid w:val="00D918E6"/>
    <w:rsid w:val="00D9248C"/>
    <w:rsid w:val="00D925CB"/>
    <w:rsid w:val="00D92654"/>
    <w:rsid w:val="00D92A6C"/>
    <w:rsid w:val="00D92A74"/>
    <w:rsid w:val="00D92AA9"/>
    <w:rsid w:val="00D92AAA"/>
    <w:rsid w:val="00D92B00"/>
    <w:rsid w:val="00D92C99"/>
    <w:rsid w:val="00D931BD"/>
    <w:rsid w:val="00D9358F"/>
    <w:rsid w:val="00D935C6"/>
    <w:rsid w:val="00D93B6B"/>
    <w:rsid w:val="00D93D86"/>
    <w:rsid w:val="00D9432C"/>
    <w:rsid w:val="00D946DF"/>
    <w:rsid w:val="00D947A3"/>
    <w:rsid w:val="00D948DA"/>
    <w:rsid w:val="00D94DF2"/>
    <w:rsid w:val="00D94FF9"/>
    <w:rsid w:val="00D950F0"/>
    <w:rsid w:val="00D9528E"/>
    <w:rsid w:val="00D95685"/>
    <w:rsid w:val="00D95995"/>
    <w:rsid w:val="00D96038"/>
    <w:rsid w:val="00D960EE"/>
    <w:rsid w:val="00D96154"/>
    <w:rsid w:val="00D96330"/>
    <w:rsid w:val="00D96513"/>
    <w:rsid w:val="00D96891"/>
    <w:rsid w:val="00D96C8D"/>
    <w:rsid w:val="00D96EA9"/>
    <w:rsid w:val="00D96F40"/>
    <w:rsid w:val="00D96FEB"/>
    <w:rsid w:val="00D97232"/>
    <w:rsid w:val="00D97F1F"/>
    <w:rsid w:val="00D97FAB"/>
    <w:rsid w:val="00DA03A3"/>
    <w:rsid w:val="00DA04FD"/>
    <w:rsid w:val="00DA096B"/>
    <w:rsid w:val="00DA0A47"/>
    <w:rsid w:val="00DA0CF7"/>
    <w:rsid w:val="00DA1124"/>
    <w:rsid w:val="00DA129A"/>
    <w:rsid w:val="00DA12BC"/>
    <w:rsid w:val="00DA1471"/>
    <w:rsid w:val="00DA157A"/>
    <w:rsid w:val="00DA1639"/>
    <w:rsid w:val="00DA1984"/>
    <w:rsid w:val="00DA1BCB"/>
    <w:rsid w:val="00DA2045"/>
    <w:rsid w:val="00DA22DA"/>
    <w:rsid w:val="00DA2603"/>
    <w:rsid w:val="00DA297B"/>
    <w:rsid w:val="00DA29AA"/>
    <w:rsid w:val="00DA2A51"/>
    <w:rsid w:val="00DA2DFD"/>
    <w:rsid w:val="00DA37AA"/>
    <w:rsid w:val="00DA3A95"/>
    <w:rsid w:val="00DA3BBC"/>
    <w:rsid w:val="00DA3DA5"/>
    <w:rsid w:val="00DA3F3B"/>
    <w:rsid w:val="00DA41AA"/>
    <w:rsid w:val="00DA41C3"/>
    <w:rsid w:val="00DA432D"/>
    <w:rsid w:val="00DA4457"/>
    <w:rsid w:val="00DA44AF"/>
    <w:rsid w:val="00DA4617"/>
    <w:rsid w:val="00DA4675"/>
    <w:rsid w:val="00DA47C7"/>
    <w:rsid w:val="00DA481D"/>
    <w:rsid w:val="00DA4A4E"/>
    <w:rsid w:val="00DA4B53"/>
    <w:rsid w:val="00DA4CA4"/>
    <w:rsid w:val="00DA5252"/>
    <w:rsid w:val="00DA529D"/>
    <w:rsid w:val="00DA54D7"/>
    <w:rsid w:val="00DA5705"/>
    <w:rsid w:val="00DA5B00"/>
    <w:rsid w:val="00DA5B1D"/>
    <w:rsid w:val="00DA5F9C"/>
    <w:rsid w:val="00DA5FC3"/>
    <w:rsid w:val="00DA6016"/>
    <w:rsid w:val="00DA61F1"/>
    <w:rsid w:val="00DA6B52"/>
    <w:rsid w:val="00DA6EAF"/>
    <w:rsid w:val="00DA6FA2"/>
    <w:rsid w:val="00DA7169"/>
    <w:rsid w:val="00DA7240"/>
    <w:rsid w:val="00DA7690"/>
    <w:rsid w:val="00DA77A4"/>
    <w:rsid w:val="00DA7965"/>
    <w:rsid w:val="00DA7D13"/>
    <w:rsid w:val="00DA7DD2"/>
    <w:rsid w:val="00DA7F3B"/>
    <w:rsid w:val="00DB02F9"/>
    <w:rsid w:val="00DB05F5"/>
    <w:rsid w:val="00DB07FE"/>
    <w:rsid w:val="00DB0899"/>
    <w:rsid w:val="00DB0B17"/>
    <w:rsid w:val="00DB0B2A"/>
    <w:rsid w:val="00DB184D"/>
    <w:rsid w:val="00DB1A7C"/>
    <w:rsid w:val="00DB1B57"/>
    <w:rsid w:val="00DB1DEA"/>
    <w:rsid w:val="00DB1FEF"/>
    <w:rsid w:val="00DB2B22"/>
    <w:rsid w:val="00DB2D6C"/>
    <w:rsid w:val="00DB32A3"/>
    <w:rsid w:val="00DB38CB"/>
    <w:rsid w:val="00DB39AA"/>
    <w:rsid w:val="00DB3AA2"/>
    <w:rsid w:val="00DB3B04"/>
    <w:rsid w:val="00DB3E7C"/>
    <w:rsid w:val="00DB3EEF"/>
    <w:rsid w:val="00DB4734"/>
    <w:rsid w:val="00DB4840"/>
    <w:rsid w:val="00DB48F6"/>
    <w:rsid w:val="00DB49BE"/>
    <w:rsid w:val="00DB4D10"/>
    <w:rsid w:val="00DB56BB"/>
    <w:rsid w:val="00DB5759"/>
    <w:rsid w:val="00DB5E07"/>
    <w:rsid w:val="00DB5E24"/>
    <w:rsid w:val="00DB60B7"/>
    <w:rsid w:val="00DB6596"/>
    <w:rsid w:val="00DB677D"/>
    <w:rsid w:val="00DB691C"/>
    <w:rsid w:val="00DB6C12"/>
    <w:rsid w:val="00DB6C8A"/>
    <w:rsid w:val="00DB700F"/>
    <w:rsid w:val="00DB72EE"/>
    <w:rsid w:val="00DB7601"/>
    <w:rsid w:val="00DB76F0"/>
    <w:rsid w:val="00DB7940"/>
    <w:rsid w:val="00DB7B92"/>
    <w:rsid w:val="00DB7D46"/>
    <w:rsid w:val="00DB7D79"/>
    <w:rsid w:val="00DB7E74"/>
    <w:rsid w:val="00DC051A"/>
    <w:rsid w:val="00DC1596"/>
    <w:rsid w:val="00DC1832"/>
    <w:rsid w:val="00DC199A"/>
    <w:rsid w:val="00DC1A2C"/>
    <w:rsid w:val="00DC1C77"/>
    <w:rsid w:val="00DC1DF4"/>
    <w:rsid w:val="00DC1EED"/>
    <w:rsid w:val="00DC2183"/>
    <w:rsid w:val="00DC253D"/>
    <w:rsid w:val="00DC2607"/>
    <w:rsid w:val="00DC2630"/>
    <w:rsid w:val="00DC296E"/>
    <w:rsid w:val="00DC2CB5"/>
    <w:rsid w:val="00DC2D07"/>
    <w:rsid w:val="00DC2E2D"/>
    <w:rsid w:val="00DC2E4E"/>
    <w:rsid w:val="00DC2E74"/>
    <w:rsid w:val="00DC3170"/>
    <w:rsid w:val="00DC3244"/>
    <w:rsid w:val="00DC353E"/>
    <w:rsid w:val="00DC3665"/>
    <w:rsid w:val="00DC3A43"/>
    <w:rsid w:val="00DC3C36"/>
    <w:rsid w:val="00DC3ECC"/>
    <w:rsid w:val="00DC4706"/>
    <w:rsid w:val="00DC4757"/>
    <w:rsid w:val="00DC4B38"/>
    <w:rsid w:val="00DC4F5E"/>
    <w:rsid w:val="00DC5801"/>
    <w:rsid w:val="00DC584C"/>
    <w:rsid w:val="00DC585A"/>
    <w:rsid w:val="00DC5C24"/>
    <w:rsid w:val="00DC5D30"/>
    <w:rsid w:val="00DC5DAF"/>
    <w:rsid w:val="00DC5DCB"/>
    <w:rsid w:val="00DC6363"/>
    <w:rsid w:val="00DC638F"/>
    <w:rsid w:val="00DC6419"/>
    <w:rsid w:val="00DC6438"/>
    <w:rsid w:val="00DC65F5"/>
    <w:rsid w:val="00DC6925"/>
    <w:rsid w:val="00DC6E81"/>
    <w:rsid w:val="00DC7428"/>
    <w:rsid w:val="00DC7A20"/>
    <w:rsid w:val="00DC7A37"/>
    <w:rsid w:val="00DC7B2D"/>
    <w:rsid w:val="00DC7B82"/>
    <w:rsid w:val="00DD03F2"/>
    <w:rsid w:val="00DD05F2"/>
    <w:rsid w:val="00DD0749"/>
    <w:rsid w:val="00DD0B5F"/>
    <w:rsid w:val="00DD0C2D"/>
    <w:rsid w:val="00DD0EEB"/>
    <w:rsid w:val="00DD123D"/>
    <w:rsid w:val="00DD12AF"/>
    <w:rsid w:val="00DD1336"/>
    <w:rsid w:val="00DD13E9"/>
    <w:rsid w:val="00DD142C"/>
    <w:rsid w:val="00DD187D"/>
    <w:rsid w:val="00DD227B"/>
    <w:rsid w:val="00DD243F"/>
    <w:rsid w:val="00DD2823"/>
    <w:rsid w:val="00DD29E4"/>
    <w:rsid w:val="00DD29E6"/>
    <w:rsid w:val="00DD2BD5"/>
    <w:rsid w:val="00DD2DDE"/>
    <w:rsid w:val="00DD2F8B"/>
    <w:rsid w:val="00DD310E"/>
    <w:rsid w:val="00DD3180"/>
    <w:rsid w:val="00DD3328"/>
    <w:rsid w:val="00DD345D"/>
    <w:rsid w:val="00DD3805"/>
    <w:rsid w:val="00DD3955"/>
    <w:rsid w:val="00DD3B57"/>
    <w:rsid w:val="00DD3C34"/>
    <w:rsid w:val="00DD404F"/>
    <w:rsid w:val="00DD4174"/>
    <w:rsid w:val="00DD444D"/>
    <w:rsid w:val="00DD4451"/>
    <w:rsid w:val="00DD4893"/>
    <w:rsid w:val="00DD4D04"/>
    <w:rsid w:val="00DD4DB1"/>
    <w:rsid w:val="00DD4FB0"/>
    <w:rsid w:val="00DD4FDC"/>
    <w:rsid w:val="00DD5013"/>
    <w:rsid w:val="00DD514A"/>
    <w:rsid w:val="00DD55B0"/>
    <w:rsid w:val="00DD55B5"/>
    <w:rsid w:val="00DD5682"/>
    <w:rsid w:val="00DD5691"/>
    <w:rsid w:val="00DD56B1"/>
    <w:rsid w:val="00DD5ED7"/>
    <w:rsid w:val="00DD6273"/>
    <w:rsid w:val="00DD62E5"/>
    <w:rsid w:val="00DD65ED"/>
    <w:rsid w:val="00DD681F"/>
    <w:rsid w:val="00DD6AB9"/>
    <w:rsid w:val="00DD6CAC"/>
    <w:rsid w:val="00DD6ECF"/>
    <w:rsid w:val="00DD6EE6"/>
    <w:rsid w:val="00DD71A7"/>
    <w:rsid w:val="00DD7404"/>
    <w:rsid w:val="00DD7A4E"/>
    <w:rsid w:val="00DD7C99"/>
    <w:rsid w:val="00DE0159"/>
    <w:rsid w:val="00DE050F"/>
    <w:rsid w:val="00DE09F0"/>
    <w:rsid w:val="00DE10D8"/>
    <w:rsid w:val="00DE14C8"/>
    <w:rsid w:val="00DE14D0"/>
    <w:rsid w:val="00DE1529"/>
    <w:rsid w:val="00DE1775"/>
    <w:rsid w:val="00DE189E"/>
    <w:rsid w:val="00DE1F73"/>
    <w:rsid w:val="00DE2484"/>
    <w:rsid w:val="00DE263C"/>
    <w:rsid w:val="00DE286B"/>
    <w:rsid w:val="00DE2AC5"/>
    <w:rsid w:val="00DE312E"/>
    <w:rsid w:val="00DE3292"/>
    <w:rsid w:val="00DE3424"/>
    <w:rsid w:val="00DE3443"/>
    <w:rsid w:val="00DE3450"/>
    <w:rsid w:val="00DE3788"/>
    <w:rsid w:val="00DE3932"/>
    <w:rsid w:val="00DE3A53"/>
    <w:rsid w:val="00DE3AA7"/>
    <w:rsid w:val="00DE3BE1"/>
    <w:rsid w:val="00DE3C0E"/>
    <w:rsid w:val="00DE3E4C"/>
    <w:rsid w:val="00DE3E50"/>
    <w:rsid w:val="00DE3FE4"/>
    <w:rsid w:val="00DE4007"/>
    <w:rsid w:val="00DE416F"/>
    <w:rsid w:val="00DE41BF"/>
    <w:rsid w:val="00DE4235"/>
    <w:rsid w:val="00DE45F5"/>
    <w:rsid w:val="00DE4A3D"/>
    <w:rsid w:val="00DE4AEB"/>
    <w:rsid w:val="00DE4BD5"/>
    <w:rsid w:val="00DE4CC0"/>
    <w:rsid w:val="00DE4CF8"/>
    <w:rsid w:val="00DE56AA"/>
    <w:rsid w:val="00DE5D27"/>
    <w:rsid w:val="00DE5F31"/>
    <w:rsid w:val="00DE5FFE"/>
    <w:rsid w:val="00DE633F"/>
    <w:rsid w:val="00DE65B2"/>
    <w:rsid w:val="00DE6645"/>
    <w:rsid w:val="00DE66BE"/>
    <w:rsid w:val="00DE67CB"/>
    <w:rsid w:val="00DE6A57"/>
    <w:rsid w:val="00DE6EC2"/>
    <w:rsid w:val="00DE6F42"/>
    <w:rsid w:val="00DE6FBF"/>
    <w:rsid w:val="00DE7389"/>
    <w:rsid w:val="00DE7477"/>
    <w:rsid w:val="00DE74E2"/>
    <w:rsid w:val="00DE7603"/>
    <w:rsid w:val="00DE778A"/>
    <w:rsid w:val="00DE787A"/>
    <w:rsid w:val="00DE7EEC"/>
    <w:rsid w:val="00DF04CB"/>
    <w:rsid w:val="00DF04E0"/>
    <w:rsid w:val="00DF0520"/>
    <w:rsid w:val="00DF06A7"/>
    <w:rsid w:val="00DF090F"/>
    <w:rsid w:val="00DF0B83"/>
    <w:rsid w:val="00DF0CB7"/>
    <w:rsid w:val="00DF0D99"/>
    <w:rsid w:val="00DF10BF"/>
    <w:rsid w:val="00DF1101"/>
    <w:rsid w:val="00DF1522"/>
    <w:rsid w:val="00DF17F5"/>
    <w:rsid w:val="00DF20ED"/>
    <w:rsid w:val="00DF258C"/>
    <w:rsid w:val="00DF2704"/>
    <w:rsid w:val="00DF27DE"/>
    <w:rsid w:val="00DF2E3A"/>
    <w:rsid w:val="00DF3195"/>
    <w:rsid w:val="00DF3216"/>
    <w:rsid w:val="00DF338C"/>
    <w:rsid w:val="00DF3450"/>
    <w:rsid w:val="00DF36DF"/>
    <w:rsid w:val="00DF3893"/>
    <w:rsid w:val="00DF39F9"/>
    <w:rsid w:val="00DF3DEE"/>
    <w:rsid w:val="00DF3E4B"/>
    <w:rsid w:val="00DF3F25"/>
    <w:rsid w:val="00DF4306"/>
    <w:rsid w:val="00DF43CC"/>
    <w:rsid w:val="00DF4469"/>
    <w:rsid w:val="00DF4FEB"/>
    <w:rsid w:val="00DF5019"/>
    <w:rsid w:val="00DF5641"/>
    <w:rsid w:val="00DF59D5"/>
    <w:rsid w:val="00DF5C4F"/>
    <w:rsid w:val="00DF5E70"/>
    <w:rsid w:val="00DF5EE6"/>
    <w:rsid w:val="00DF6169"/>
    <w:rsid w:val="00DF6200"/>
    <w:rsid w:val="00DF6294"/>
    <w:rsid w:val="00DF64B4"/>
    <w:rsid w:val="00DF68F5"/>
    <w:rsid w:val="00DF693C"/>
    <w:rsid w:val="00DF6AD3"/>
    <w:rsid w:val="00DF6C01"/>
    <w:rsid w:val="00DF6CF6"/>
    <w:rsid w:val="00DF718F"/>
    <w:rsid w:val="00DF7402"/>
    <w:rsid w:val="00DF7406"/>
    <w:rsid w:val="00DF76F9"/>
    <w:rsid w:val="00DF7815"/>
    <w:rsid w:val="00DF7BDB"/>
    <w:rsid w:val="00DF7CB1"/>
    <w:rsid w:val="00DF7DD9"/>
    <w:rsid w:val="00DF7F91"/>
    <w:rsid w:val="00E000B2"/>
    <w:rsid w:val="00E002D4"/>
    <w:rsid w:val="00E003F2"/>
    <w:rsid w:val="00E0044B"/>
    <w:rsid w:val="00E00BF8"/>
    <w:rsid w:val="00E00C65"/>
    <w:rsid w:val="00E00D21"/>
    <w:rsid w:val="00E00DAC"/>
    <w:rsid w:val="00E012C9"/>
    <w:rsid w:val="00E0136E"/>
    <w:rsid w:val="00E01569"/>
    <w:rsid w:val="00E0165F"/>
    <w:rsid w:val="00E01E26"/>
    <w:rsid w:val="00E0245A"/>
    <w:rsid w:val="00E024E1"/>
    <w:rsid w:val="00E02599"/>
    <w:rsid w:val="00E02634"/>
    <w:rsid w:val="00E02B8C"/>
    <w:rsid w:val="00E02BAB"/>
    <w:rsid w:val="00E035AD"/>
    <w:rsid w:val="00E03B94"/>
    <w:rsid w:val="00E03CB0"/>
    <w:rsid w:val="00E03F55"/>
    <w:rsid w:val="00E03FB8"/>
    <w:rsid w:val="00E04637"/>
    <w:rsid w:val="00E047BB"/>
    <w:rsid w:val="00E04F74"/>
    <w:rsid w:val="00E0526C"/>
    <w:rsid w:val="00E052E5"/>
    <w:rsid w:val="00E05337"/>
    <w:rsid w:val="00E05526"/>
    <w:rsid w:val="00E0567E"/>
    <w:rsid w:val="00E05749"/>
    <w:rsid w:val="00E058C5"/>
    <w:rsid w:val="00E05B8D"/>
    <w:rsid w:val="00E05D79"/>
    <w:rsid w:val="00E05F10"/>
    <w:rsid w:val="00E05F5C"/>
    <w:rsid w:val="00E05F74"/>
    <w:rsid w:val="00E0649C"/>
    <w:rsid w:val="00E066AA"/>
    <w:rsid w:val="00E06A09"/>
    <w:rsid w:val="00E06AC8"/>
    <w:rsid w:val="00E06C29"/>
    <w:rsid w:val="00E06C41"/>
    <w:rsid w:val="00E06EE5"/>
    <w:rsid w:val="00E071EB"/>
    <w:rsid w:val="00E07723"/>
    <w:rsid w:val="00E07838"/>
    <w:rsid w:val="00E07856"/>
    <w:rsid w:val="00E079EC"/>
    <w:rsid w:val="00E07BAF"/>
    <w:rsid w:val="00E07E89"/>
    <w:rsid w:val="00E10396"/>
    <w:rsid w:val="00E105C9"/>
    <w:rsid w:val="00E10793"/>
    <w:rsid w:val="00E1087A"/>
    <w:rsid w:val="00E109C4"/>
    <w:rsid w:val="00E10B8F"/>
    <w:rsid w:val="00E10C7E"/>
    <w:rsid w:val="00E10FAC"/>
    <w:rsid w:val="00E111A1"/>
    <w:rsid w:val="00E113CF"/>
    <w:rsid w:val="00E116ED"/>
    <w:rsid w:val="00E11705"/>
    <w:rsid w:val="00E11774"/>
    <w:rsid w:val="00E117C5"/>
    <w:rsid w:val="00E118F1"/>
    <w:rsid w:val="00E11EF7"/>
    <w:rsid w:val="00E12025"/>
    <w:rsid w:val="00E120FA"/>
    <w:rsid w:val="00E1224B"/>
    <w:rsid w:val="00E123A9"/>
    <w:rsid w:val="00E12B6E"/>
    <w:rsid w:val="00E12F5C"/>
    <w:rsid w:val="00E131E2"/>
    <w:rsid w:val="00E133B9"/>
    <w:rsid w:val="00E13704"/>
    <w:rsid w:val="00E138A8"/>
    <w:rsid w:val="00E1393F"/>
    <w:rsid w:val="00E13C69"/>
    <w:rsid w:val="00E13D56"/>
    <w:rsid w:val="00E13D96"/>
    <w:rsid w:val="00E13DA4"/>
    <w:rsid w:val="00E13DEE"/>
    <w:rsid w:val="00E1417B"/>
    <w:rsid w:val="00E14257"/>
    <w:rsid w:val="00E1449E"/>
    <w:rsid w:val="00E1470A"/>
    <w:rsid w:val="00E1482E"/>
    <w:rsid w:val="00E14D3E"/>
    <w:rsid w:val="00E14E44"/>
    <w:rsid w:val="00E15203"/>
    <w:rsid w:val="00E15A8B"/>
    <w:rsid w:val="00E15E00"/>
    <w:rsid w:val="00E163DC"/>
    <w:rsid w:val="00E16629"/>
    <w:rsid w:val="00E16AB9"/>
    <w:rsid w:val="00E16AC9"/>
    <w:rsid w:val="00E170D1"/>
    <w:rsid w:val="00E170E2"/>
    <w:rsid w:val="00E17400"/>
    <w:rsid w:val="00E1743C"/>
    <w:rsid w:val="00E17569"/>
    <w:rsid w:val="00E178D9"/>
    <w:rsid w:val="00E17B0F"/>
    <w:rsid w:val="00E17E7B"/>
    <w:rsid w:val="00E17F51"/>
    <w:rsid w:val="00E207EA"/>
    <w:rsid w:val="00E20CCD"/>
    <w:rsid w:val="00E20DE9"/>
    <w:rsid w:val="00E20E31"/>
    <w:rsid w:val="00E20FB2"/>
    <w:rsid w:val="00E20FC0"/>
    <w:rsid w:val="00E20FC8"/>
    <w:rsid w:val="00E210AF"/>
    <w:rsid w:val="00E21109"/>
    <w:rsid w:val="00E213F3"/>
    <w:rsid w:val="00E2142F"/>
    <w:rsid w:val="00E21E1E"/>
    <w:rsid w:val="00E21F3C"/>
    <w:rsid w:val="00E21F83"/>
    <w:rsid w:val="00E22957"/>
    <w:rsid w:val="00E22A3D"/>
    <w:rsid w:val="00E22AAC"/>
    <w:rsid w:val="00E22C73"/>
    <w:rsid w:val="00E22D52"/>
    <w:rsid w:val="00E23049"/>
    <w:rsid w:val="00E231F5"/>
    <w:rsid w:val="00E2341E"/>
    <w:rsid w:val="00E236FF"/>
    <w:rsid w:val="00E23967"/>
    <w:rsid w:val="00E23972"/>
    <w:rsid w:val="00E23BA1"/>
    <w:rsid w:val="00E23E04"/>
    <w:rsid w:val="00E2417C"/>
    <w:rsid w:val="00E24256"/>
    <w:rsid w:val="00E243A5"/>
    <w:rsid w:val="00E2449D"/>
    <w:rsid w:val="00E247AF"/>
    <w:rsid w:val="00E248D2"/>
    <w:rsid w:val="00E249CC"/>
    <w:rsid w:val="00E24A90"/>
    <w:rsid w:val="00E250C0"/>
    <w:rsid w:val="00E25271"/>
    <w:rsid w:val="00E25309"/>
    <w:rsid w:val="00E2607A"/>
    <w:rsid w:val="00E264E5"/>
    <w:rsid w:val="00E268F3"/>
    <w:rsid w:val="00E26ADC"/>
    <w:rsid w:val="00E26BC1"/>
    <w:rsid w:val="00E26CFF"/>
    <w:rsid w:val="00E26D8F"/>
    <w:rsid w:val="00E273D5"/>
    <w:rsid w:val="00E27720"/>
    <w:rsid w:val="00E27903"/>
    <w:rsid w:val="00E27A36"/>
    <w:rsid w:val="00E27AB0"/>
    <w:rsid w:val="00E27DA5"/>
    <w:rsid w:val="00E27E61"/>
    <w:rsid w:val="00E27EBF"/>
    <w:rsid w:val="00E30699"/>
    <w:rsid w:val="00E30E34"/>
    <w:rsid w:val="00E30E95"/>
    <w:rsid w:val="00E312D5"/>
    <w:rsid w:val="00E315D4"/>
    <w:rsid w:val="00E31684"/>
    <w:rsid w:val="00E31779"/>
    <w:rsid w:val="00E31BEE"/>
    <w:rsid w:val="00E31D42"/>
    <w:rsid w:val="00E31FE4"/>
    <w:rsid w:val="00E32073"/>
    <w:rsid w:val="00E323EA"/>
    <w:rsid w:val="00E32ACD"/>
    <w:rsid w:val="00E32B7E"/>
    <w:rsid w:val="00E32E4A"/>
    <w:rsid w:val="00E33050"/>
    <w:rsid w:val="00E33D32"/>
    <w:rsid w:val="00E33E8D"/>
    <w:rsid w:val="00E3416B"/>
    <w:rsid w:val="00E345A5"/>
    <w:rsid w:val="00E347C1"/>
    <w:rsid w:val="00E347F1"/>
    <w:rsid w:val="00E34ACF"/>
    <w:rsid w:val="00E34B3B"/>
    <w:rsid w:val="00E34CBC"/>
    <w:rsid w:val="00E34D91"/>
    <w:rsid w:val="00E34F82"/>
    <w:rsid w:val="00E3536D"/>
    <w:rsid w:val="00E35563"/>
    <w:rsid w:val="00E355E5"/>
    <w:rsid w:val="00E3577D"/>
    <w:rsid w:val="00E35B58"/>
    <w:rsid w:val="00E35C14"/>
    <w:rsid w:val="00E35C58"/>
    <w:rsid w:val="00E35C92"/>
    <w:rsid w:val="00E35F78"/>
    <w:rsid w:val="00E36041"/>
    <w:rsid w:val="00E360C2"/>
    <w:rsid w:val="00E3622D"/>
    <w:rsid w:val="00E365F1"/>
    <w:rsid w:val="00E366E8"/>
    <w:rsid w:val="00E36843"/>
    <w:rsid w:val="00E36C82"/>
    <w:rsid w:val="00E36D39"/>
    <w:rsid w:val="00E37494"/>
    <w:rsid w:val="00E3749B"/>
    <w:rsid w:val="00E374BB"/>
    <w:rsid w:val="00E37D06"/>
    <w:rsid w:val="00E40503"/>
    <w:rsid w:val="00E4059F"/>
    <w:rsid w:val="00E4067D"/>
    <w:rsid w:val="00E408C1"/>
    <w:rsid w:val="00E40D82"/>
    <w:rsid w:val="00E412BC"/>
    <w:rsid w:val="00E413C9"/>
    <w:rsid w:val="00E413E8"/>
    <w:rsid w:val="00E41D22"/>
    <w:rsid w:val="00E41F0E"/>
    <w:rsid w:val="00E4211F"/>
    <w:rsid w:val="00E424C4"/>
    <w:rsid w:val="00E4252F"/>
    <w:rsid w:val="00E425A6"/>
    <w:rsid w:val="00E42870"/>
    <w:rsid w:val="00E429CB"/>
    <w:rsid w:val="00E42C71"/>
    <w:rsid w:val="00E42D4B"/>
    <w:rsid w:val="00E42E5E"/>
    <w:rsid w:val="00E430E0"/>
    <w:rsid w:val="00E4315B"/>
    <w:rsid w:val="00E433E5"/>
    <w:rsid w:val="00E437CF"/>
    <w:rsid w:val="00E4381D"/>
    <w:rsid w:val="00E43B4C"/>
    <w:rsid w:val="00E43EBB"/>
    <w:rsid w:val="00E43F07"/>
    <w:rsid w:val="00E440EA"/>
    <w:rsid w:val="00E44BF1"/>
    <w:rsid w:val="00E44C9F"/>
    <w:rsid w:val="00E44CD1"/>
    <w:rsid w:val="00E45469"/>
    <w:rsid w:val="00E45585"/>
    <w:rsid w:val="00E45935"/>
    <w:rsid w:val="00E45EC3"/>
    <w:rsid w:val="00E4607E"/>
    <w:rsid w:val="00E4621F"/>
    <w:rsid w:val="00E466E8"/>
    <w:rsid w:val="00E467D0"/>
    <w:rsid w:val="00E46D6F"/>
    <w:rsid w:val="00E46FBB"/>
    <w:rsid w:val="00E47519"/>
    <w:rsid w:val="00E47BCD"/>
    <w:rsid w:val="00E500F3"/>
    <w:rsid w:val="00E5034E"/>
    <w:rsid w:val="00E503F0"/>
    <w:rsid w:val="00E50405"/>
    <w:rsid w:val="00E50AB8"/>
    <w:rsid w:val="00E51028"/>
    <w:rsid w:val="00E51193"/>
    <w:rsid w:val="00E513CB"/>
    <w:rsid w:val="00E514EF"/>
    <w:rsid w:val="00E51540"/>
    <w:rsid w:val="00E517BC"/>
    <w:rsid w:val="00E5197D"/>
    <w:rsid w:val="00E51D2A"/>
    <w:rsid w:val="00E51F9F"/>
    <w:rsid w:val="00E52777"/>
    <w:rsid w:val="00E5292B"/>
    <w:rsid w:val="00E5299C"/>
    <w:rsid w:val="00E52E3D"/>
    <w:rsid w:val="00E530A5"/>
    <w:rsid w:val="00E53262"/>
    <w:rsid w:val="00E5330A"/>
    <w:rsid w:val="00E538BB"/>
    <w:rsid w:val="00E53903"/>
    <w:rsid w:val="00E53990"/>
    <w:rsid w:val="00E53E6F"/>
    <w:rsid w:val="00E54232"/>
    <w:rsid w:val="00E543EB"/>
    <w:rsid w:val="00E54492"/>
    <w:rsid w:val="00E54576"/>
    <w:rsid w:val="00E54D7B"/>
    <w:rsid w:val="00E54EE8"/>
    <w:rsid w:val="00E55454"/>
    <w:rsid w:val="00E5576F"/>
    <w:rsid w:val="00E557E5"/>
    <w:rsid w:val="00E5592F"/>
    <w:rsid w:val="00E55B72"/>
    <w:rsid w:val="00E55C01"/>
    <w:rsid w:val="00E55CBD"/>
    <w:rsid w:val="00E56049"/>
    <w:rsid w:val="00E5609C"/>
    <w:rsid w:val="00E563A5"/>
    <w:rsid w:val="00E56775"/>
    <w:rsid w:val="00E56AB3"/>
    <w:rsid w:val="00E56E92"/>
    <w:rsid w:val="00E56EF4"/>
    <w:rsid w:val="00E57088"/>
    <w:rsid w:val="00E571D8"/>
    <w:rsid w:val="00E571E3"/>
    <w:rsid w:val="00E573A6"/>
    <w:rsid w:val="00E5746E"/>
    <w:rsid w:val="00E576F0"/>
    <w:rsid w:val="00E5787C"/>
    <w:rsid w:val="00E57B74"/>
    <w:rsid w:val="00E57E7B"/>
    <w:rsid w:val="00E57F94"/>
    <w:rsid w:val="00E60108"/>
    <w:rsid w:val="00E6022C"/>
    <w:rsid w:val="00E60582"/>
    <w:rsid w:val="00E605F6"/>
    <w:rsid w:val="00E607E0"/>
    <w:rsid w:val="00E619DF"/>
    <w:rsid w:val="00E61A71"/>
    <w:rsid w:val="00E62160"/>
    <w:rsid w:val="00E622A7"/>
    <w:rsid w:val="00E62321"/>
    <w:rsid w:val="00E6235E"/>
    <w:rsid w:val="00E62471"/>
    <w:rsid w:val="00E62715"/>
    <w:rsid w:val="00E62DFA"/>
    <w:rsid w:val="00E62ECB"/>
    <w:rsid w:val="00E62F81"/>
    <w:rsid w:val="00E63101"/>
    <w:rsid w:val="00E634F4"/>
    <w:rsid w:val="00E6379F"/>
    <w:rsid w:val="00E638CF"/>
    <w:rsid w:val="00E63BEF"/>
    <w:rsid w:val="00E63EDE"/>
    <w:rsid w:val="00E63FD9"/>
    <w:rsid w:val="00E64097"/>
    <w:rsid w:val="00E64282"/>
    <w:rsid w:val="00E64424"/>
    <w:rsid w:val="00E6469F"/>
    <w:rsid w:val="00E646F1"/>
    <w:rsid w:val="00E648B3"/>
    <w:rsid w:val="00E64F6B"/>
    <w:rsid w:val="00E650F1"/>
    <w:rsid w:val="00E65782"/>
    <w:rsid w:val="00E6585E"/>
    <w:rsid w:val="00E65BD7"/>
    <w:rsid w:val="00E65EF0"/>
    <w:rsid w:val="00E66024"/>
    <w:rsid w:val="00E6623D"/>
    <w:rsid w:val="00E6638E"/>
    <w:rsid w:val="00E66ACD"/>
    <w:rsid w:val="00E66CEB"/>
    <w:rsid w:val="00E66DFF"/>
    <w:rsid w:val="00E66F46"/>
    <w:rsid w:val="00E6704D"/>
    <w:rsid w:val="00E671D0"/>
    <w:rsid w:val="00E67436"/>
    <w:rsid w:val="00E67866"/>
    <w:rsid w:val="00E67C0D"/>
    <w:rsid w:val="00E67E91"/>
    <w:rsid w:val="00E67F7C"/>
    <w:rsid w:val="00E701DE"/>
    <w:rsid w:val="00E70478"/>
    <w:rsid w:val="00E708F0"/>
    <w:rsid w:val="00E70B90"/>
    <w:rsid w:val="00E71113"/>
    <w:rsid w:val="00E71625"/>
    <w:rsid w:val="00E719CF"/>
    <w:rsid w:val="00E71E58"/>
    <w:rsid w:val="00E71EDF"/>
    <w:rsid w:val="00E723B1"/>
    <w:rsid w:val="00E7268B"/>
    <w:rsid w:val="00E72B11"/>
    <w:rsid w:val="00E72B3F"/>
    <w:rsid w:val="00E72C17"/>
    <w:rsid w:val="00E73359"/>
    <w:rsid w:val="00E734BC"/>
    <w:rsid w:val="00E736CF"/>
    <w:rsid w:val="00E73775"/>
    <w:rsid w:val="00E7380C"/>
    <w:rsid w:val="00E73984"/>
    <w:rsid w:val="00E73A2D"/>
    <w:rsid w:val="00E73C6A"/>
    <w:rsid w:val="00E741F9"/>
    <w:rsid w:val="00E74378"/>
    <w:rsid w:val="00E74535"/>
    <w:rsid w:val="00E7469D"/>
    <w:rsid w:val="00E74A61"/>
    <w:rsid w:val="00E74FF0"/>
    <w:rsid w:val="00E754D8"/>
    <w:rsid w:val="00E7560E"/>
    <w:rsid w:val="00E75987"/>
    <w:rsid w:val="00E75D7E"/>
    <w:rsid w:val="00E75F95"/>
    <w:rsid w:val="00E7629D"/>
    <w:rsid w:val="00E76644"/>
    <w:rsid w:val="00E7667E"/>
    <w:rsid w:val="00E76759"/>
    <w:rsid w:val="00E767B5"/>
    <w:rsid w:val="00E76AD1"/>
    <w:rsid w:val="00E76AE4"/>
    <w:rsid w:val="00E76B51"/>
    <w:rsid w:val="00E76C62"/>
    <w:rsid w:val="00E76F57"/>
    <w:rsid w:val="00E77035"/>
    <w:rsid w:val="00E77041"/>
    <w:rsid w:val="00E77184"/>
    <w:rsid w:val="00E77300"/>
    <w:rsid w:val="00E77645"/>
    <w:rsid w:val="00E77877"/>
    <w:rsid w:val="00E778FE"/>
    <w:rsid w:val="00E77A27"/>
    <w:rsid w:val="00E77B5A"/>
    <w:rsid w:val="00E77D39"/>
    <w:rsid w:val="00E77EC7"/>
    <w:rsid w:val="00E77F82"/>
    <w:rsid w:val="00E800EB"/>
    <w:rsid w:val="00E80347"/>
    <w:rsid w:val="00E80380"/>
    <w:rsid w:val="00E8038F"/>
    <w:rsid w:val="00E8042D"/>
    <w:rsid w:val="00E808A8"/>
    <w:rsid w:val="00E809B6"/>
    <w:rsid w:val="00E80B68"/>
    <w:rsid w:val="00E80EB3"/>
    <w:rsid w:val="00E81035"/>
    <w:rsid w:val="00E81506"/>
    <w:rsid w:val="00E815EB"/>
    <w:rsid w:val="00E819D3"/>
    <w:rsid w:val="00E81B19"/>
    <w:rsid w:val="00E81B62"/>
    <w:rsid w:val="00E81CCB"/>
    <w:rsid w:val="00E81D96"/>
    <w:rsid w:val="00E81F9E"/>
    <w:rsid w:val="00E82082"/>
    <w:rsid w:val="00E821B6"/>
    <w:rsid w:val="00E82701"/>
    <w:rsid w:val="00E8273A"/>
    <w:rsid w:val="00E8275E"/>
    <w:rsid w:val="00E83339"/>
    <w:rsid w:val="00E83371"/>
    <w:rsid w:val="00E83486"/>
    <w:rsid w:val="00E836B0"/>
    <w:rsid w:val="00E836DF"/>
    <w:rsid w:val="00E83870"/>
    <w:rsid w:val="00E83ACE"/>
    <w:rsid w:val="00E83B8F"/>
    <w:rsid w:val="00E83BA2"/>
    <w:rsid w:val="00E83BF5"/>
    <w:rsid w:val="00E83CA0"/>
    <w:rsid w:val="00E83CB1"/>
    <w:rsid w:val="00E83CB2"/>
    <w:rsid w:val="00E84380"/>
    <w:rsid w:val="00E84526"/>
    <w:rsid w:val="00E845E8"/>
    <w:rsid w:val="00E846CC"/>
    <w:rsid w:val="00E84835"/>
    <w:rsid w:val="00E84B69"/>
    <w:rsid w:val="00E84C6D"/>
    <w:rsid w:val="00E84CFA"/>
    <w:rsid w:val="00E84F98"/>
    <w:rsid w:val="00E85009"/>
    <w:rsid w:val="00E850EB"/>
    <w:rsid w:val="00E8536F"/>
    <w:rsid w:val="00E854FA"/>
    <w:rsid w:val="00E855E7"/>
    <w:rsid w:val="00E85903"/>
    <w:rsid w:val="00E85E78"/>
    <w:rsid w:val="00E86028"/>
    <w:rsid w:val="00E86211"/>
    <w:rsid w:val="00E86521"/>
    <w:rsid w:val="00E86939"/>
    <w:rsid w:val="00E86946"/>
    <w:rsid w:val="00E86E89"/>
    <w:rsid w:val="00E8703D"/>
    <w:rsid w:val="00E87200"/>
    <w:rsid w:val="00E875A6"/>
    <w:rsid w:val="00E8782E"/>
    <w:rsid w:val="00E878EE"/>
    <w:rsid w:val="00E87C1F"/>
    <w:rsid w:val="00E87C69"/>
    <w:rsid w:val="00E87D80"/>
    <w:rsid w:val="00E87D83"/>
    <w:rsid w:val="00E87E5D"/>
    <w:rsid w:val="00E90075"/>
    <w:rsid w:val="00E90454"/>
    <w:rsid w:val="00E9076C"/>
    <w:rsid w:val="00E90771"/>
    <w:rsid w:val="00E90A18"/>
    <w:rsid w:val="00E90BD5"/>
    <w:rsid w:val="00E91245"/>
    <w:rsid w:val="00E914E8"/>
    <w:rsid w:val="00E914FB"/>
    <w:rsid w:val="00E915C9"/>
    <w:rsid w:val="00E91F44"/>
    <w:rsid w:val="00E9218B"/>
    <w:rsid w:val="00E92543"/>
    <w:rsid w:val="00E92655"/>
    <w:rsid w:val="00E927BA"/>
    <w:rsid w:val="00E929AF"/>
    <w:rsid w:val="00E92A73"/>
    <w:rsid w:val="00E92B7B"/>
    <w:rsid w:val="00E92E22"/>
    <w:rsid w:val="00E92E6A"/>
    <w:rsid w:val="00E92EA2"/>
    <w:rsid w:val="00E92F41"/>
    <w:rsid w:val="00E93091"/>
    <w:rsid w:val="00E93234"/>
    <w:rsid w:val="00E93667"/>
    <w:rsid w:val="00E93A25"/>
    <w:rsid w:val="00E93F38"/>
    <w:rsid w:val="00E941C1"/>
    <w:rsid w:val="00E9432A"/>
    <w:rsid w:val="00E946BF"/>
    <w:rsid w:val="00E9483F"/>
    <w:rsid w:val="00E94891"/>
    <w:rsid w:val="00E948F0"/>
    <w:rsid w:val="00E95312"/>
    <w:rsid w:val="00E95550"/>
    <w:rsid w:val="00E955FE"/>
    <w:rsid w:val="00E95FC7"/>
    <w:rsid w:val="00E9610C"/>
    <w:rsid w:val="00E961EC"/>
    <w:rsid w:val="00E9620E"/>
    <w:rsid w:val="00E9629E"/>
    <w:rsid w:val="00E9670E"/>
    <w:rsid w:val="00E9677F"/>
    <w:rsid w:val="00E967B5"/>
    <w:rsid w:val="00E96870"/>
    <w:rsid w:val="00E96907"/>
    <w:rsid w:val="00E96A04"/>
    <w:rsid w:val="00E96DDB"/>
    <w:rsid w:val="00E970AC"/>
    <w:rsid w:val="00E97640"/>
    <w:rsid w:val="00E97AC3"/>
    <w:rsid w:val="00E97D59"/>
    <w:rsid w:val="00EA031E"/>
    <w:rsid w:val="00EA035F"/>
    <w:rsid w:val="00EA0506"/>
    <w:rsid w:val="00EA058A"/>
    <w:rsid w:val="00EA05F0"/>
    <w:rsid w:val="00EA0603"/>
    <w:rsid w:val="00EA0A49"/>
    <w:rsid w:val="00EA0ACA"/>
    <w:rsid w:val="00EA1172"/>
    <w:rsid w:val="00EA137C"/>
    <w:rsid w:val="00EA13C4"/>
    <w:rsid w:val="00EA141F"/>
    <w:rsid w:val="00EA143A"/>
    <w:rsid w:val="00EA151D"/>
    <w:rsid w:val="00EA18B3"/>
    <w:rsid w:val="00EA1BCC"/>
    <w:rsid w:val="00EA1BF6"/>
    <w:rsid w:val="00EA1D71"/>
    <w:rsid w:val="00EA20BD"/>
    <w:rsid w:val="00EA229B"/>
    <w:rsid w:val="00EA2479"/>
    <w:rsid w:val="00EA29D6"/>
    <w:rsid w:val="00EA2C68"/>
    <w:rsid w:val="00EA2DBD"/>
    <w:rsid w:val="00EA3571"/>
    <w:rsid w:val="00EA35B0"/>
    <w:rsid w:val="00EA3689"/>
    <w:rsid w:val="00EA3812"/>
    <w:rsid w:val="00EA41FA"/>
    <w:rsid w:val="00EA43C8"/>
    <w:rsid w:val="00EA4912"/>
    <w:rsid w:val="00EA4A9D"/>
    <w:rsid w:val="00EA4C07"/>
    <w:rsid w:val="00EA4ED8"/>
    <w:rsid w:val="00EA51B7"/>
    <w:rsid w:val="00EA523D"/>
    <w:rsid w:val="00EA5282"/>
    <w:rsid w:val="00EA5AFB"/>
    <w:rsid w:val="00EA5EC5"/>
    <w:rsid w:val="00EA5F21"/>
    <w:rsid w:val="00EA5FF0"/>
    <w:rsid w:val="00EA6132"/>
    <w:rsid w:val="00EA6533"/>
    <w:rsid w:val="00EA663E"/>
    <w:rsid w:val="00EA671D"/>
    <w:rsid w:val="00EA67A6"/>
    <w:rsid w:val="00EA67DC"/>
    <w:rsid w:val="00EA6818"/>
    <w:rsid w:val="00EA6B17"/>
    <w:rsid w:val="00EA6BD7"/>
    <w:rsid w:val="00EA755B"/>
    <w:rsid w:val="00EA7892"/>
    <w:rsid w:val="00EA7924"/>
    <w:rsid w:val="00EA7A29"/>
    <w:rsid w:val="00EA7C5E"/>
    <w:rsid w:val="00EA7E14"/>
    <w:rsid w:val="00EA7E2A"/>
    <w:rsid w:val="00EB0137"/>
    <w:rsid w:val="00EB079C"/>
    <w:rsid w:val="00EB08DD"/>
    <w:rsid w:val="00EB0CC9"/>
    <w:rsid w:val="00EB1111"/>
    <w:rsid w:val="00EB12AA"/>
    <w:rsid w:val="00EB1378"/>
    <w:rsid w:val="00EB1747"/>
    <w:rsid w:val="00EB1B0A"/>
    <w:rsid w:val="00EB1B16"/>
    <w:rsid w:val="00EB1DCD"/>
    <w:rsid w:val="00EB1F13"/>
    <w:rsid w:val="00EB230F"/>
    <w:rsid w:val="00EB267A"/>
    <w:rsid w:val="00EB2717"/>
    <w:rsid w:val="00EB2743"/>
    <w:rsid w:val="00EB2870"/>
    <w:rsid w:val="00EB2E28"/>
    <w:rsid w:val="00EB314E"/>
    <w:rsid w:val="00EB348A"/>
    <w:rsid w:val="00EB3503"/>
    <w:rsid w:val="00EB3566"/>
    <w:rsid w:val="00EB38F1"/>
    <w:rsid w:val="00EB394A"/>
    <w:rsid w:val="00EB39E0"/>
    <w:rsid w:val="00EB3C10"/>
    <w:rsid w:val="00EB3FD5"/>
    <w:rsid w:val="00EB4127"/>
    <w:rsid w:val="00EB4366"/>
    <w:rsid w:val="00EB4495"/>
    <w:rsid w:val="00EB5474"/>
    <w:rsid w:val="00EB55F0"/>
    <w:rsid w:val="00EB5724"/>
    <w:rsid w:val="00EB5778"/>
    <w:rsid w:val="00EB5C6E"/>
    <w:rsid w:val="00EB5D2C"/>
    <w:rsid w:val="00EB5DD5"/>
    <w:rsid w:val="00EB5FC1"/>
    <w:rsid w:val="00EB6065"/>
    <w:rsid w:val="00EB6155"/>
    <w:rsid w:val="00EB638C"/>
    <w:rsid w:val="00EB6A5F"/>
    <w:rsid w:val="00EB6CCE"/>
    <w:rsid w:val="00EB6DC4"/>
    <w:rsid w:val="00EB7200"/>
    <w:rsid w:val="00EB767E"/>
    <w:rsid w:val="00EB793C"/>
    <w:rsid w:val="00EB7C93"/>
    <w:rsid w:val="00EC0669"/>
    <w:rsid w:val="00EC0931"/>
    <w:rsid w:val="00EC0A77"/>
    <w:rsid w:val="00EC0B99"/>
    <w:rsid w:val="00EC0C30"/>
    <w:rsid w:val="00EC0C70"/>
    <w:rsid w:val="00EC0F7B"/>
    <w:rsid w:val="00EC15A1"/>
    <w:rsid w:val="00EC16CC"/>
    <w:rsid w:val="00EC16FB"/>
    <w:rsid w:val="00EC1767"/>
    <w:rsid w:val="00EC1CC2"/>
    <w:rsid w:val="00EC1E23"/>
    <w:rsid w:val="00EC2698"/>
    <w:rsid w:val="00EC26C9"/>
    <w:rsid w:val="00EC2AF4"/>
    <w:rsid w:val="00EC2C35"/>
    <w:rsid w:val="00EC2DA8"/>
    <w:rsid w:val="00EC3173"/>
    <w:rsid w:val="00EC3469"/>
    <w:rsid w:val="00EC3855"/>
    <w:rsid w:val="00EC38A1"/>
    <w:rsid w:val="00EC3912"/>
    <w:rsid w:val="00EC3B98"/>
    <w:rsid w:val="00EC3BE1"/>
    <w:rsid w:val="00EC3ED3"/>
    <w:rsid w:val="00EC47DB"/>
    <w:rsid w:val="00EC4A83"/>
    <w:rsid w:val="00EC4D3F"/>
    <w:rsid w:val="00EC4E94"/>
    <w:rsid w:val="00EC52C4"/>
    <w:rsid w:val="00EC54EA"/>
    <w:rsid w:val="00EC569D"/>
    <w:rsid w:val="00EC57C1"/>
    <w:rsid w:val="00EC58D2"/>
    <w:rsid w:val="00EC5ABB"/>
    <w:rsid w:val="00EC5CCE"/>
    <w:rsid w:val="00EC5CD5"/>
    <w:rsid w:val="00EC5FEF"/>
    <w:rsid w:val="00EC602F"/>
    <w:rsid w:val="00EC6304"/>
    <w:rsid w:val="00EC6A9A"/>
    <w:rsid w:val="00EC6B35"/>
    <w:rsid w:val="00EC748E"/>
    <w:rsid w:val="00EC75C8"/>
    <w:rsid w:val="00ED070F"/>
    <w:rsid w:val="00ED0712"/>
    <w:rsid w:val="00ED077B"/>
    <w:rsid w:val="00ED08FE"/>
    <w:rsid w:val="00ED0C42"/>
    <w:rsid w:val="00ED0EB2"/>
    <w:rsid w:val="00ED17FE"/>
    <w:rsid w:val="00ED190B"/>
    <w:rsid w:val="00ED1CDE"/>
    <w:rsid w:val="00ED1E90"/>
    <w:rsid w:val="00ED1E9E"/>
    <w:rsid w:val="00ED2018"/>
    <w:rsid w:val="00ED2130"/>
    <w:rsid w:val="00ED21BE"/>
    <w:rsid w:val="00ED2214"/>
    <w:rsid w:val="00ED2260"/>
    <w:rsid w:val="00ED23C8"/>
    <w:rsid w:val="00ED243E"/>
    <w:rsid w:val="00ED26FA"/>
    <w:rsid w:val="00ED2940"/>
    <w:rsid w:val="00ED2A42"/>
    <w:rsid w:val="00ED2D40"/>
    <w:rsid w:val="00ED2FDB"/>
    <w:rsid w:val="00ED3109"/>
    <w:rsid w:val="00ED31C5"/>
    <w:rsid w:val="00ED3787"/>
    <w:rsid w:val="00ED3A1B"/>
    <w:rsid w:val="00ED3F08"/>
    <w:rsid w:val="00ED4168"/>
    <w:rsid w:val="00ED42FD"/>
    <w:rsid w:val="00ED4528"/>
    <w:rsid w:val="00ED4612"/>
    <w:rsid w:val="00ED4629"/>
    <w:rsid w:val="00ED464C"/>
    <w:rsid w:val="00ED4737"/>
    <w:rsid w:val="00ED4C71"/>
    <w:rsid w:val="00ED4CFF"/>
    <w:rsid w:val="00ED4EB9"/>
    <w:rsid w:val="00ED52E4"/>
    <w:rsid w:val="00ED5627"/>
    <w:rsid w:val="00ED5942"/>
    <w:rsid w:val="00ED63EC"/>
    <w:rsid w:val="00ED65C1"/>
    <w:rsid w:val="00ED65E3"/>
    <w:rsid w:val="00ED688C"/>
    <w:rsid w:val="00ED6A05"/>
    <w:rsid w:val="00ED6FB6"/>
    <w:rsid w:val="00ED71C6"/>
    <w:rsid w:val="00ED7251"/>
    <w:rsid w:val="00ED7306"/>
    <w:rsid w:val="00ED7608"/>
    <w:rsid w:val="00ED77FA"/>
    <w:rsid w:val="00ED7928"/>
    <w:rsid w:val="00ED7A73"/>
    <w:rsid w:val="00ED7CB6"/>
    <w:rsid w:val="00EE044B"/>
    <w:rsid w:val="00EE053C"/>
    <w:rsid w:val="00EE05F7"/>
    <w:rsid w:val="00EE096B"/>
    <w:rsid w:val="00EE0D29"/>
    <w:rsid w:val="00EE0ECE"/>
    <w:rsid w:val="00EE115A"/>
    <w:rsid w:val="00EE15E5"/>
    <w:rsid w:val="00EE24BC"/>
    <w:rsid w:val="00EE2530"/>
    <w:rsid w:val="00EE25CF"/>
    <w:rsid w:val="00EE2B05"/>
    <w:rsid w:val="00EE2B42"/>
    <w:rsid w:val="00EE3041"/>
    <w:rsid w:val="00EE33A2"/>
    <w:rsid w:val="00EE3A36"/>
    <w:rsid w:val="00EE3B94"/>
    <w:rsid w:val="00EE47AC"/>
    <w:rsid w:val="00EE4863"/>
    <w:rsid w:val="00EE48DB"/>
    <w:rsid w:val="00EE4D2B"/>
    <w:rsid w:val="00EE50C7"/>
    <w:rsid w:val="00EE512B"/>
    <w:rsid w:val="00EE5242"/>
    <w:rsid w:val="00EE537C"/>
    <w:rsid w:val="00EE549F"/>
    <w:rsid w:val="00EE5887"/>
    <w:rsid w:val="00EE5EE3"/>
    <w:rsid w:val="00EE612D"/>
    <w:rsid w:val="00EE64B4"/>
    <w:rsid w:val="00EE6625"/>
    <w:rsid w:val="00EE7146"/>
    <w:rsid w:val="00EE730F"/>
    <w:rsid w:val="00EE7680"/>
    <w:rsid w:val="00EE7BBF"/>
    <w:rsid w:val="00EF00C6"/>
    <w:rsid w:val="00EF03C7"/>
    <w:rsid w:val="00EF0417"/>
    <w:rsid w:val="00EF09B7"/>
    <w:rsid w:val="00EF0A60"/>
    <w:rsid w:val="00EF0B0B"/>
    <w:rsid w:val="00EF0B47"/>
    <w:rsid w:val="00EF0EBA"/>
    <w:rsid w:val="00EF10E4"/>
    <w:rsid w:val="00EF10ED"/>
    <w:rsid w:val="00EF1734"/>
    <w:rsid w:val="00EF19E2"/>
    <w:rsid w:val="00EF1AA2"/>
    <w:rsid w:val="00EF1F21"/>
    <w:rsid w:val="00EF26BC"/>
    <w:rsid w:val="00EF2CB5"/>
    <w:rsid w:val="00EF2D89"/>
    <w:rsid w:val="00EF2EED"/>
    <w:rsid w:val="00EF2F90"/>
    <w:rsid w:val="00EF3D73"/>
    <w:rsid w:val="00EF3FCD"/>
    <w:rsid w:val="00EF401C"/>
    <w:rsid w:val="00EF44AE"/>
    <w:rsid w:val="00EF46BD"/>
    <w:rsid w:val="00EF4B99"/>
    <w:rsid w:val="00EF4D69"/>
    <w:rsid w:val="00EF50DD"/>
    <w:rsid w:val="00EF5541"/>
    <w:rsid w:val="00EF556C"/>
    <w:rsid w:val="00EF5850"/>
    <w:rsid w:val="00EF6012"/>
    <w:rsid w:val="00EF6276"/>
    <w:rsid w:val="00EF627A"/>
    <w:rsid w:val="00EF63EB"/>
    <w:rsid w:val="00EF6444"/>
    <w:rsid w:val="00EF66DF"/>
    <w:rsid w:val="00EF699C"/>
    <w:rsid w:val="00EF6AEE"/>
    <w:rsid w:val="00EF6CA0"/>
    <w:rsid w:val="00EF7014"/>
    <w:rsid w:val="00EF705E"/>
    <w:rsid w:val="00EF74D8"/>
    <w:rsid w:val="00EF7791"/>
    <w:rsid w:val="00EF78E3"/>
    <w:rsid w:val="00EF7B7E"/>
    <w:rsid w:val="00EF7DBF"/>
    <w:rsid w:val="00F00217"/>
    <w:rsid w:val="00F00E5E"/>
    <w:rsid w:val="00F01397"/>
    <w:rsid w:val="00F014DC"/>
    <w:rsid w:val="00F01773"/>
    <w:rsid w:val="00F018C6"/>
    <w:rsid w:val="00F019F2"/>
    <w:rsid w:val="00F01C3D"/>
    <w:rsid w:val="00F01E1B"/>
    <w:rsid w:val="00F0262D"/>
    <w:rsid w:val="00F0277A"/>
    <w:rsid w:val="00F02849"/>
    <w:rsid w:val="00F02DDB"/>
    <w:rsid w:val="00F0302E"/>
    <w:rsid w:val="00F032C9"/>
    <w:rsid w:val="00F032D1"/>
    <w:rsid w:val="00F03449"/>
    <w:rsid w:val="00F03919"/>
    <w:rsid w:val="00F03C1C"/>
    <w:rsid w:val="00F03F68"/>
    <w:rsid w:val="00F0418F"/>
    <w:rsid w:val="00F042FC"/>
    <w:rsid w:val="00F043CA"/>
    <w:rsid w:val="00F0456F"/>
    <w:rsid w:val="00F04758"/>
    <w:rsid w:val="00F04BE2"/>
    <w:rsid w:val="00F053A4"/>
    <w:rsid w:val="00F053CE"/>
    <w:rsid w:val="00F053FB"/>
    <w:rsid w:val="00F05473"/>
    <w:rsid w:val="00F05731"/>
    <w:rsid w:val="00F05BC3"/>
    <w:rsid w:val="00F06250"/>
    <w:rsid w:val="00F062D1"/>
    <w:rsid w:val="00F0637C"/>
    <w:rsid w:val="00F06388"/>
    <w:rsid w:val="00F0662B"/>
    <w:rsid w:val="00F067F3"/>
    <w:rsid w:val="00F06935"/>
    <w:rsid w:val="00F06FF2"/>
    <w:rsid w:val="00F073D5"/>
    <w:rsid w:val="00F07445"/>
    <w:rsid w:val="00F07554"/>
    <w:rsid w:val="00F07738"/>
    <w:rsid w:val="00F079E3"/>
    <w:rsid w:val="00F07A79"/>
    <w:rsid w:val="00F07ACE"/>
    <w:rsid w:val="00F07BF9"/>
    <w:rsid w:val="00F10226"/>
    <w:rsid w:val="00F104C0"/>
    <w:rsid w:val="00F10522"/>
    <w:rsid w:val="00F10991"/>
    <w:rsid w:val="00F109CA"/>
    <w:rsid w:val="00F10B24"/>
    <w:rsid w:val="00F10D28"/>
    <w:rsid w:val="00F10D63"/>
    <w:rsid w:val="00F113AD"/>
    <w:rsid w:val="00F1167D"/>
    <w:rsid w:val="00F1184F"/>
    <w:rsid w:val="00F11C07"/>
    <w:rsid w:val="00F12246"/>
    <w:rsid w:val="00F12367"/>
    <w:rsid w:val="00F126CE"/>
    <w:rsid w:val="00F127E3"/>
    <w:rsid w:val="00F12AAD"/>
    <w:rsid w:val="00F12FAE"/>
    <w:rsid w:val="00F1301E"/>
    <w:rsid w:val="00F13060"/>
    <w:rsid w:val="00F133B0"/>
    <w:rsid w:val="00F13449"/>
    <w:rsid w:val="00F13C3E"/>
    <w:rsid w:val="00F140CD"/>
    <w:rsid w:val="00F14176"/>
    <w:rsid w:val="00F1419E"/>
    <w:rsid w:val="00F14209"/>
    <w:rsid w:val="00F14211"/>
    <w:rsid w:val="00F146F2"/>
    <w:rsid w:val="00F14BD2"/>
    <w:rsid w:val="00F15058"/>
    <w:rsid w:val="00F1532A"/>
    <w:rsid w:val="00F153E3"/>
    <w:rsid w:val="00F15C40"/>
    <w:rsid w:val="00F15F0A"/>
    <w:rsid w:val="00F15F63"/>
    <w:rsid w:val="00F16223"/>
    <w:rsid w:val="00F16391"/>
    <w:rsid w:val="00F1647B"/>
    <w:rsid w:val="00F165F5"/>
    <w:rsid w:val="00F166C4"/>
    <w:rsid w:val="00F167AE"/>
    <w:rsid w:val="00F1684E"/>
    <w:rsid w:val="00F168E7"/>
    <w:rsid w:val="00F1690B"/>
    <w:rsid w:val="00F1694B"/>
    <w:rsid w:val="00F16A29"/>
    <w:rsid w:val="00F16AFE"/>
    <w:rsid w:val="00F16F76"/>
    <w:rsid w:val="00F16FA7"/>
    <w:rsid w:val="00F16FC4"/>
    <w:rsid w:val="00F16FFA"/>
    <w:rsid w:val="00F170B8"/>
    <w:rsid w:val="00F17482"/>
    <w:rsid w:val="00F175EB"/>
    <w:rsid w:val="00F17910"/>
    <w:rsid w:val="00F17A48"/>
    <w:rsid w:val="00F17CD8"/>
    <w:rsid w:val="00F17D85"/>
    <w:rsid w:val="00F2014B"/>
    <w:rsid w:val="00F20297"/>
    <w:rsid w:val="00F2036C"/>
    <w:rsid w:val="00F20B6B"/>
    <w:rsid w:val="00F20BE8"/>
    <w:rsid w:val="00F20DFD"/>
    <w:rsid w:val="00F20E6F"/>
    <w:rsid w:val="00F21131"/>
    <w:rsid w:val="00F211E5"/>
    <w:rsid w:val="00F21255"/>
    <w:rsid w:val="00F216D1"/>
    <w:rsid w:val="00F21DAF"/>
    <w:rsid w:val="00F221FD"/>
    <w:rsid w:val="00F2222E"/>
    <w:rsid w:val="00F22468"/>
    <w:rsid w:val="00F225C5"/>
    <w:rsid w:val="00F22803"/>
    <w:rsid w:val="00F22989"/>
    <w:rsid w:val="00F22ECC"/>
    <w:rsid w:val="00F22F14"/>
    <w:rsid w:val="00F23375"/>
    <w:rsid w:val="00F23513"/>
    <w:rsid w:val="00F23A1C"/>
    <w:rsid w:val="00F23C25"/>
    <w:rsid w:val="00F23EE1"/>
    <w:rsid w:val="00F23F5E"/>
    <w:rsid w:val="00F2443E"/>
    <w:rsid w:val="00F2445C"/>
    <w:rsid w:val="00F246B0"/>
    <w:rsid w:val="00F249AC"/>
    <w:rsid w:val="00F24A2C"/>
    <w:rsid w:val="00F24D23"/>
    <w:rsid w:val="00F256BC"/>
    <w:rsid w:val="00F26018"/>
    <w:rsid w:val="00F261A3"/>
    <w:rsid w:val="00F261BB"/>
    <w:rsid w:val="00F263EB"/>
    <w:rsid w:val="00F264C5"/>
    <w:rsid w:val="00F266D7"/>
    <w:rsid w:val="00F26B45"/>
    <w:rsid w:val="00F26B64"/>
    <w:rsid w:val="00F26E16"/>
    <w:rsid w:val="00F270D8"/>
    <w:rsid w:val="00F2717C"/>
    <w:rsid w:val="00F27361"/>
    <w:rsid w:val="00F27655"/>
    <w:rsid w:val="00F276E2"/>
    <w:rsid w:val="00F277D1"/>
    <w:rsid w:val="00F2785B"/>
    <w:rsid w:val="00F3025A"/>
    <w:rsid w:val="00F30435"/>
    <w:rsid w:val="00F308A8"/>
    <w:rsid w:val="00F30E74"/>
    <w:rsid w:val="00F30EC0"/>
    <w:rsid w:val="00F30FA9"/>
    <w:rsid w:val="00F3105D"/>
    <w:rsid w:val="00F314D5"/>
    <w:rsid w:val="00F314DD"/>
    <w:rsid w:val="00F3171E"/>
    <w:rsid w:val="00F3172A"/>
    <w:rsid w:val="00F3172B"/>
    <w:rsid w:val="00F31A51"/>
    <w:rsid w:val="00F31CAE"/>
    <w:rsid w:val="00F320F6"/>
    <w:rsid w:val="00F325C5"/>
    <w:rsid w:val="00F32929"/>
    <w:rsid w:val="00F32C74"/>
    <w:rsid w:val="00F33342"/>
    <w:rsid w:val="00F335B8"/>
    <w:rsid w:val="00F33A7E"/>
    <w:rsid w:val="00F34540"/>
    <w:rsid w:val="00F3459A"/>
    <w:rsid w:val="00F34657"/>
    <w:rsid w:val="00F347CB"/>
    <w:rsid w:val="00F34AEB"/>
    <w:rsid w:val="00F34B8B"/>
    <w:rsid w:val="00F34DA1"/>
    <w:rsid w:val="00F34FDF"/>
    <w:rsid w:val="00F35283"/>
    <w:rsid w:val="00F3569A"/>
    <w:rsid w:val="00F35928"/>
    <w:rsid w:val="00F35A2D"/>
    <w:rsid w:val="00F35E1F"/>
    <w:rsid w:val="00F361CC"/>
    <w:rsid w:val="00F366C2"/>
    <w:rsid w:val="00F36730"/>
    <w:rsid w:val="00F36CDE"/>
    <w:rsid w:val="00F36E13"/>
    <w:rsid w:val="00F37260"/>
    <w:rsid w:val="00F37406"/>
    <w:rsid w:val="00F37516"/>
    <w:rsid w:val="00F3772D"/>
    <w:rsid w:val="00F37950"/>
    <w:rsid w:val="00F3796A"/>
    <w:rsid w:val="00F37F82"/>
    <w:rsid w:val="00F400F5"/>
    <w:rsid w:val="00F40298"/>
    <w:rsid w:val="00F40734"/>
    <w:rsid w:val="00F40E17"/>
    <w:rsid w:val="00F40FE9"/>
    <w:rsid w:val="00F41020"/>
    <w:rsid w:val="00F415D5"/>
    <w:rsid w:val="00F41707"/>
    <w:rsid w:val="00F41AF0"/>
    <w:rsid w:val="00F41E4D"/>
    <w:rsid w:val="00F4202B"/>
    <w:rsid w:val="00F4217C"/>
    <w:rsid w:val="00F42242"/>
    <w:rsid w:val="00F4228E"/>
    <w:rsid w:val="00F424CF"/>
    <w:rsid w:val="00F426C4"/>
    <w:rsid w:val="00F42929"/>
    <w:rsid w:val="00F42A15"/>
    <w:rsid w:val="00F42D61"/>
    <w:rsid w:val="00F42FDE"/>
    <w:rsid w:val="00F43449"/>
    <w:rsid w:val="00F4378E"/>
    <w:rsid w:val="00F438EE"/>
    <w:rsid w:val="00F43952"/>
    <w:rsid w:val="00F43A5B"/>
    <w:rsid w:val="00F43DD8"/>
    <w:rsid w:val="00F4429F"/>
    <w:rsid w:val="00F44CDF"/>
    <w:rsid w:val="00F4528D"/>
    <w:rsid w:val="00F4542C"/>
    <w:rsid w:val="00F45667"/>
    <w:rsid w:val="00F458CE"/>
    <w:rsid w:val="00F459A0"/>
    <w:rsid w:val="00F45BB7"/>
    <w:rsid w:val="00F45BD9"/>
    <w:rsid w:val="00F46145"/>
    <w:rsid w:val="00F461E8"/>
    <w:rsid w:val="00F46370"/>
    <w:rsid w:val="00F466E5"/>
    <w:rsid w:val="00F467FE"/>
    <w:rsid w:val="00F46834"/>
    <w:rsid w:val="00F468FF"/>
    <w:rsid w:val="00F46C5A"/>
    <w:rsid w:val="00F4705C"/>
    <w:rsid w:val="00F477BB"/>
    <w:rsid w:val="00F47A31"/>
    <w:rsid w:val="00F47C90"/>
    <w:rsid w:val="00F47FC7"/>
    <w:rsid w:val="00F5010C"/>
    <w:rsid w:val="00F502FA"/>
    <w:rsid w:val="00F5091B"/>
    <w:rsid w:val="00F50966"/>
    <w:rsid w:val="00F509C9"/>
    <w:rsid w:val="00F50BE9"/>
    <w:rsid w:val="00F50DCA"/>
    <w:rsid w:val="00F50E26"/>
    <w:rsid w:val="00F50EB0"/>
    <w:rsid w:val="00F51004"/>
    <w:rsid w:val="00F51323"/>
    <w:rsid w:val="00F51430"/>
    <w:rsid w:val="00F5150D"/>
    <w:rsid w:val="00F51699"/>
    <w:rsid w:val="00F5187B"/>
    <w:rsid w:val="00F51B4E"/>
    <w:rsid w:val="00F51F84"/>
    <w:rsid w:val="00F522F2"/>
    <w:rsid w:val="00F52420"/>
    <w:rsid w:val="00F5291C"/>
    <w:rsid w:val="00F52CB3"/>
    <w:rsid w:val="00F53202"/>
    <w:rsid w:val="00F53332"/>
    <w:rsid w:val="00F5360C"/>
    <w:rsid w:val="00F536C9"/>
    <w:rsid w:val="00F537E4"/>
    <w:rsid w:val="00F53BD8"/>
    <w:rsid w:val="00F53CED"/>
    <w:rsid w:val="00F545B1"/>
    <w:rsid w:val="00F54AEE"/>
    <w:rsid w:val="00F54C3E"/>
    <w:rsid w:val="00F55055"/>
    <w:rsid w:val="00F5541A"/>
    <w:rsid w:val="00F55432"/>
    <w:rsid w:val="00F5571A"/>
    <w:rsid w:val="00F55905"/>
    <w:rsid w:val="00F55909"/>
    <w:rsid w:val="00F561BA"/>
    <w:rsid w:val="00F56232"/>
    <w:rsid w:val="00F5641D"/>
    <w:rsid w:val="00F56488"/>
    <w:rsid w:val="00F56A0B"/>
    <w:rsid w:val="00F5704C"/>
    <w:rsid w:val="00F570F3"/>
    <w:rsid w:val="00F57310"/>
    <w:rsid w:val="00F57634"/>
    <w:rsid w:val="00F579AE"/>
    <w:rsid w:val="00F579E5"/>
    <w:rsid w:val="00F57B6C"/>
    <w:rsid w:val="00F57C4D"/>
    <w:rsid w:val="00F57E13"/>
    <w:rsid w:val="00F600A3"/>
    <w:rsid w:val="00F6022E"/>
    <w:rsid w:val="00F602C3"/>
    <w:rsid w:val="00F6040B"/>
    <w:rsid w:val="00F60B33"/>
    <w:rsid w:val="00F60B61"/>
    <w:rsid w:val="00F60C00"/>
    <w:rsid w:val="00F60DC1"/>
    <w:rsid w:val="00F60F9E"/>
    <w:rsid w:val="00F61126"/>
    <w:rsid w:val="00F61275"/>
    <w:rsid w:val="00F61345"/>
    <w:rsid w:val="00F613EE"/>
    <w:rsid w:val="00F61851"/>
    <w:rsid w:val="00F6185E"/>
    <w:rsid w:val="00F61C9F"/>
    <w:rsid w:val="00F61F0F"/>
    <w:rsid w:val="00F62ADF"/>
    <w:rsid w:val="00F62B02"/>
    <w:rsid w:val="00F62D3C"/>
    <w:rsid w:val="00F62F5A"/>
    <w:rsid w:val="00F632A8"/>
    <w:rsid w:val="00F63758"/>
    <w:rsid w:val="00F6415C"/>
    <w:rsid w:val="00F64321"/>
    <w:rsid w:val="00F64849"/>
    <w:rsid w:val="00F64855"/>
    <w:rsid w:val="00F6490C"/>
    <w:rsid w:val="00F64958"/>
    <w:rsid w:val="00F65176"/>
    <w:rsid w:val="00F651BF"/>
    <w:rsid w:val="00F65595"/>
    <w:rsid w:val="00F65716"/>
    <w:rsid w:val="00F65F75"/>
    <w:rsid w:val="00F66110"/>
    <w:rsid w:val="00F666BB"/>
    <w:rsid w:val="00F666D3"/>
    <w:rsid w:val="00F66989"/>
    <w:rsid w:val="00F672D8"/>
    <w:rsid w:val="00F673BD"/>
    <w:rsid w:val="00F67737"/>
    <w:rsid w:val="00F6779C"/>
    <w:rsid w:val="00F67922"/>
    <w:rsid w:val="00F70178"/>
    <w:rsid w:val="00F7055A"/>
    <w:rsid w:val="00F708C9"/>
    <w:rsid w:val="00F70A06"/>
    <w:rsid w:val="00F70A4C"/>
    <w:rsid w:val="00F70D53"/>
    <w:rsid w:val="00F70EE5"/>
    <w:rsid w:val="00F70F9E"/>
    <w:rsid w:val="00F70FAB"/>
    <w:rsid w:val="00F71553"/>
    <w:rsid w:val="00F717C2"/>
    <w:rsid w:val="00F71D34"/>
    <w:rsid w:val="00F71F7E"/>
    <w:rsid w:val="00F71FA4"/>
    <w:rsid w:val="00F72326"/>
    <w:rsid w:val="00F7252A"/>
    <w:rsid w:val="00F72562"/>
    <w:rsid w:val="00F72947"/>
    <w:rsid w:val="00F72995"/>
    <w:rsid w:val="00F72EF3"/>
    <w:rsid w:val="00F73071"/>
    <w:rsid w:val="00F730A6"/>
    <w:rsid w:val="00F73158"/>
    <w:rsid w:val="00F731C5"/>
    <w:rsid w:val="00F73376"/>
    <w:rsid w:val="00F734AD"/>
    <w:rsid w:val="00F73634"/>
    <w:rsid w:val="00F736E7"/>
    <w:rsid w:val="00F737A4"/>
    <w:rsid w:val="00F73A46"/>
    <w:rsid w:val="00F73C48"/>
    <w:rsid w:val="00F73CC9"/>
    <w:rsid w:val="00F73D78"/>
    <w:rsid w:val="00F73E38"/>
    <w:rsid w:val="00F73E8A"/>
    <w:rsid w:val="00F73FB6"/>
    <w:rsid w:val="00F74340"/>
    <w:rsid w:val="00F744B8"/>
    <w:rsid w:val="00F7479B"/>
    <w:rsid w:val="00F74842"/>
    <w:rsid w:val="00F74BF4"/>
    <w:rsid w:val="00F74CAB"/>
    <w:rsid w:val="00F754CC"/>
    <w:rsid w:val="00F7595F"/>
    <w:rsid w:val="00F75D19"/>
    <w:rsid w:val="00F75D20"/>
    <w:rsid w:val="00F7627E"/>
    <w:rsid w:val="00F76873"/>
    <w:rsid w:val="00F76921"/>
    <w:rsid w:val="00F769BD"/>
    <w:rsid w:val="00F76F10"/>
    <w:rsid w:val="00F77176"/>
    <w:rsid w:val="00F771E0"/>
    <w:rsid w:val="00F772A0"/>
    <w:rsid w:val="00F7766E"/>
    <w:rsid w:val="00F77B7D"/>
    <w:rsid w:val="00F8015A"/>
    <w:rsid w:val="00F803DF"/>
    <w:rsid w:val="00F804F3"/>
    <w:rsid w:val="00F8058C"/>
    <w:rsid w:val="00F80942"/>
    <w:rsid w:val="00F80955"/>
    <w:rsid w:val="00F80A03"/>
    <w:rsid w:val="00F80F55"/>
    <w:rsid w:val="00F80F57"/>
    <w:rsid w:val="00F80F9D"/>
    <w:rsid w:val="00F80FC9"/>
    <w:rsid w:val="00F81115"/>
    <w:rsid w:val="00F81119"/>
    <w:rsid w:val="00F81120"/>
    <w:rsid w:val="00F815FB"/>
    <w:rsid w:val="00F81707"/>
    <w:rsid w:val="00F81945"/>
    <w:rsid w:val="00F81D41"/>
    <w:rsid w:val="00F81E52"/>
    <w:rsid w:val="00F820C2"/>
    <w:rsid w:val="00F82698"/>
    <w:rsid w:val="00F8315D"/>
    <w:rsid w:val="00F834FC"/>
    <w:rsid w:val="00F8385B"/>
    <w:rsid w:val="00F83AFD"/>
    <w:rsid w:val="00F83EE2"/>
    <w:rsid w:val="00F84049"/>
    <w:rsid w:val="00F844F9"/>
    <w:rsid w:val="00F848C4"/>
    <w:rsid w:val="00F84FB4"/>
    <w:rsid w:val="00F85344"/>
    <w:rsid w:val="00F85431"/>
    <w:rsid w:val="00F8595E"/>
    <w:rsid w:val="00F85A5B"/>
    <w:rsid w:val="00F85B3D"/>
    <w:rsid w:val="00F8631A"/>
    <w:rsid w:val="00F863E5"/>
    <w:rsid w:val="00F8653E"/>
    <w:rsid w:val="00F8654C"/>
    <w:rsid w:val="00F865DB"/>
    <w:rsid w:val="00F86617"/>
    <w:rsid w:val="00F86679"/>
    <w:rsid w:val="00F866AD"/>
    <w:rsid w:val="00F86A42"/>
    <w:rsid w:val="00F86A72"/>
    <w:rsid w:val="00F86D18"/>
    <w:rsid w:val="00F870B9"/>
    <w:rsid w:val="00F870E8"/>
    <w:rsid w:val="00F87380"/>
    <w:rsid w:val="00F87618"/>
    <w:rsid w:val="00F87666"/>
    <w:rsid w:val="00F877D7"/>
    <w:rsid w:val="00F87850"/>
    <w:rsid w:val="00F8792B"/>
    <w:rsid w:val="00F87F5F"/>
    <w:rsid w:val="00F90D2A"/>
    <w:rsid w:val="00F90D82"/>
    <w:rsid w:val="00F91185"/>
    <w:rsid w:val="00F912BF"/>
    <w:rsid w:val="00F912CD"/>
    <w:rsid w:val="00F914E9"/>
    <w:rsid w:val="00F91CE8"/>
    <w:rsid w:val="00F920B6"/>
    <w:rsid w:val="00F920CC"/>
    <w:rsid w:val="00F92487"/>
    <w:rsid w:val="00F926B5"/>
    <w:rsid w:val="00F92B57"/>
    <w:rsid w:val="00F92DE7"/>
    <w:rsid w:val="00F93192"/>
    <w:rsid w:val="00F9351B"/>
    <w:rsid w:val="00F93A34"/>
    <w:rsid w:val="00F93A91"/>
    <w:rsid w:val="00F93FEA"/>
    <w:rsid w:val="00F940A2"/>
    <w:rsid w:val="00F94140"/>
    <w:rsid w:val="00F943B1"/>
    <w:rsid w:val="00F946AA"/>
    <w:rsid w:val="00F949BD"/>
    <w:rsid w:val="00F94A17"/>
    <w:rsid w:val="00F94A21"/>
    <w:rsid w:val="00F952A6"/>
    <w:rsid w:val="00F952C0"/>
    <w:rsid w:val="00F958C1"/>
    <w:rsid w:val="00F95A8D"/>
    <w:rsid w:val="00F95B0C"/>
    <w:rsid w:val="00F95C0C"/>
    <w:rsid w:val="00F95D30"/>
    <w:rsid w:val="00F96C6F"/>
    <w:rsid w:val="00F96E69"/>
    <w:rsid w:val="00F96E8D"/>
    <w:rsid w:val="00F96EEE"/>
    <w:rsid w:val="00F9723D"/>
    <w:rsid w:val="00F9723F"/>
    <w:rsid w:val="00F97452"/>
    <w:rsid w:val="00F9794B"/>
    <w:rsid w:val="00FA01FF"/>
    <w:rsid w:val="00FA0218"/>
    <w:rsid w:val="00FA05F1"/>
    <w:rsid w:val="00FA06DF"/>
    <w:rsid w:val="00FA076C"/>
    <w:rsid w:val="00FA0B82"/>
    <w:rsid w:val="00FA0FEC"/>
    <w:rsid w:val="00FA1125"/>
    <w:rsid w:val="00FA11CE"/>
    <w:rsid w:val="00FA12CE"/>
    <w:rsid w:val="00FA142C"/>
    <w:rsid w:val="00FA1A75"/>
    <w:rsid w:val="00FA1C3A"/>
    <w:rsid w:val="00FA1D19"/>
    <w:rsid w:val="00FA2295"/>
    <w:rsid w:val="00FA22CE"/>
    <w:rsid w:val="00FA22EF"/>
    <w:rsid w:val="00FA2931"/>
    <w:rsid w:val="00FA2B09"/>
    <w:rsid w:val="00FA32D6"/>
    <w:rsid w:val="00FA339E"/>
    <w:rsid w:val="00FA33AF"/>
    <w:rsid w:val="00FA3591"/>
    <w:rsid w:val="00FA35A4"/>
    <w:rsid w:val="00FA3635"/>
    <w:rsid w:val="00FA3789"/>
    <w:rsid w:val="00FA388C"/>
    <w:rsid w:val="00FA39C8"/>
    <w:rsid w:val="00FA3AFA"/>
    <w:rsid w:val="00FA4471"/>
    <w:rsid w:val="00FA44BB"/>
    <w:rsid w:val="00FA47EE"/>
    <w:rsid w:val="00FA48E8"/>
    <w:rsid w:val="00FA4BE2"/>
    <w:rsid w:val="00FA4FBD"/>
    <w:rsid w:val="00FA52F6"/>
    <w:rsid w:val="00FA5545"/>
    <w:rsid w:val="00FA578C"/>
    <w:rsid w:val="00FA57D4"/>
    <w:rsid w:val="00FA59F8"/>
    <w:rsid w:val="00FA5B3F"/>
    <w:rsid w:val="00FA6166"/>
    <w:rsid w:val="00FA6714"/>
    <w:rsid w:val="00FA69A4"/>
    <w:rsid w:val="00FA6AA1"/>
    <w:rsid w:val="00FA6BB9"/>
    <w:rsid w:val="00FA6D50"/>
    <w:rsid w:val="00FA7017"/>
    <w:rsid w:val="00FA71CF"/>
    <w:rsid w:val="00FA72C7"/>
    <w:rsid w:val="00FA7592"/>
    <w:rsid w:val="00FA7AB2"/>
    <w:rsid w:val="00FA7C05"/>
    <w:rsid w:val="00FA7D03"/>
    <w:rsid w:val="00FB0055"/>
    <w:rsid w:val="00FB023B"/>
    <w:rsid w:val="00FB06FA"/>
    <w:rsid w:val="00FB0844"/>
    <w:rsid w:val="00FB0B66"/>
    <w:rsid w:val="00FB1594"/>
    <w:rsid w:val="00FB1A24"/>
    <w:rsid w:val="00FB237F"/>
    <w:rsid w:val="00FB2633"/>
    <w:rsid w:val="00FB2E00"/>
    <w:rsid w:val="00FB2F5D"/>
    <w:rsid w:val="00FB3464"/>
    <w:rsid w:val="00FB3582"/>
    <w:rsid w:val="00FB3718"/>
    <w:rsid w:val="00FB388A"/>
    <w:rsid w:val="00FB39CA"/>
    <w:rsid w:val="00FB39DD"/>
    <w:rsid w:val="00FB3B34"/>
    <w:rsid w:val="00FB4253"/>
    <w:rsid w:val="00FB447B"/>
    <w:rsid w:val="00FB4628"/>
    <w:rsid w:val="00FB486C"/>
    <w:rsid w:val="00FB493E"/>
    <w:rsid w:val="00FB4BF4"/>
    <w:rsid w:val="00FB5058"/>
    <w:rsid w:val="00FB52DE"/>
    <w:rsid w:val="00FB560B"/>
    <w:rsid w:val="00FB5AA7"/>
    <w:rsid w:val="00FB5D71"/>
    <w:rsid w:val="00FB5DA3"/>
    <w:rsid w:val="00FB5E1D"/>
    <w:rsid w:val="00FB6519"/>
    <w:rsid w:val="00FB65DF"/>
    <w:rsid w:val="00FB67FF"/>
    <w:rsid w:val="00FB69E5"/>
    <w:rsid w:val="00FB6DB3"/>
    <w:rsid w:val="00FB6EFC"/>
    <w:rsid w:val="00FB6F70"/>
    <w:rsid w:val="00FB714D"/>
    <w:rsid w:val="00FB7241"/>
    <w:rsid w:val="00FB7296"/>
    <w:rsid w:val="00FB74D1"/>
    <w:rsid w:val="00FB74E3"/>
    <w:rsid w:val="00FB75A9"/>
    <w:rsid w:val="00FB78F4"/>
    <w:rsid w:val="00FB7C9D"/>
    <w:rsid w:val="00FB7F1E"/>
    <w:rsid w:val="00FC08F1"/>
    <w:rsid w:val="00FC0B40"/>
    <w:rsid w:val="00FC0D11"/>
    <w:rsid w:val="00FC1172"/>
    <w:rsid w:val="00FC138B"/>
    <w:rsid w:val="00FC15D5"/>
    <w:rsid w:val="00FC1A76"/>
    <w:rsid w:val="00FC1E6F"/>
    <w:rsid w:val="00FC231B"/>
    <w:rsid w:val="00FC23BE"/>
    <w:rsid w:val="00FC25C8"/>
    <w:rsid w:val="00FC291D"/>
    <w:rsid w:val="00FC2A10"/>
    <w:rsid w:val="00FC2DED"/>
    <w:rsid w:val="00FC301F"/>
    <w:rsid w:val="00FC3094"/>
    <w:rsid w:val="00FC30DE"/>
    <w:rsid w:val="00FC33C4"/>
    <w:rsid w:val="00FC39C9"/>
    <w:rsid w:val="00FC39CE"/>
    <w:rsid w:val="00FC3F70"/>
    <w:rsid w:val="00FC457D"/>
    <w:rsid w:val="00FC473D"/>
    <w:rsid w:val="00FC484D"/>
    <w:rsid w:val="00FC491C"/>
    <w:rsid w:val="00FC4929"/>
    <w:rsid w:val="00FC496A"/>
    <w:rsid w:val="00FC4F61"/>
    <w:rsid w:val="00FC4FE1"/>
    <w:rsid w:val="00FC500D"/>
    <w:rsid w:val="00FC5046"/>
    <w:rsid w:val="00FC5462"/>
    <w:rsid w:val="00FC55FA"/>
    <w:rsid w:val="00FC5984"/>
    <w:rsid w:val="00FC5A7E"/>
    <w:rsid w:val="00FC5E8D"/>
    <w:rsid w:val="00FC6C33"/>
    <w:rsid w:val="00FC6F1B"/>
    <w:rsid w:val="00FC7115"/>
    <w:rsid w:val="00FC7169"/>
    <w:rsid w:val="00FC72BE"/>
    <w:rsid w:val="00FC73CC"/>
    <w:rsid w:val="00FC7504"/>
    <w:rsid w:val="00FC754B"/>
    <w:rsid w:val="00FC760E"/>
    <w:rsid w:val="00FC76A1"/>
    <w:rsid w:val="00FC7AE5"/>
    <w:rsid w:val="00FC7B0D"/>
    <w:rsid w:val="00FC7E7C"/>
    <w:rsid w:val="00FC7FAB"/>
    <w:rsid w:val="00FD0311"/>
    <w:rsid w:val="00FD0815"/>
    <w:rsid w:val="00FD0D57"/>
    <w:rsid w:val="00FD101A"/>
    <w:rsid w:val="00FD1051"/>
    <w:rsid w:val="00FD121A"/>
    <w:rsid w:val="00FD1275"/>
    <w:rsid w:val="00FD13AF"/>
    <w:rsid w:val="00FD1546"/>
    <w:rsid w:val="00FD15E4"/>
    <w:rsid w:val="00FD1613"/>
    <w:rsid w:val="00FD18F3"/>
    <w:rsid w:val="00FD1C57"/>
    <w:rsid w:val="00FD2078"/>
    <w:rsid w:val="00FD213D"/>
    <w:rsid w:val="00FD2391"/>
    <w:rsid w:val="00FD275A"/>
    <w:rsid w:val="00FD2867"/>
    <w:rsid w:val="00FD2A12"/>
    <w:rsid w:val="00FD2B50"/>
    <w:rsid w:val="00FD2FD8"/>
    <w:rsid w:val="00FD3695"/>
    <w:rsid w:val="00FD36AB"/>
    <w:rsid w:val="00FD3961"/>
    <w:rsid w:val="00FD3AE5"/>
    <w:rsid w:val="00FD3E52"/>
    <w:rsid w:val="00FD3E84"/>
    <w:rsid w:val="00FD4034"/>
    <w:rsid w:val="00FD4092"/>
    <w:rsid w:val="00FD423C"/>
    <w:rsid w:val="00FD452C"/>
    <w:rsid w:val="00FD45D2"/>
    <w:rsid w:val="00FD47B9"/>
    <w:rsid w:val="00FD4B3B"/>
    <w:rsid w:val="00FD4C9A"/>
    <w:rsid w:val="00FD521A"/>
    <w:rsid w:val="00FD5916"/>
    <w:rsid w:val="00FD59BA"/>
    <w:rsid w:val="00FD5BDA"/>
    <w:rsid w:val="00FD5C74"/>
    <w:rsid w:val="00FD5E2C"/>
    <w:rsid w:val="00FD5F9B"/>
    <w:rsid w:val="00FD6238"/>
    <w:rsid w:val="00FD67D4"/>
    <w:rsid w:val="00FD688E"/>
    <w:rsid w:val="00FD68EC"/>
    <w:rsid w:val="00FD6BFD"/>
    <w:rsid w:val="00FD6FB7"/>
    <w:rsid w:val="00FD7125"/>
    <w:rsid w:val="00FD7166"/>
    <w:rsid w:val="00FD71A4"/>
    <w:rsid w:val="00FD71C7"/>
    <w:rsid w:val="00FD76AB"/>
    <w:rsid w:val="00FE020A"/>
    <w:rsid w:val="00FE0232"/>
    <w:rsid w:val="00FE046B"/>
    <w:rsid w:val="00FE074D"/>
    <w:rsid w:val="00FE08E9"/>
    <w:rsid w:val="00FE0A61"/>
    <w:rsid w:val="00FE0C00"/>
    <w:rsid w:val="00FE0C4C"/>
    <w:rsid w:val="00FE0EFE"/>
    <w:rsid w:val="00FE0FA3"/>
    <w:rsid w:val="00FE1061"/>
    <w:rsid w:val="00FE1565"/>
    <w:rsid w:val="00FE178C"/>
    <w:rsid w:val="00FE17D2"/>
    <w:rsid w:val="00FE19D3"/>
    <w:rsid w:val="00FE1AE5"/>
    <w:rsid w:val="00FE1B7B"/>
    <w:rsid w:val="00FE1CF7"/>
    <w:rsid w:val="00FE203F"/>
    <w:rsid w:val="00FE2051"/>
    <w:rsid w:val="00FE29B2"/>
    <w:rsid w:val="00FE2C00"/>
    <w:rsid w:val="00FE303A"/>
    <w:rsid w:val="00FE3076"/>
    <w:rsid w:val="00FE3105"/>
    <w:rsid w:val="00FE3177"/>
    <w:rsid w:val="00FE366E"/>
    <w:rsid w:val="00FE41B2"/>
    <w:rsid w:val="00FE44A5"/>
    <w:rsid w:val="00FE4943"/>
    <w:rsid w:val="00FE4952"/>
    <w:rsid w:val="00FE4B03"/>
    <w:rsid w:val="00FE4E58"/>
    <w:rsid w:val="00FE4F2C"/>
    <w:rsid w:val="00FE53C3"/>
    <w:rsid w:val="00FE560E"/>
    <w:rsid w:val="00FE566C"/>
    <w:rsid w:val="00FE5706"/>
    <w:rsid w:val="00FE58CD"/>
    <w:rsid w:val="00FE5E96"/>
    <w:rsid w:val="00FE63B0"/>
    <w:rsid w:val="00FE64B7"/>
    <w:rsid w:val="00FE64DE"/>
    <w:rsid w:val="00FE65EE"/>
    <w:rsid w:val="00FE6611"/>
    <w:rsid w:val="00FE66B4"/>
    <w:rsid w:val="00FE6B9E"/>
    <w:rsid w:val="00FE6DB2"/>
    <w:rsid w:val="00FE719F"/>
    <w:rsid w:val="00FE7307"/>
    <w:rsid w:val="00FE73B8"/>
    <w:rsid w:val="00FE7A9C"/>
    <w:rsid w:val="00FE7C1C"/>
    <w:rsid w:val="00FE7C72"/>
    <w:rsid w:val="00FE7D56"/>
    <w:rsid w:val="00FE7F33"/>
    <w:rsid w:val="00FF002A"/>
    <w:rsid w:val="00FF0399"/>
    <w:rsid w:val="00FF0AA8"/>
    <w:rsid w:val="00FF0B4D"/>
    <w:rsid w:val="00FF0C62"/>
    <w:rsid w:val="00FF0E1A"/>
    <w:rsid w:val="00FF1039"/>
    <w:rsid w:val="00FF1247"/>
    <w:rsid w:val="00FF1287"/>
    <w:rsid w:val="00FF14C2"/>
    <w:rsid w:val="00FF1760"/>
    <w:rsid w:val="00FF1CF5"/>
    <w:rsid w:val="00FF207B"/>
    <w:rsid w:val="00FF2A10"/>
    <w:rsid w:val="00FF2BAD"/>
    <w:rsid w:val="00FF2CE4"/>
    <w:rsid w:val="00FF2F0F"/>
    <w:rsid w:val="00FF315B"/>
    <w:rsid w:val="00FF31FA"/>
    <w:rsid w:val="00FF32CD"/>
    <w:rsid w:val="00FF3301"/>
    <w:rsid w:val="00FF353E"/>
    <w:rsid w:val="00FF384A"/>
    <w:rsid w:val="00FF3A1F"/>
    <w:rsid w:val="00FF3AD5"/>
    <w:rsid w:val="00FF3FC2"/>
    <w:rsid w:val="00FF4744"/>
    <w:rsid w:val="00FF479D"/>
    <w:rsid w:val="00FF48CF"/>
    <w:rsid w:val="00FF495D"/>
    <w:rsid w:val="00FF4AD9"/>
    <w:rsid w:val="00FF4B14"/>
    <w:rsid w:val="00FF4CE3"/>
    <w:rsid w:val="00FF4D95"/>
    <w:rsid w:val="00FF4ED9"/>
    <w:rsid w:val="00FF5579"/>
    <w:rsid w:val="00FF5771"/>
    <w:rsid w:val="00FF5AE7"/>
    <w:rsid w:val="00FF5AF9"/>
    <w:rsid w:val="00FF5B9C"/>
    <w:rsid w:val="00FF5BA7"/>
    <w:rsid w:val="00FF5BDA"/>
    <w:rsid w:val="00FF5D53"/>
    <w:rsid w:val="00FF5DE4"/>
    <w:rsid w:val="00FF5E35"/>
    <w:rsid w:val="00FF5E8E"/>
    <w:rsid w:val="00FF5FAC"/>
    <w:rsid w:val="00FF5FDF"/>
    <w:rsid w:val="00FF62C6"/>
    <w:rsid w:val="00FF654A"/>
    <w:rsid w:val="00FF6552"/>
    <w:rsid w:val="00FF65F4"/>
    <w:rsid w:val="00FF6880"/>
    <w:rsid w:val="00FF6BEF"/>
    <w:rsid w:val="00FF6D5A"/>
    <w:rsid w:val="00FF6DFF"/>
    <w:rsid w:val="00FF6F0E"/>
    <w:rsid w:val="00FF73A5"/>
    <w:rsid w:val="00FF74D5"/>
    <w:rsid w:val="00FF7A88"/>
    <w:rsid w:val="00FF7AF7"/>
    <w:rsid w:val="00FF7D28"/>
    <w:rsid w:val="00FF7EBF"/>
    <w:rsid w:val="00FF7FD4"/>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17955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17121"/>
    <w:pPr>
      <w:spacing w:after="80" w:line="360" w:lineRule="auto"/>
      <w:ind w:firstLine="567"/>
      <w:jc w:val="both"/>
    </w:pPr>
    <w:rPr>
      <w:rFonts w:ascii="Times New Roman" w:hAnsi="Times New Roman" w:cs="Times New Roman"/>
    </w:rPr>
  </w:style>
  <w:style w:type="paragraph" w:styleId="Heading1">
    <w:name w:val="heading 1"/>
    <w:aliases w:val="00 CAPITULO"/>
    <w:basedOn w:val="Heading2"/>
    <w:next w:val="Heading2"/>
    <w:link w:val="Heading1Char"/>
    <w:autoRedefine/>
    <w:uiPriority w:val="9"/>
    <w:qFormat/>
    <w:rsid w:val="00FE65EE"/>
    <w:pPr>
      <w:numPr>
        <w:ilvl w:val="0"/>
      </w:numPr>
      <w:outlineLvl w:val="0"/>
    </w:pPr>
  </w:style>
  <w:style w:type="paragraph" w:styleId="Heading2">
    <w:name w:val="heading 2"/>
    <w:aliases w:val="01 TITULO"/>
    <w:link w:val="Heading2Char"/>
    <w:uiPriority w:val="9"/>
    <w:unhideWhenUsed/>
    <w:qFormat/>
    <w:rsid w:val="00995F42"/>
    <w:pPr>
      <w:numPr>
        <w:ilvl w:val="1"/>
        <w:numId w:val="6"/>
      </w:numPr>
      <w:spacing w:before="400" w:after="200" w:line="360" w:lineRule="auto"/>
      <w:ind w:left="578" w:hanging="578"/>
      <w:outlineLvl w:val="1"/>
    </w:pPr>
    <w:rPr>
      <w:rFonts w:ascii="Times New Roman" w:hAnsi="Times New Roman" w:cs="Times New Roman"/>
      <w:b/>
      <w:color w:val="000000" w:themeColor="text1"/>
    </w:rPr>
  </w:style>
  <w:style w:type="paragraph" w:styleId="Heading3">
    <w:name w:val="heading 3"/>
    <w:aliases w:val="02 ITEM"/>
    <w:basedOn w:val="Heading1"/>
    <w:next w:val="Normal"/>
    <w:link w:val="Heading3Char"/>
    <w:uiPriority w:val="9"/>
    <w:unhideWhenUsed/>
    <w:qFormat/>
    <w:rsid w:val="006B62C7"/>
    <w:pPr>
      <w:numPr>
        <w:ilvl w:val="2"/>
      </w:numPr>
      <w:ind w:left="567" w:hanging="567"/>
      <w:outlineLvl w:val="2"/>
    </w:pPr>
  </w:style>
  <w:style w:type="paragraph" w:styleId="Heading4">
    <w:name w:val="heading 4"/>
    <w:aliases w:val="03 SUBITEM"/>
    <w:basedOn w:val="Heading3"/>
    <w:next w:val="Normal"/>
    <w:link w:val="Heading4Char"/>
    <w:uiPriority w:val="9"/>
    <w:unhideWhenUsed/>
    <w:qFormat/>
    <w:rsid w:val="00186E80"/>
    <w:pPr>
      <w:numPr>
        <w:ilvl w:val="3"/>
      </w:numPr>
      <w:outlineLvl w:val="3"/>
    </w:pPr>
  </w:style>
  <w:style w:type="paragraph" w:styleId="Heading5">
    <w:name w:val="heading 5"/>
    <w:aliases w:val="07 GRÁFICOS"/>
    <w:basedOn w:val="ListParagraph"/>
    <w:next w:val="Normal"/>
    <w:link w:val="Heading5Char"/>
    <w:uiPriority w:val="9"/>
    <w:unhideWhenUsed/>
    <w:qFormat/>
    <w:rsid w:val="00CF6623"/>
    <w:pPr>
      <w:spacing w:after="80"/>
      <w:ind w:left="1008" w:hanging="1008"/>
      <w:jc w:val="both"/>
      <w:outlineLvl w:val="4"/>
    </w:pPr>
    <w:rPr>
      <w:b w:val="0"/>
      <w:sz w:val="22"/>
      <w:szCs w:val="22"/>
    </w:rPr>
  </w:style>
  <w:style w:type="paragraph" w:styleId="Heading6">
    <w:name w:val="heading 6"/>
    <w:basedOn w:val="Normal"/>
    <w:next w:val="Normal"/>
    <w:link w:val="Heading6Char"/>
    <w:uiPriority w:val="9"/>
    <w:semiHidden/>
    <w:unhideWhenUsed/>
    <w:qFormat/>
    <w:rsid w:val="0007563D"/>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563D"/>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563D"/>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563D"/>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0 CAPITULO Char"/>
    <w:basedOn w:val="DefaultParagraphFont"/>
    <w:link w:val="Heading1"/>
    <w:uiPriority w:val="9"/>
    <w:rsid w:val="00FE65EE"/>
    <w:rPr>
      <w:rFonts w:ascii="Times New Roman" w:hAnsi="Times New Roman" w:cs="Times New Roman"/>
      <w:b/>
      <w:color w:val="000000" w:themeColor="text1"/>
    </w:rPr>
  </w:style>
  <w:style w:type="character" w:customStyle="1" w:styleId="Heading2Char">
    <w:name w:val="Heading 2 Char"/>
    <w:aliases w:val="01 TITULO Char"/>
    <w:basedOn w:val="DefaultParagraphFont"/>
    <w:link w:val="Heading2"/>
    <w:uiPriority w:val="9"/>
    <w:rsid w:val="00995F42"/>
    <w:rPr>
      <w:rFonts w:ascii="Times New Roman" w:hAnsi="Times New Roman" w:cs="Times New Roman"/>
      <w:b/>
      <w:color w:val="000000" w:themeColor="text1"/>
    </w:rPr>
  </w:style>
  <w:style w:type="paragraph" w:styleId="ListParagraph">
    <w:name w:val="List Paragraph"/>
    <w:aliases w:val="TEMA"/>
    <w:next w:val="Heading1"/>
    <w:uiPriority w:val="34"/>
    <w:qFormat/>
    <w:rsid w:val="00901213"/>
    <w:pPr>
      <w:spacing w:line="276" w:lineRule="auto"/>
      <w:jc w:val="center"/>
    </w:pPr>
    <w:rPr>
      <w:rFonts w:ascii="Times New Roman" w:hAnsi="Times New Roman" w:cs="Times New Roman"/>
      <w:b/>
    </w:rPr>
  </w:style>
  <w:style w:type="character" w:customStyle="1" w:styleId="Heading3Char">
    <w:name w:val="Heading 3 Char"/>
    <w:aliases w:val="02 ITEM Char"/>
    <w:basedOn w:val="DefaultParagraphFont"/>
    <w:link w:val="Heading3"/>
    <w:uiPriority w:val="9"/>
    <w:rsid w:val="006B62C7"/>
    <w:rPr>
      <w:rFonts w:ascii="Times New Roman" w:hAnsi="Times New Roman" w:cs="Times New Roman"/>
      <w:b/>
    </w:rPr>
  </w:style>
  <w:style w:type="paragraph" w:styleId="Title">
    <w:name w:val="Title"/>
    <w:aliases w:val="05 TABELA"/>
    <w:basedOn w:val="Normal"/>
    <w:next w:val="Normal"/>
    <w:link w:val="TitleChar"/>
    <w:uiPriority w:val="10"/>
    <w:qFormat/>
    <w:rsid w:val="008F52E7"/>
    <w:pPr>
      <w:ind w:left="1276" w:hanging="1276"/>
    </w:pPr>
    <w:rPr>
      <w:sz w:val="22"/>
      <w:szCs w:val="22"/>
    </w:rPr>
  </w:style>
  <w:style w:type="character" w:customStyle="1" w:styleId="TitleChar">
    <w:name w:val="Title Char"/>
    <w:aliases w:val="05 TABELA Char"/>
    <w:basedOn w:val="DefaultParagraphFont"/>
    <w:link w:val="Title"/>
    <w:uiPriority w:val="10"/>
    <w:rsid w:val="008F52E7"/>
    <w:rPr>
      <w:rFonts w:ascii="Times New Roman" w:hAnsi="Times New Roman" w:cs="Times New Roman"/>
      <w:sz w:val="22"/>
      <w:szCs w:val="22"/>
    </w:rPr>
  </w:style>
  <w:style w:type="paragraph" w:styleId="Subtitle">
    <w:name w:val="Subtitle"/>
    <w:aliases w:val="05 QUADRO"/>
    <w:basedOn w:val="Title"/>
    <w:next w:val="Normal"/>
    <w:link w:val="SubtitleChar"/>
    <w:uiPriority w:val="11"/>
    <w:qFormat/>
    <w:rsid w:val="005F7CA8"/>
    <w:pPr>
      <w:spacing w:before="200" w:line="240" w:lineRule="auto"/>
      <w:ind w:left="1134" w:hanging="1134"/>
    </w:pPr>
  </w:style>
  <w:style w:type="character" w:customStyle="1" w:styleId="SubtitleChar">
    <w:name w:val="Subtitle Char"/>
    <w:aliases w:val="05 QUADRO Char"/>
    <w:basedOn w:val="DefaultParagraphFont"/>
    <w:link w:val="Subtitle"/>
    <w:uiPriority w:val="11"/>
    <w:rsid w:val="005F7CA8"/>
    <w:rPr>
      <w:rFonts w:ascii="Times New Roman" w:hAnsi="Times New Roman" w:cs="Times New Roman"/>
      <w:sz w:val="22"/>
      <w:szCs w:val="22"/>
    </w:rPr>
  </w:style>
  <w:style w:type="character" w:styleId="IntenseEmphasis">
    <w:name w:val="Intense Emphasis"/>
    <w:aliases w:val="07 GRAFICOS"/>
    <w:uiPriority w:val="21"/>
    <w:rsid w:val="00DC5D30"/>
    <w:rPr>
      <w:sz w:val="22"/>
      <w:szCs w:val="22"/>
    </w:rPr>
  </w:style>
  <w:style w:type="character" w:styleId="Emphasis">
    <w:name w:val="Emphasis"/>
    <w:aliases w:val="08 CITACAO"/>
    <w:basedOn w:val="DefaultParagraphFont"/>
    <w:uiPriority w:val="20"/>
    <w:rsid w:val="008A5B2E"/>
    <w:rPr>
      <w:sz w:val="20"/>
      <w:szCs w:val="20"/>
    </w:rPr>
  </w:style>
  <w:style w:type="paragraph" w:styleId="FootnoteText">
    <w:name w:val="footnote text"/>
    <w:basedOn w:val="Normal"/>
    <w:link w:val="FootnoteTextChar"/>
    <w:uiPriority w:val="99"/>
    <w:unhideWhenUsed/>
    <w:rsid w:val="00481BCA"/>
    <w:pPr>
      <w:spacing w:line="240" w:lineRule="auto"/>
    </w:pPr>
  </w:style>
  <w:style w:type="character" w:customStyle="1" w:styleId="FootnoteTextChar">
    <w:name w:val="Footnote Text Char"/>
    <w:basedOn w:val="DefaultParagraphFont"/>
    <w:link w:val="FootnoteText"/>
    <w:uiPriority w:val="99"/>
    <w:rsid w:val="00481BCA"/>
    <w:rPr>
      <w:rFonts w:ascii="Times New Roman" w:hAnsi="Times New Roman" w:cs="Times New Roman"/>
    </w:rPr>
  </w:style>
  <w:style w:type="character" w:styleId="FootnoteReference">
    <w:name w:val="footnote reference"/>
    <w:basedOn w:val="DefaultParagraphFont"/>
    <w:uiPriority w:val="99"/>
    <w:unhideWhenUsed/>
    <w:rsid w:val="00481BCA"/>
    <w:rPr>
      <w:vertAlign w:val="superscript"/>
    </w:rPr>
  </w:style>
  <w:style w:type="character" w:styleId="SubtleEmphasis">
    <w:name w:val="Subtle Emphasis"/>
    <w:aliases w:val="09 RODAPE,02 subtitle"/>
    <w:uiPriority w:val="19"/>
    <w:qFormat/>
    <w:rsid w:val="00450BD4"/>
    <w:rPr>
      <w:sz w:val="20"/>
      <w:szCs w:val="20"/>
    </w:rPr>
  </w:style>
  <w:style w:type="paragraph" w:styleId="NoSpacing">
    <w:name w:val="No Spacing"/>
    <w:aliases w:val="00 TEXTO"/>
    <w:basedOn w:val="Normal"/>
    <w:uiPriority w:val="1"/>
    <w:qFormat/>
    <w:rsid w:val="0035515C"/>
  </w:style>
  <w:style w:type="character" w:styleId="Hyperlink">
    <w:name w:val="Hyperlink"/>
    <w:basedOn w:val="DefaultParagraphFont"/>
    <w:uiPriority w:val="99"/>
    <w:unhideWhenUsed/>
    <w:rsid w:val="006649D4"/>
    <w:rPr>
      <w:color w:val="0000FF" w:themeColor="hyperlink"/>
      <w:u w:val="single"/>
    </w:rPr>
  </w:style>
  <w:style w:type="paragraph" w:styleId="Header">
    <w:name w:val="header"/>
    <w:basedOn w:val="Normal"/>
    <w:link w:val="HeaderChar"/>
    <w:uiPriority w:val="99"/>
    <w:unhideWhenUsed/>
    <w:rsid w:val="009D0E9A"/>
    <w:pPr>
      <w:tabs>
        <w:tab w:val="center" w:pos="4320"/>
        <w:tab w:val="right" w:pos="8640"/>
      </w:tabs>
      <w:spacing w:line="240" w:lineRule="auto"/>
    </w:pPr>
  </w:style>
  <w:style w:type="character" w:customStyle="1" w:styleId="HeaderChar">
    <w:name w:val="Header Char"/>
    <w:basedOn w:val="DefaultParagraphFont"/>
    <w:link w:val="Header"/>
    <w:uiPriority w:val="99"/>
    <w:rsid w:val="009D0E9A"/>
    <w:rPr>
      <w:rFonts w:ascii="Times New Roman" w:hAnsi="Times New Roman" w:cs="Times New Roman"/>
    </w:rPr>
  </w:style>
  <w:style w:type="character" w:styleId="PageNumber">
    <w:name w:val="page number"/>
    <w:basedOn w:val="DefaultParagraphFont"/>
    <w:uiPriority w:val="99"/>
    <w:semiHidden/>
    <w:unhideWhenUsed/>
    <w:rsid w:val="009D0E9A"/>
  </w:style>
  <w:style w:type="table" w:styleId="TableGrid">
    <w:name w:val="Table Grid"/>
    <w:basedOn w:val="TableNormal"/>
    <w:uiPriority w:val="59"/>
    <w:rsid w:val="00AD67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aliases w:val="11 CITACAO"/>
    <w:link w:val="IntenseQuoteChar"/>
    <w:uiPriority w:val="30"/>
    <w:qFormat/>
    <w:rsid w:val="00E3622D"/>
    <w:pPr>
      <w:spacing w:before="280" w:after="360"/>
      <w:ind w:left="2268" w:firstLine="567"/>
      <w:jc w:val="both"/>
    </w:pPr>
    <w:rPr>
      <w:rFonts w:ascii="Times New Roman" w:hAnsi="Times New Roman" w:cs="Times New Roman"/>
      <w:sz w:val="20"/>
      <w:szCs w:val="20"/>
    </w:rPr>
  </w:style>
  <w:style w:type="character" w:customStyle="1" w:styleId="IntenseQuoteChar">
    <w:name w:val="Intense Quote Char"/>
    <w:aliases w:val="11 CITACAO Char"/>
    <w:basedOn w:val="DefaultParagraphFont"/>
    <w:link w:val="IntenseQuote"/>
    <w:uiPriority w:val="30"/>
    <w:rsid w:val="00E3622D"/>
    <w:rPr>
      <w:rFonts w:ascii="Times New Roman" w:hAnsi="Times New Roman" w:cs="Times New Roman"/>
      <w:sz w:val="20"/>
      <w:szCs w:val="20"/>
    </w:rPr>
  </w:style>
  <w:style w:type="character" w:styleId="SubtleReference">
    <w:name w:val="Subtle Reference"/>
    <w:aliases w:val="10 TEXTO TABELA"/>
    <w:uiPriority w:val="31"/>
    <w:qFormat/>
    <w:rsid w:val="00C84B22"/>
    <w:rPr>
      <w:rFonts w:ascii="Arial" w:hAnsi="Arial"/>
      <w:color w:val="244061" w:themeColor="accent1" w:themeShade="80"/>
      <w:sz w:val="20"/>
      <w:szCs w:val="20"/>
    </w:rPr>
  </w:style>
  <w:style w:type="paragraph" w:styleId="Footer">
    <w:name w:val="footer"/>
    <w:basedOn w:val="Normal"/>
    <w:link w:val="FooterChar"/>
    <w:uiPriority w:val="99"/>
    <w:unhideWhenUsed/>
    <w:rsid w:val="00B245A7"/>
    <w:pPr>
      <w:tabs>
        <w:tab w:val="center" w:pos="4320"/>
        <w:tab w:val="right" w:pos="8640"/>
      </w:tabs>
      <w:spacing w:line="240" w:lineRule="auto"/>
    </w:pPr>
  </w:style>
  <w:style w:type="character" w:customStyle="1" w:styleId="FooterChar">
    <w:name w:val="Footer Char"/>
    <w:basedOn w:val="DefaultParagraphFont"/>
    <w:link w:val="Footer"/>
    <w:uiPriority w:val="99"/>
    <w:rsid w:val="00B245A7"/>
    <w:rPr>
      <w:rFonts w:ascii="Times New Roman" w:hAnsi="Times New Roman" w:cs="Times New Roman"/>
    </w:rPr>
  </w:style>
  <w:style w:type="paragraph" w:styleId="BalloonText">
    <w:name w:val="Balloon Text"/>
    <w:basedOn w:val="Normal"/>
    <w:link w:val="BalloonTextChar"/>
    <w:uiPriority w:val="99"/>
    <w:semiHidden/>
    <w:unhideWhenUsed/>
    <w:rsid w:val="00DD62E5"/>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D62E5"/>
    <w:rPr>
      <w:rFonts w:ascii="Lucida Grande" w:hAnsi="Lucida Grande" w:cs="Times New Roman"/>
      <w:sz w:val="18"/>
      <w:szCs w:val="18"/>
    </w:rPr>
  </w:style>
  <w:style w:type="paragraph" w:styleId="Quote">
    <w:name w:val="Quote"/>
    <w:aliases w:val="fonte"/>
    <w:basedOn w:val="Normal"/>
    <w:next w:val="Normal"/>
    <w:link w:val="QuoteChar"/>
    <w:uiPriority w:val="29"/>
    <w:qFormat/>
    <w:rsid w:val="001339BA"/>
    <w:pPr>
      <w:spacing w:after="0" w:line="240" w:lineRule="auto"/>
      <w:ind w:firstLine="0"/>
    </w:pPr>
    <w:rPr>
      <w:sz w:val="20"/>
      <w:szCs w:val="20"/>
    </w:rPr>
  </w:style>
  <w:style w:type="character" w:customStyle="1" w:styleId="QuoteChar">
    <w:name w:val="Quote Char"/>
    <w:aliases w:val="fonte Char"/>
    <w:basedOn w:val="DefaultParagraphFont"/>
    <w:link w:val="Quote"/>
    <w:uiPriority w:val="29"/>
    <w:rsid w:val="001339BA"/>
    <w:rPr>
      <w:rFonts w:ascii="Times New Roman" w:hAnsi="Times New Roman" w:cs="Times New Roman"/>
      <w:sz w:val="20"/>
      <w:szCs w:val="20"/>
    </w:rPr>
  </w:style>
  <w:style w:type="table" w:styleId="LightShading">
    <w:name w:val="Light Shading"/>
    <w:basedOn w:val="TableNormal"/>
    <w:uiPriority w:val="60"/>
    <w:rsid w:val="009B550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9B550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9B550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E8273A"/>
    <w:rPr>
      <w:color w:val="808080"/>
    </w:rPr>
  </w:style>
  <w:style w:type="paragraph" w:styleId="TOC1">
    <w:name w:val="toc 1"/>
    <w:autoRedefine/>
    <w:uiPriority w:val="39"/>
    <w:unhideWhenUsed/>
    <w:rsid w:val="00DA4617"/>
    <w:pPr>
      <w:tabs>
        <w:tab w:val="left" w:pos="851"/>
        <w:tab w:val="right" w:leader="dot" w:pos="9055"/>
      </w:tabs>
      <w:spacing w:before="80" w:line="276" w:lineRule="auto"/>
    </w:pPr>
    <w:rPr>
      <w:rFonts w:ascii="Times New Roman" w:hAnsi="Times New Roman" w:cs="Times New Roman"/>
      <w:b/>
      <w:bCs/>
    </w:rPr>
  </w:style>
  <w:style w:type="paragraph" w:styleId="TOC2">
    <w:name w:val="toc 2"/>
    <w:basedOn w:val="TOC1"/>
    <w:autoRedefine/>
    <w:uiPriority w:val="39"/>
    <w:unhideWhenUsed/>
    <w:rsid w:val="00896A74"/>
    <w:pPr>
      <w:spacing w:before="0"/>
    </w:pPr>
    <w:rPr>
      <w:b w:val="0"/>
      <w:bCs w:val="0"/>
      <w:szCs w:val="22"/>
    </w:rPr>
  </w:style>
  <w:style w:type="paragraph" w:styleId="TOC3">
    <w:name w:val="toc 3"/>
    <w:basedOn w:val="TOC2"/>
    <w:next w:val="TOC2"/>
    <w:autoRedefine/>
    <w:uiPriority w:val="39"/>
    <w:unhideWhenUsed/>
    <w:rsid w:val="00DA4617"/>
    <w:pPr>
      <w:ind w:left="851" w:hanging="851"/>
    </w:pPr>
  </w:style>
  <w:style w:type="paragraph" w:styleId="TOC4">
    <w:name w:val="toc 4"/>
    <w:next w:val="TOC2"/>
    <w:autoRedefine/>
    <w:uiPriority w:val="39"/>
    <w:unhideWhenUsed/>
    <w:rsid w:val="00A46B6D"/>
    <w:pPr>
      <w:ind w:left="851" w:hanging="851"/>
    </w:pPr>
    <w:rPr>
      <w:rFonts w:ascii="Times New Roman" w:hAnsi="Times New Roman" w:cs="Times New Roman"/>
      <w:szCs w:val="20"/>
    </w:rPr>
  </w:style>
  <w:style w:type="paragraph" w:styleId="TOC5">
    <w:name w:val="toc 5"/>
    <w:basedOn w:val="TOC2"/>
    <w:next w:val="TOC2"/>
    <w:autoRedefine/>
    <w:uiPriority w:val="39"/>
    <w:unhideWhenUsed/>
    <w:rsid w:val="0036704C"/>
    <w:rPr>
      <w:rFonts w:asciiTheme="minorHAnsi" w:hAnsiTheme="minorHAnsi"/>
      <w:sz w:val="20"/>
      <w:szCs w:val="20"/>
    </w:rPr>
  </w:style>
  <w:style w:type="paragraph" w:styleId="TOC6">
    <w:name w:val="toc 6"/>
    <w:basedOn w:val="TOC2"/>
    <w:next w:val="TOC2"/>
    <w:autoRedefine/>
    <w:uiPriority w:val="39"/>
    <w:unhideWhenUsed/>
    <w:rsid w:val="0036704C"/>
    <w:rPr>
      <w:rFonts w:asciiTheme="minorHAnsi" w:hAnsiTheme="minorHAnsi"/>
      <w:sz w:val="20"/>
      <w:szCs w:val="20"/>
    </w:rPr>
  </w:style>
  <w:style w:type="paragraph" w:styleId="TOC7">
    <w:name w:val="toc 7"/>
    <w:basedOn w:val="TOC2"/>
    <w:next w:val="TOC2"/>
    <w:autoRedefine/>
    <w:uiPriority w:val="39"/>
    <w:unhideWhenUsed/>
    <w:rsid w:val="0036704C"/>
    <w:rPr>
      <w:rFonts w:asciiTheme="minorHAnsi" w:hAnsiTheme="minorHAnsi"/>
      <w:sz w:val="20"/>
      <w:szCs w:val="20"/>
    </w:rPr>
  </w:style>
  <w:style w:type="paragraph" w:styleId="TOC8">
    <w:name w:val="toc 8"/>
    <w:basedOn w:val="TOC2"/>
    <w:next w:val="TOC2"/>
    <w:autoRedefine/>
    <w:uiPriority w:val="39"/>
    <w:unhideWhenUsed/>
    <w:rsid w:val="0036704C"/>
    <w:rPr>
      <w:rFonts w:asciiTheme="minorHAnsi" w:hAnsiTheme="minorHAnsi"/>
      <w:sz w:val="20"/>
      <w:szCs w:val="20"/>
    </w:rPr>
  </w:style>
  <w:style w:type="paragraph" w:styleId="TOC9">
    <w:name w:val="toc 9"/>
    <w:basedOn w:val="TOC2"/>
    <w:next w:val="TOC2"/>
    <w:autoRedefine/>
    <w:uiPriority w:val="39"/>
    <w:unhideWhenUsed/>
    <w:rsid w:val="0036704C"/>
    <w:rPr>
      <w:rFonts w:asciiTheme="minorHAnsi" w:hAnsiTheme="minorHAnsi"/>
      <w:sz w:val="20"/>
      <w:szCs w:val="20"/>
    </w:rPr>
  </w:style>
  <w:style w:type="paragraph" w:customStyle="1" w:styleId="08FIGURA">
    <w:name w:val="08 FIGURA"/>
    <w:basedOn w:val="Subtitle"/>
    <w:next w:val="Subtitle"/>
    <w:autoRedefine/>
    <w:qFormat/>
    <w:rsid w:val="00281B1B"/>
    <w:pPr>
      <w:spacing w:before="0" w:after="0"/>
      <w:jc w:val="left"/>
    </w:pPr>
  </w:style>
  <w:style w:type="table" w:styleId="LightGrid-Accent1">
    <w:name w:val="Light Grid Accent 1"/>
    <w:basedOn w:val="TableNormal"/>
    <w:uiPriority w:val="62"/>
    <w:rsid w:val="000C12E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aliases w:val="03 SUBITEM Char"/>
    <w:basedOn w:val="DefaultParagraphFont"/>
    <w:link w:val="Heading4"/>
    <w:uiPriority w:val="9"/>
    <w:rsid w:val="00186E80"/>
    <w:rPr>
      <w:rFonts w:ascii="Times New Roman" w:hAnsi="Times New Roman" w:cs="Times New Roman"/>
      <w:b/>
    </w:rPr>
  </w:style>
  <w:style w:type="numbering" w:styleId="111111">
    <w:name w:val="Outline List 2"/>
    <w:basedOn w:val="NoList"/>
    <w:uiPriority w:val="99"/>
    <w:semiHidden/>
    <w:unhideWhenUsed/>
    <w:rsid w:val="006C1AEF"/>
  </w:style>
  <w:style w:type="character" w:customStyle="1" w:styleId="Heading5Char">
    <w:name w:val="Heading 5 Char"/>
    <w:aliases w:val="07 GRÁFICOS Char"/>
    <w:basedOn w:val="DefaultParagraphFont"/>
    <w:link w:val="Heading5"/>
    <w:uiPriority w:val="9"/>
    <w:rsid w:val="00CF6623"/>
    <w:rPr>
      <w:rFonts w:ascii="Times New Roman" w:hAnsi="Times New Roman" w:cs="Times New Roman"/>
      <w:sz w:val="22"/>
      <w:szCs w:val="22"/>
    </w:rPr>
  </w:style>
  <w:style w:type="character" w:customStyle="1" w:styleId="Heading6Char">
    <w:name w:val="Heading 6 Char"/>
    <w:basedOn w:val="DefaultParagraphFont"/>
    <w:link w:val="Heading6"/>
    <w:uiPriority w:val="9"/>
    <w:semiHidden/>
    <w:rsid w:val="0045224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5224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5224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2241"/>
    <w:rPr>
      <w:rFonts w:asciiTheme="majorHAnsi" w:eastAsiaTheme="majorEastAsia" w:hAnsiTheme="majorHAnsi" w:cstheme="majorBidi"/>
      <w:i/>
      <w:iCs/>
      <w:color w:val="404040" w:themeColor="text1" w:themeTint="BF"/>
      <w:sz w:val="20"/>
      <w:szCs w:val="20"/>
    </w:rPr>
  </w:style>
  <w:style w:type="numbering" w:customStyle="1" w:styleId="CurrentList1">
    <w:name w:val="Current List1"/>
    <w:uiPriority w:val="99"/>
    <w:rsid w:val="000E03A2"/>
    <w:pPr>
      <w:numPr>
        <w:numId w:val="5"/>
      </w:numPr>
    </w:pPr>
  </w:style>
  <w:style w:type="character" w:styleId="BookTitle">
    <w:name w:val="Book Title"/>
    <w:aliases w:val="TEXTO FIGURA"/>
    <w:uiPriority w:val="33"/>
    <w:qFormat/>
    <w:rsid w:val="00754FCD"/>
  </w:style>
  <w:style w:type="paragraph" w:styleId="TableofFigures">
    <w:name w:val="table of figures"/>
    <w:next w:val="TOC2"/>
    <w:uiPriority w:val="99"/>
    <w:unhideWhenUsed/>
    <w:rsid w:val="00010846"/>
    <w:pPr>
      <w:tabs>
        <w:tab w:val="left" w:pos="1134"/>
        <w:tab w:val="right" w:leader="dot" w:pos="9055"/>
      </w:tabs>
      <w:spacing w:after="80"/>
      <w:ind w:left="1134" w:hanging="1134"/>
    </w:pPr>
    <w:rPr>
      <w:rFonts w:ascii="Times New Roman" w:hAnsi="Times New Roman" w:cs="Times New Roman"/>
      <w:szCs w:val="20"/>
    </w:rPr>
  </w:style>
  <w:style w:type="table" w:styleId="LightShading-Accent1">
    <w:name w:val="Light Shading Accent 1"/>
    <w:basedOn w:val="TableNormal"/>
    <w:uiPriority w:val="60"/>
    <w:rsid w:val="00CA709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B90E7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5">
    <w:name w:val="Medium Grid 1 Accent 5"/>
    <w:basedOn w:val="TableNormal"/>
    <w:uiPriority w:val="67"/>
    <w:rsid w:val="00977FC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977FC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Grid-Accent5">
    <w:name w:val="Light Grid Accent 5"/>
    <w:basedOn w:val="TableNormal"/>
    <w:uiPriority w:val="62"/>
    <w:rsid w:val="00977FC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1">
    <w:name w:val="Medium Shading 1 Accent 1"/>
    <w:basedOn w:val="TableNormal"/>
    <w:uiPriority w:val="63"/>
    <w:rsid w:val="00401B9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IntenseReference">
    <w:name w:val="Intense Reference"/>
    <w:aliases w:val="REFERENCIAS"/>
    <w:uiPriority w:val="32"/>
    <w:qFormat/>
    <w:rsid w:val="00C21802"/>
  </w:style>
  <w:style w:type="paragraph" w:styleId="NormalWeb">
    <w:name w:val="Normal (Web)"/>
    <w:basedOn w:val="Normal"/>
    <w:uiPriority w:val="99"/>
    <w:semiHidden/>
    <w:unhideWhenUsed/>
    <w:rsid w:val="00DF258C"/>
    <w:pPr>
      <w:spacing w:before="100" w:beforeAutospacing="1" w:after="100" w:afterAutospacing="1" w:line="240" w:lineRule="auto"/>
      <w:ind w:firstLine="0"/>
      <w:jc w:val="left"/>
    </w:pPr>
    <w:rPr>
      <w:lang w:eastAsia="pt-BR"/>
    </w:rPr>
  </w:style>
  <w:style w:type="character" w:customStyle="1" w:styleId="apple-converted-space">
    <w:name w:val="apple-converted-space"/>
    <w:basedOn w:val="DefaultParagraphFont"/>
    <w:rsid w:val="00DF258C"/>
  </w:style>
  <w:style w:type="character" w:styleId="CommentReference">
    <w:name w:val="annotation reference"/>
    <w:basedOn w:val="DefaultParagraphFont"/>
    <w:uiPriority w:val="99"/>
    <w:semiHidden/>
    <w:unhideWhenUsed/>
    <w:rsid w:val="00F34657"/>
    <w:rPr>
      <w:sz w:val="18"/>
      <w:szCs w:val="18"/>
    </w:rPr>
  </w:style>
  <w:style w:type="paragraph" w:styleId="CommentText">
    <w:name w:val="annotation text"/>
    <w:basedOn w:val="Normal"/>
    <w:link w:val="CommentTextChar"/>
    <w:uiPriority w:val="99"/>
    <w:unhideWhenUsed/>
    <w:rsid w:val="00F34657"/>
    <w:pPr>
      <w:spacing w:line="240" w:lineRule="auto"/>
    </w:pPr>
  </w:style>
  <w:style w:type="character" w:customStyle="1" w:styleId="CommentTextChar">
    <w:name w:val="Comment Text Char"/>
    <w:basedOn w:val="DefaultParagraphFont"/>
    <w:link w:val="CommentText"/>
    <w:uiPriority w:val="99"/>
    <w:rsid w:val="00F3465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F34657"/>
    <w:rPr>
      <w:b/>
      <w:bCs/>
      <w:sz w:val="20"/>
      <w:szCs w:val="20"/>
    </w:rPr>
  </w:style>
  <w:style w:type="character" w:customStyle="1" w:styleId="CommentSubjectChar">
    <w:name w:val="Comment Subject Char"/>
    <w:basedOn w:val="CommentTextChar"/>
    <w:link w:val="CommentSubject"/>
    <w:uiPriority w:val="99"/>
    <w:semiHidden/>
    <w:rsid w:val="00F34657"/>
    <w:rPr>
      <w:rFonts w:ascii="Times New Roman" w:hAnsi="Times New Roman" w:cs="Times New Roman"/>
      <w:b/>
      <w:bCs/>
      <w:sz w:val="20"/>
      <w:szCs w:val="20"/>
    </w:rPr>
  </w:style>
  <w:style w:type="paragraph" w:styleId="Caption">
    <w:name w:val="caption"/>
    <w:aliases w:val="00 TITULOS"/>
    <w:basedOn w:val="Heading1"/>
    <w:next w:val="Normal"/>
    <w:uiPriority w:val="35"/>
    <w:unhideWhenUsed/>
    <w:qFormat/>
    <w:rsid w:val="008A2F03"/>
    <w:pPr>
      <w:numPr>
        <w:numId w:val="0"/>
      </w:numPr>
      <w:jc w:val="center"/>
    </w:pPr>
  </w:style>
  <w:style w:type="paragraph" w:styleId="Bibliography">
    <w:name w:val="Bibliography"/>
    <w:basedOn w:val="Normal"/>
    <w:next w:val="Normal"/>
    <w:uiPriority w:val="37"/>
    <w:unhideWhenUsed/>
    <w:rsid w:val="002E1D38"/>
  </w:style>
  <w:style w:type="character" w:customStyle="1" w:styleId="reference-text">
    <w:name w:val="reference-text"/>
    <w:basedOn w:val="DefaultParagraphFont"/>
    <w:rsid w:val="009A5F98"/>
  </w:style>
  <w:style w:type="character" w:styleId="HTMLCite">
    <w:name w:val="HTML Cite"/>
    <w:basedOn w:val="DefaultParagraphFont"/>
    <w:uiPriority w:val="99"/>
    <w:semiHidden/>
    <w:unhideWhenUsed/>
    <w:rsid w:val="009A5F98"/>
    <w:rPr>
      <w:i/>
      <w:iCs/>
    </w:rPr>
  </w:style>
  <w:style w:type="character" w:customStyle="1" w:styleId="z3988">
    <w:name w:val="z3988"/>
    <w:basedOn w:val="DefaultParagraphFont"/>
    <w:rsid w:val="009A5F98"/>
  </w:style>
  <w:style w:type="character" w:customStyle="1" w:styleId="mw-cite-backlink">
    <w:name w:val="mw-cite-backlink"/>
    <w:basedOn w:val="DefaultParagraphFont"/>
    <w:rsid w:val="009A5F98"/>
  </w:style>
  <w:style w:type="character" w:customStyle="1" w:styleId="reference-accessdate">
    <w:name w:val="reference-accessdate"/>
    <w:basedOn w:val="DefaultParagraphFont"/>
    <w:rsid w:val="009A5F98"/>
  </w:style>
  <w:style w:type="paragraph" w:styleId="Revision">
    <w:name w:val="Revision"/>
    <w:hidden/>
    <w:uiPriority w:val="99"/>
    <w:semiHidden/>
    <w:rsid w:val="00F51323"/>
    <w:rPr>
      <w:rFonts w:ascii="Times New Roman" w:hAnsi="Times New Roman" w:cs="Times New Roman"/>
    </w:rPr>
  </w:style>
  <w:style w:type="paragraph" w:styleId="Index1">
    <w:name w:val="index 1"/>
    <w:basedOn w:val="Normal"/>
    <w:next w:val="Normal"/>
    <w:autoRedefine/>
    <w:uiPriority w:val="99"/>
    <w:unhideWhenUsed/>
    <w:rsid w:val="00E11EF7"/>
    <w:pPr>
      <w:spacing w:after="0"/>
      <w:ind w:left="240" w:hanging="240"/>
      <w:jc w:val="left"/>
    </w:pPr>
    <w:rPr>
      <w:rFonts w:asciiTheme="minorHAnsi" w:hAnsiTheme="minorHAnsi"/>
      <w:sz w:val="20"/>
      <w:szCs w:val="20"/>
    </w:rPr>
  </w:style>
  <w:style w:type="paragraph" w:styleId="Index2">
    <w:name w:val="index 2"/>
    <w:basedOn w:val="Normal"/>
    <w:next w:val="Normal"/>
    <w:autoRedefine/>
    <w:uiPriority w:val="99"/>
    <w:unhideWhenUsed/>
    <w:rsid w:val="00E11EF7"/>
    <w:pPr>
      <w:spacing w:after="0"/>
      <w:ind w:left="480" w:hanging="240"/>
      <w:jc w:val="left"/>
    </w:pPr>
    <w:rPr>
      <w:rFonts w:asciiTheme="minorHAnsi" w:hAnsiTheme="minorHAnsi"/>
      <w:sz w:val="20"/>
      <w:szCs w:val="20"/>
    </w:rPr>
  </w:style>
  <w:style w:type="paragraph" w:styleId="Index3">
    <w:name w:val="index 3"/>
    <w:basedOn w:val="Normal"/>
    <w:next w:val="Normal"/>
    <w:autoRedefine/>
    <w:uiPriority w:val="99"/>
    <w:unhideWhenUsed/>
    <w:rsid w:val="00E11EF7"/>
    <w:pPr>
      <w:spacing w:after="0"/>
      <w:ind w:left="720" w:hanging="240"/>
      <w:jc w:val="left"/>
    </w:pPr>
    <w:rPr>
      <w:rFonts w:asciiTheme="minorHAnsi" w:hAnsiTheme="minorHAnsi"/>
      <w:sz w:val="20"/>
      <w:szCs w:val="20"/>
    </w:rPr>
  </w:style>
  <w:style w:type="paragraph" w:styleId="Index4">
    <w:name w:val="index 4"/>
    <w:basedOn w:val="Normal"/>
    <w:next w:val="Normal"/>
    <w:autoRedefine/>
    <w:uiPriority w:val="99"/>
    <w:unhideWhenUsed/>
    <w:rsid w:val="00E11EF7"/>
    <w:pPr>
      <w:spacing w:after="0"/>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E11EF7"/>
    <w:pPr>
      <w:spacing w:after="0"/>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E11EF7"/>
    <w:pPr>
      <w:spacing w:after="0"/>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E11EF7"/>
    <w:pPr>
      <w:spacing w:after="0"/>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E11EF7"/>
    <w:pPr>
      <w:spacing w:after="0"/>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E11EF7"/>
    <w:pPr>
      <w:spacing w:after="0"/>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E11EF7"/>
    <w:pPr>
      <w:spacing w:before="120" w:after="120"/>
      <w:jc w:val="left"/>
    </w:pPr>
    <w:rPr>
      <w:rFonts w:asciiTheme="minorHAnsi" w:hAnsiTheme="minorHAnsi"/>
      <w:i/>
      <w:iCs/>
      <w:sz w:val="20"/>
      <w:szCs w:val="20"/>
    </w:rPr>
  </w:style>
  <w:style w:type="character" w:styleId="FollowedHyperlink">
    <w:name w:val="FollowedHyperlink"/>
    <w:basedOn w:val="DefaultParagraphFont"/>
    <w:uiPriority w:val="99"/>
    <w:semiHidden/>
    <w:unhideWhenUsed/>
    <w:rsid w:val="00451A63"/>
    <w:rPr>
      <w:color w:val="800080" w:themeColor="followedHyperlink"/>
      <w:u w:val="single"/>
    </w:rPr>
  </w:style>
  <w:style w:type="table" w:styleId="PlainTable2">
    <w:name w:val="Plain Table 2"/>
    <w:basedOn w:val="TableNormal"/>
    <w:uiPriority w:val="42"/>
    <w:rsid w:val="0071493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28455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lainText">
    <w:name w:val="Plain Text"/>
    <w:basedOn w:val="Normal"/>
    <w:link w:val="PlainTextChar"/>
    <w:uiPriority w:val="99"/>
    <w:unhideWhenUsed/>
    <w:rsid w:val="006512F7"/>
    <w:pPr>
      <w:spacing w:after="0" w:line="240" w:lineRule="auto"/>
      <w:ind w:firstLine="0"/>
      <w:jc w:val="left"/>
    </w:pPr>
    <w:rPr>
      <w:rFonts w:ascii="Courier" w:eastAsiaTheme="minorHAnsi" w:hAnsi="Courier" w:cstheme="minorBidi"/>
      <w:sz w:val="21"/>
      <w:szCs w:val="21"/>
      <w:lang w:val="en-US"/>
    </w:rPr>
  </w:style>
  <w:style w:type="character" w:customStyle="1" w:styleId="PlainTextChar">
    <w:name w:val="Plain Text Char"/>
    <w:basedOn w:val="DefaultParagraphFont"/>
    <w:link w:val="PlainText"/>
    <w:uiPriority w:val="99"/>
    <w:rsid w:val="006512F7"/>
    <w:rPr>
      <w:rFonts w:ascii="Courier" w:eastAsiaTheme="minorHAnsi" w:hAnsi="Courier"/>
      <w:sz w:val="21"/>
      <w:szCs w:val="21"/>
      <w:lang w:val="en-US"/>
    </w:rPr>
  </w:style>
  <w:style w:type="character" w:customStyle="1" w:styleId="textcell">
    <w:name w:val="textcell"/>
    <w:basedOn w:val="DefaultParagraphFont"/>
    <w:rsid w:val="004B140F"/>
  </w:style>
  <w:style w:type="character" w:customStyle="1" w:styleId="numbercell">
    <w:name w:val="numbercell"/>
    <w:basedOn w:val="DefaultParagraphFont"/>
    <w:rsid w:val="004B14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7189">
      <w:bodyDiv w:val="1"/>
      <w:marLeft w:val="0"/>
      <w:marRight w:val="0"/>
      <w:marTop w:val="0"/>
      <w:marBottom w:val="0"/>
      <w:divBdr>
        <w:top w:val="none" w:sz="0" w:space="0" w:color="auto"/>
        <w:left w:val="none" w:sz="0" w:space="0" w:color="auto"/>
        <w:bottom w:val="none" w:sz="0" w:space="0" w:color="auto"/>
        <w:right w:val="none" w:sz="0" w:space="0" w:color="auto"/>
      </w:divBdr>
    </w:div>
    <w:div w:id="5249679">
      <w:bodyDiv w:val="1"/>
      <w:marLeft w:val="0"/>
      <w:marRight w:val="0"/>
      <w:marTop w:val="0"/>
      <w:marBottom w:val="0"/>
      <w:divBdr>
        <w:top w:val="none" w:sz="0" w:space="0" w:color="auto"/>
        <w:left w:val="none" w:sz="0" w:space="0" w:color="auto"/>
        <w:bottom w:val="none" w:sz="0" w:space="0" w:color="auto"/>
        <w:right w:val="none" w:sz="0" w:space="0" w:color="auto"/>
      </w:divBdr>
    </w:div>
    <w:div w:id="5449654">
      <w:bodyDiv w:val="1"/>
      <w:marLeft w:val="0"/>
      <w:marRight w:val="0"/>
      <w:marTop w:val="0"/>
      <w:marBottom w:val="0"/>
      <w:divBdr>
        <w:top w:val="none" w:sz="0" w:space="0" w:color="auto"/>
        <w:left w:val="none" w:sz="0" w:space="0" w:color="auto"/>
        <w:bottom w:val="none" w:sz="0" w:space="0" w:color="auto"/>
        <w:right w:val="none" w:sz="0" w:space="0" w:color="auto"/>
      </w:divBdr>
    </w:div>
    <w:div w:id="6904506">
      <w:bodyDiv w:val="1"/>
      <w:marLeft w:val="0"/>
      <w:marRight w:val="0"/>
      <w:marTop w:val="0"/>
      <w:marBottom w:val="0"/>
      <w:divBdr>
        <w:top w:val="none" w:sz="0" w:space="0" w:color="auto"/>
        <w:left w:val="none" w:sz="0" w:space="0" w:color="auto"/>
        <w:bottom w:val="none" w:sz="0" w:space="0" w:color="auto"/>
        <w:right w:val="none" w:sz="0" w:space="0" w:color="auto"/>
      </w:divBdr>
    </w:div>
    <w:div w:id="6909532">
      <w:bodyDiv w:val="1"/>
      <w:marLeft w:val="0"/>
      <w:marRight w:val="0"/>
      <w:marTop w:val="0"/>
      <w:marBottom w:val="0"/>
      <w:divBdr>
        <w:top w:val="none" w:sz="0" w:space="0" w:color="auto"/>
        <w:left w:val="none" w:sz="0" w:space="0" w:color="auto"/>
        <w:bottom w:val="none" w:sz="0" w:space="0" w:color="auto"/>
        <w:right w:val="none" w:sz="0" w:space="0" w:color="auto"/>
      </w:divBdr>
    </w:div>
    <w:div w:id="7486545">
      <w:bodyDiv w:val="1"/>
      <w:marLeft w:val="0"/>
      <w:marRight w:val="0"/>
      <w:marTop w:val="0"/>
      <w:marBottom w:val="0"/>
      <w:divBdr>
        <w:top w:val="none" w:sz="0" w:space="0" w:color="auto"/>
        <w:left w:val="none" w:sz="0" w:space="0" w:color="auto"/>
        <w:bottom w:val="none" w:sz="0" w:space="0" w:color="auto"/>
        <w:right w:val="none" w:sz="0" w:space="0" w:color="auto"/>
      </w:divBdr>
    </w:div>
    <w:div w:id="7486685">
      <w:bodyDiv w:val="1"/>
      <w:marLeft w:val="0"/>
      <w:marRight w:val="0"/>
      <w:marTop w:val="0"/>
      <w:marBottom w:val="0"/>
      <w:divBdr>
        <w:top w:val="none" w:sz="0" w:space="0" w:color="auto"/>
        <w:left w:val="none" w:sz="0" w:space="0" w:color="auto"/>
        <w:bottom w:val="none" w:sz="0" w:space="0" w:color="auto"/>
        <w:right w:val="none" w:sz="0" w:space="0" w:color="auto"/>
      </w:divBdr>
    </w:div>
    <w:div w:id="10231842">
      <w:bodyDiv w:val="1"/>
      <w:marLeft w:val="0"/>
      <w:marRight w:val="0"/>
      <w:marTop w:val="0"/>
      <w:marBottom w:val="0"/>
      <w:divBdr>
        <w:top w:val="none" w:sz="0" w:space="0" w:color="auto"/>
        <w:left w:val="none" w:sz="0" w:space="0" w:color="auto"/>
        <w:bottom w:val="none" w:sz="0" w:space="0" w:color="auto"/>
        <w:right w:val="none" w:sz="0" w:space="0" w:color="auto"/>
      </w:divBdr>
    </w:div>
    <w:div w:id="13699697">
      <w:bodyDiv w:val="1"/>
      <w:marLeft w:val="0"/>
      <w:marRight w:val="0"/>
      <w:marTop w:val="0"/>
      <w:marBottom w:val="0"/>
      <w:divBdr>
        <w:top w:val="none" w:sz="0" w:space="0" w:color="auto"/>
        <w:left w:val="none" w:sz="0" w:space="0" w:color="auto"/>
        <w:bottom w:val="none" w:sz="0" w:space="0" w:color="auto"/>
        <w:right w:val="none" w:sz="0" w:space="0" w:color="auto"/>
      </w:divBdr>
    </w:div>
    <w:div w:id="15085866">
      <w:bodyDiv w:val="1"/>
      <w:marLeft w:val="0"/>
      <w:marRight w:val="0"/>
      <w:marTop w:val="0"/>
      <w:marBottom w:val="0"/>
      <w:divBdr>
        <w:top w:val="none" w:sz="0" w:space="0" w:color="auto"/>
        <w:left w:val="none" w:sz="0" w:space="0" w:color="auto"/>
        <w:bottom w:val="none" w:sz="0" w:space="0" w:color="auto"/>
        <w:right w:val="none" w:sz="0" w:space="0" w:color="auto"/>
      </w:divBdr>
    </w:div>
    <w:div w:id="15234086">
      <w:bodyDiv w:val="1"/>
      <w:marLeft w:val="0"/>
      <w:marRight w:val="0"/>
      <w:marTop w:val="0"/>
      <w:marBottom w:val="0"/>
      <w:divBdr>
        <w:top w:val="none" w:sz="0" w:space="0" w:color="auto"/>
        <w:left w:val="none" w:sz="0" w:space="0" w:color="auto"/>
        <w:bottom w:val="none" w:sz="0" w:space="0" w:color="auto"/>
        <w:right w:val="none" w:sz="0" w:space="0" w:color="auto"/>
      </w:divBdr>
    </w:div>
    <w:div w:id="18169719">
      <w:bodyDiv w:val="1"/>
      <w:marLeft w:val="0"/>
      <w:marRight w:val="0"/>
      <w:marTop w:val="0"/>
      <w:marBottom w:val="0"/>
      <w:divBdr>
        <w:top w:val="none" w:sz="0" w:space="0" w:color="auto"/>
        <w:left w:val="none" w:sz="0" w:space="0" w:color="auto"/>
        <w:bottom w:val="none" w:sz="0" w:space="0" w:color="auto"/>
        <w:right w:val="none" w:sz="0" w:space="0" w:color="auto"/>
      </w:divBdr>
    </w:div>
    <w:div w:id="22246315">
      <w:bodyDiv w:val="1"/>
      <w:marLeft w:val="0"/>
      <w:marRight w:val="0"/>
      <w:marTop w:val="0"/>
      <w:marBottom w:val="0"/>
      <w:divBdr>
        <w:top w:val="none" w:sz="0" w:space="0" w:color="auto"/>
        <w:left w:val="none" w:sz="0" w:space="0" w:color="auto"/>
        <w:bottom w:val="none" w:sz="0" w:space="0" w:color="auto"/>
        <w:right w:val="none" w:sz="0" w:space="0" w:color="auto"/>
      </w:divBdr>
    </w:div>
    <w:div w:id="28533414">
      <w:bodyDiv w:val="1"/>
      <w:marLeft w:val="0"/>
      <w:marRight w:val="0"/>
      <w:marTop w:val="0"/>
      <w:marBottom w:val="0"/>
      <w:divBdr>
        <w:top w:val="none" w:sz="0" w:space="0" w:color="auto"/>
        <w:left w:val="none" w:sz="0" w:space="0" w:color="auto"/>
        <w:bottom w:val="none" w:sz="0" w:space="0" w:color="auto"/>
        <w:right w:val="none" w:sz="0" w:space="0" w:color="auto"/>
      </w:divBdr>
    </w:div>
    <w:div w:id="30301206">
      <w:bodyDiv w:val="1"/>
      <w:marLeft w:val="0"/>
      <w:marRight w:val="0"/>
      <w:marTop w:val="0"/>
      <w:marBottom w:val="0"/>
      <w:divBdr>
        <w:top w:val="none" w:sz="0" w:space="0" w:color="auto"/>
        <w:left w:val="none" w:sz="0" w:space="0" w:color="auto"/>
        <w:bottom w:val="none" w:sz="0" w:space="0" w:color="auto"/>
        <w:right w:val="none" w:sz="0" w:space="0" w:color="auto"/>
      </w:divBdr>
    </w:div>
    <w:div w:id="32197767">
      <w:bodyDiv w:val="1"/>
      <w:marLeft w:val="0"/>
      <w:marRight w:val="0"/>
      <w:marTop w:val="0"/>
      <w:marBottom w:val="0"/>
      <w:divBdr>
        <w:top w:val="none" w:sz="0" w:space="0" w:color="auto"/>
        <w:left w:val="none" w:sz="0" w:space="0" w:color="auto"/>
        <w:bottom w:val="none" w:sz="0" w:space="0" w:color="auto"/>
        <w:right w:val="none" w:sz="0" w:space="0" w:color="auto"/>
      </w:divBdr>
    </w:div>
    <w:div w:id="32927747">
      <w:bodyDiv w:val="1"/>
      <w:marLeft w:val="0"/>
      <w:marRight w:val="0"/>
      <w:marTop w:val="0"/>
      <w:marBottom w:val="0"/>
      <w:divBdr>
        <w:top w:val="none" w:sz="0" w:space="0" w:color="auto"/>
        <w:left w:val="none" w:sz="0" w:space="0" w:color="auto"/>
        <w:bottom w:val="none" w:sz="0" w:space="0" w:color="auto"/>
        <w:right w:val="none" w:sz="0" w:space="0" w:color="auto"/>
      </w:divBdr>
    </w:div>
    <w:div w:id="33389622">
      <w:bodyDiv w:val="1"/>
      <w:marLeft w:val="0"/>
      <w:marRight w:val="0"/>
      <w:marTop w:val="0"/>
      <w:marBottom w:val="0"/>
      <w:divBdr>
        <w:top w:val="none" w:sz="0" w:space="0" w:color="auto"/>
        <w:left w:val="none" w:sz="0" w:space="0" w:color="auto"/>
        <w:bottom w:val="none" w:sz="0" w:space="0" w:color="auto"/>
        <w:right w:val="none" w:sz="0" w:space="0" w:color="auto"/>
      </w:divBdr>
    </w:div>
    <w:div w:id="35159558">
      <w:bodyDiv w:val="1"/>
      <w:marLeft w:val="0"/>
      <w:marRight w:val="0"/>
      <w:marTop w:val="0"/>
      <w:marBottom w:val="0"/>
      <w:divBdr>
        <w:top w:val="none" w:sz="0" w:space="0" w:color="auto"/>
        <w:left w:val="none" w:sz="0" w:space="0" w:color="auto"/>
        <w:bottom w:val="none" w:sz="0" w:space="0" w:color="auto"/>
        <w:right w:val="none" w:sz="0" w:space="0" w:color="auto"/>
      </w:divBdr>
    </w:div>
    <w:div w:id="36317559">
      <w:bodyDiv w:val="1"/>
      <w:marLeft w:val="0"/>
      <w:marRight w:val="0"/>
      <w:marTop w:val="0"/>
      <w:marBottom w:val="0"/>
      <w:divBdr>
        <w:top w:val="none" w:sz="0" w:space="0" w:color="auto"/>
        <w:left w:val="none" w:sz="0" w:space="0" w:color="auto"/>
        <w:bottom w:val="none" w:sz="0" w:space="0" w:color="auto"/>
        <w:right w:val="none" w:sz="0" w:space="0" w:color="auto"/>
      </w:divBdr>
    </w:div>
    <w:div w:id="38013060">
      <w:bodyDiv w:val="1"/>
      <w:marLeft w:val="0"/>
      <w:marRight w:val="0"/>
      <w:marTop w:val="0"/>
      <w:marBottom w:val="0"/>
      <w:divBdr>
        <w:top w:val="none" w:sz="0" w:space="0" w:color="auto"/>
        <w:left w:val="none" w:sz="0" w:space="0" w:color="auto"/>
        <w:bottom w:val="none" w:sz="0" w:space="0" w:color="auto"/>
        <w:right w:val="none" w:sz="0" w:space="0" w:color="auto"/>
      </w:divBdr>
    </w:div>
    <w:div w:id="38552674">
      <w:bodyDiv w:val="1"/>
      <w:marLeft w:val="0"/>
      <w:marRight w:val="0"/>
      <w:marTop w:val="0"/>
      <w:marBottom w:val="0"/>
      <w:divBdr>
        <w:top w:val="none" w:sz="0" w:space="0" w:color="auto"/>
        <w:left w:val="none" w:sz="0" w:space="0" w:color="auto"/>
        <w:bottom w:val="none" w:sz="0" w:space="0" w:color="auto"/>
        <w:right w:val="none" w:sz="0" w:space="0" w:color="auto"/>
      </w:divBdr>
    </w:div>
    <w:div w:id="39206497">
      <w:bodyDiv w:val="1"/>
      <w:marLeft w:val="0"/>
      <w:marRight w:val="0"/>
      <w:marTop w:val="0"/>
      <w:marBottom w:val="0"/>
      <w:divBdr>
        <w:top w:val="none" w:sz="0" w:space="0" w:color="auto"/>
        <w:left w:val="none" w:sz="0" w:space="0" w:color="auto"/>
        <w:bottom w:val="none" w:sz="0" w:space="0" w:color="auto"/>
        <w:right w:val="none" w:sz="0" w:space="0" w:color="auto"/>
      </w:divBdr>
    </w:div>
    <w:div w:id="40398325">
      <w:bodyDiv w:val="1"/>
      <w:marLeft w:val="0"/>
      <w:marRight w:val="0"/>
      <w:marTop w:val="0"/>
      <w:marBottom w:val="0"/>
      <w:divBdr>
        <w:top w:val="none" w:sz="0" w:space="0" w:color="auto"/>
        <w:left w:val="none" w:sz="0" w:space="0" w:color="auto"/>
        <w:bottom w:val="none" w:sz="0" w:space="0" w:color="auto"/>
        <w:right w:val="none" w:sz="0" w:space="0" w:color="auto"/>
      </w:divBdr>
    </w:div>
    <w:div w:id="40790015">
      <w:bodyDiv w:val="1"/>
      <w:marLeft w:val="0"/>
      <w:marRight w:val="0"/>
      <w:marTop w:val="0"/>
      <w:marBottom w:val="0"/>
      <w:divBdr>
        <w:top w:val="none" w:sz="0" w:space="0" w:color="auto"/>
        <w:left w:val="none" w:sz="0" w:space="0" w:color="auto"/>
        <w:bottom w:val="none" w:sz="0" w:space="0" w:color="auto"/>
        <w:right w:val="none" w:sz="0" w:space="0" w:color="auto"/>
      </w:divBdr>
    </w:div>
    <w:div w:id="41366763">
      <w:bodyDiv w:val="1"/>
      <w:marLeft w:val="0"/>
      <w:marRight w:val="0"/>
      <w:marTop w:val="0"/>
      <w:marBottom w:val="0"/>
      <w:divBdr>
        <w:top w:val="none" w:sz="0" w:space="0" w:color="auto"/>
        <w:left w:val="none" w:sz="0" w:space="0" w:color="auto"/>
        <w:bottom w:val="none" w:sz="0" w:space="0" w:color="auto"/>
        <w:right w:val="none" w:sz="0" w:space="0" w:color="auto"/>
      </w:divBdr>
    </w:div>
    <w:div w:id="42562447">
      <w:bodyDiv w:val="1"/>
      <w:marLeft w:val="0"/>
      <w:marRight w:val="0"/>
      <w:marTop w:val="0"/>
      <w:marBottom w:val="0"/>
      <w:divBdr>
        <w:top w:val="none" w:sz="0" w:space="0" w:color="auto"/>
        <w:left w:val="none" w:sz="0" w:space="0" w:color="auto"/>
        <w:bottom w:val="none" w:sz="0" w:space="0" w:color="auto"/>
        <w:right w:val="none" w:sz="0" w:space="0" w:color="auto"/>
      </w:divBdr>
    </w:div>
    <w:div w:id="43985650">
      <w:bodyDiv w:val="1"/>
      <w:marLeft w:val="0"/>
      <w:marRight w:val="0"/>
      <w:marTop w:val="0"/>
      <w:marBottom w:val="0"/>
      <w:divBdr>
        <w:top w:val="none" w:sz="0" w:space="0" w:color="auto"/>
        <w:left w:val="none" w:sz="0" w:space="0" w:color="auto"/>
        <w:bottom w:val="none" w:sz="0" w:space="0" w:color="auto"/>
        <w:right w:val="none" w:sz="0" w:space="0" w:color="auto"/>
      </w:divBdr>
    </w:div>
    <w:div w:id="45692226">
      <w:bodyDiv w:val="1"/>
      <w:marLeft w:val="0"/>
      <w:marRight w:val="0"/>
      <w:marTop w:val="0"/>
      <w:marBottom w:val="0"/>
      <w:divBdr>
        <w:top w:val="none" w:sz="0" w:space="0" w:color="auto"/>
        <w:left w:val="none" w:sz="0" w:space="0" w:color="auto"/>
        <w:bottom w:val="none" w:sz="0" w:space="0" w:color="auto"/>
        <w:right w:val="none" w:sz="0" w:space="0" w:color="auto"/>
      </w:divBdr>
    </w:div>
    <w:div w:id="47263215">
      <w:bodyDiv w:val="1"/>
      <w:marLeft w:val="0"/>
      <w:marRight w:val="0"/>
      <w:marTop w:val="0"/>
      <w:marBottom w:val="0"/>
      <w:divBdr>
        <w:top w:val="none" w:sz="0" w:space="0" w:color="auto"/>
        <w:left w:val="none" w:sz="0" w:space="0" w:color="auto"/>
        <w:bottom w:val="none" w:sz="0" w:space="0" w:color="auto"/>
        <w:right w:val="none" w:sz="0" w:space="0" w:color="auto"/>
      </w:divBdr>
    </w:div>
    <w:div w:id="49890709">
      <w:bodyDiv w:val="1"/>
      <w:marLeft w:val="0"/>
      <w:marRight w:val="0"/>
      <w:marTop w:val="0"/>
      <w:marBottom w:val="0"/>
      <w:divBdr>
        <w:top w:val="none" w:sz="0" w:space="0" w:color="auto"/>
        <w:left w:val="none" w:sz="0" w:space="0" w:color="auto"/>
        <w:bottom w:val="none" w:sz="0" w:space="0" w:color="auto"/>
        <w:right w:val="none" w:sz="0" w:space="0" w:color="auto"/>
      </w:divBdr>
    </w:div>
    <w:div w:id="50422383">
      <w:bodyDiv w:val="1"/>
      <w:marLeft w:val="0"/>
      <w:marRight w:val="0"/>
      <w:marTop w:val="0"/>
      <w:marBottom w:val="0"/>
      <w:divBdr>
        <w:top w:val="none" w:sz="0" w:space="0" w:color="auto"/>
        <w:left w:val="none" w:sz="0" w:space="0" w:color="auto"/>
        <w:bottom w:val="none" w:sz="0" w:space="0" w:color="auto"/>
        <w:right w:val="none" w:sz="0" w:space="0" w:color="auto"/>
      </w:divBdr>
    </w:div>
    <w:div w:id="51463456">
      <w:bodyDiv w:val="1"/>
      <w:marLeft w:val="0"/>
      <w:marRight w:val="0"/>
      <w:marTop w:val="0"/>
      <w:marBottom w:val="0"/>
      <w:divBdr>
        <w:top w:val="none" w:sz="0" w:space="0" w:color="auto"/>
        <w:left w:val="none" w:sz="0" w:space="0" w:color="auto"/>
        <w:bottom w:val="none" w:sz="0" w:space="0" w:color="auto"/>
        <w:right w:val="none" w:sz="0" w:space="0" w:color="auto"/>
      </w:divBdr>
    </w:div>
    <w:div w:id="51851086">
      <w:bodyDiv w:val="1"/>
      <w:marLeft w:val="0"/>
      <w:marRight w:val="0"/>
      <w:marTop w:val="0"/>
      <w:marBottom w:val="0"/>
      <w:divBdr>
        <w:top w:val="none" w:sz="0" w:space="0" w:color="auto"/>
        <w:left w:val="none" w:sz="0" w:space="0" w:color="auto"/>
        <w:bottom w:val="none" w:sz="0" w:space="0" w:color="auto"/>
        <w:right w:val="none" w:sz="0" w:space="0" w:color="auto"/>
      </w:divBdr>
    </w:div>
    <w:div w:id="53161954">
      <w:bodyDiv w:val="1"/>
      <w:marLeft w:val="0"/>
      <w:marRight w:val="0"/>
      <w:marTop w:val="0"/>
      <w:marBottom w:val="0"/>
      <w:divBdr>
        <w:top w:val="none" w:sz="0" w:space="0" w:color="auto"/>
        <w:left w:val="none" w:sz="0" w:space="0" w:color="auto"/>
        <w:bottom w:val="none" w:sz="0" w:space="0" w:color="auto"/>
        <w:right w:val="none" w:sz="0" w:space="0" w:color="auto"/>
      </w:divBdr>
    </w:div>
    <w:div w:id="54091768">
      <w:bodyDiv w:val="1"/>
      <w:marLeft w:val="0"/>
      <w:marRight w:val="0"/>
      <w:marTop w:val="0"/>
      <w:marBottom w:val="0"/>
      <w:divBdr>
        <w:top w:val="none" w:sz="0" w:space="0" w:color="auto"/>
        <w:left w:val="none" w:sz="0" w:space="0" w:color="auto"/>
        <w:bottom w:val="none" w:sz="0" w:space="0" w:color="auto"/>
        <w:right w:val="none" w:sz="0" w:space="0" w:color="auto"/>
      </w:divBdr>
    </w:div>
    <w:div w:id="54471627">
      <w:bodyDiv w:val="1"/>
      <w:marLeft w:val="0"/>
      <w:marRight w:val="0"/>
      <w:marTop w:val="0"/>
      <w:marBottom w:val="0"/>
      <w:divBdr>
        <w:top w:val="none" w:sz="0" w:space="0" w:color="auto"/>
        <w:left w:val="none" w:sz="0" w:space="0" w:color="auto"/>
        <w:bottom w:val="none" w:sz="0" w:space="0" w:color="auto"/>
        <w:right w:val="none" w:sz="0" w:space="0" w:color="auto"/>
      </w:divBdr>
    </w:div>
    <w:div w:id="55275857">
      <w:bodyDiv w:val="1"/>
      <w:marLeft w:val="0"/>
      <w:marRight w:val="0"/>
      <w:marTop w:val="0"/>
      <w:marBottom w:val="0"/>
      <w:divBdr>
        <w:top w:val="none" w:sz="0" w:space="0" w:color="auto"/>
        <w:left w:val="none" w:sz="0" w:space="0" w:color="auto"/>
        <w:bottom w:val="none" w:sz="0" w:space="0" w:color="auto"/>
        <w:right w:val="none" w:sz="0" w:space="0" w:color="auto"/>
      </w:divBdr>
    </w:div>
    <w:div w:id="55933962">
      <w:bodyDiv w:val="1"/>
      <w:marLeft w:val="0"/>
      <w:marRight w:val="0"/>
      <w:marTop w:val="0"/>
      <w:marBottom w:val="0"/>
      <w:divBdr>
        <w:top w:val="none" w:sz="0" w:space="0" w:color="auto"/>
        <w:left w:val="none" w:sz="0" w:space="0" w:color="auto"/>
        <w:bottom w:val="none" w:sz="0" w:space="0" w:color="auto"/>
        <w:right w:val="none" w:sz="0" w:space="0" w:color="auto"/>
      </w:divBdr>
    </w:div>
    <w:div w:id="58720334">
      <w:bodyDiv w:val="1"/>
      <w:marLeft w:val="0"/>
      <w:marRight w:val="0"/>
      <w:marTop w:val="0"/>
      <w:marBottom w:val="0"/>
      <w:divBdr>
        <w:top w:val="none" w:sz="0" w:space="0" w:color="auto"/>
        <w:left w:val="none" w:sz="0" w:space="0" w:color="auto"/>
        <w:bottom w:val="none" w:sz="0" w:space="0" w:color="auto"/>
        <w:right w:val="none" w:sz="0" w:space="0" w:color="auto"/>
      </w:divBdr>
    </w:div>
    <w:div w:id="59450659">
      <w:bodyDiv w:val="1"/>
      <w:marLeft w:val="0"/>
      <w:marRight w:val="0"/>
      <w:marTop w:val="0"/>
      <w:marBottom w:val="0"/>
      <w:divBdr>
        <w:top w:val="none" w:sz="0" w:space="0" w:color="auto"/>
        <w:left w:val="none" w:sz="0" w:space="0" w:color="auto"/>
        <w:bottom w:val="none" w:sz="0" w:space="0" w:color="auto"/>
        <w:right w:val="none" w:sz="0" w:space="0" w:color="auto"/>
      </w:divBdr>
    </w:div>
    <w:div w:id="59595903">
      <w:bodyDiv w:val="1"/>
      <w:marLeft w:val="0"/>
      <w:marRight w:val="0"/>
      <w:marTop w:val="0"/>
      <w:marBottom w:val="0"/>
      <w:divBdr>
        <w:top w:val="none" w:sz="0" w:space="0" w:color="auto"/>
        <w:left w:val="none" w:sz="0" w:space="0" w:color="auto"/>
        <w:bottom w:val="none" w:sz="0" w:space="0" w:color="auto"/>
        <w:right w:val="none" w:sz="0" w:space="0" w:color="auto"/>
      </w:divBdr>
    </w:div>
    <w:div w:id="60518930">
      <w:bodyDiv w:val="1"/>
      <w:marLeft w:val="0"/>
      <w:marRight w:val="0"/>
      <w:marTop w:val="0"/>
      <w:marBottom w:val="0"/>
      <w:divBdr>
        <w:top w:val="none" w:sz="0" w:space="0" w:color="auto"/>
        <w:left w:val="none" w:sz="0" w:space="0" w:color="auto"/>
        <w:bottom w:val="none" w:sz="0" w:space="0" w:color="auto"/>
        <w:right w:val="none" w:sz="0" w:space="0" w:color="auto"/>
      </w:divBdr>
    </w:div>
    <w:div w:id="61105718">
      <w:bodyDiv w:val="1"/>
      <w:marLeft w:val="0"/>
      <w:marRight w:val="0"/>
      <w:marTop w:val="0"/>
      <w:marBottom w:val="0"/>
      <w:divBdr>
        <w:top w:val="none" w:sz="0" w:space="0" w:color="auto"/>
        <w:left w:val="none" w:sz="0" w:space="0" w:color="auto"/>
        <w:bottom w:val="none" w:sz="0" w:space="0" w:color="auto"/>
        <w:right w:val="none" w:sz="0" w:space="0" w:color="auto"/>
      </w:divBdr>
    </w:div>
    <w:div w:id="62457409">
      <w:bodyDiv w:val="1"/>
      <w:marLeft w:val="0"/>
      <w:marRight w:val="0"/>
      <w:marTop w:val="0"/>
      <w:marBottom w:val="0"/>
      <w:divBdr>
        <w:top w:val="none" w:sz="0" w:space="0" w:color="auto"/>
        <w:left w:val="none" w:sz="0" w:space="0" w:color="auto"/>
        <w:bottom w:val="none" w:sz="0" w:space="0" w:color="auto"/>
        <w:right w:val="none" w:sz="0" w:space="0" w:color="auto"/>
      </w:divBdr>
    </w:div>
    <w:div w:id="62528724">
      <w:bodyDiv w:val="1"/>
      <w:marLeft w:val="0"/>
      <w:marRight w:val="0"/>
      <w:marTop w:val="0"/>
      <w:marBottom w:val="0"/>
      <w:divBdr>
        <w:top w:val="none" w:sz="0" w:space="0" w:color="auto"/>
        <w:left w:val="none" w:sz="0" w:space="0" w:color="auto"/>
        <w:bottom w:val="none" w:sz="0" w:space="0" w:color="auto"/>
        <w:right w:val="none" w:sz="0" w:space="0" w:color="auto"/>
      </w:divBdr>
    </w:div>
    <w:div w:id="63645927">
      <w:bodyDiv w:val="1"/>
      <w:marLeft w:val="0"/>
      <w:marRight w:val="0"/>
      <w:marTop w:val="0"/>
      <w:marBottom w:val="0"/>
      <w:divBdr>
        <w:top w:val="none" w:sz="0" w:space="0" w:color="auto"/>
        <w:left w:val="none" w:sz="0" w:space="0" w:color="auto"/>
        <w:bottom w:val="none" w:sz="0" w:space="0" w:color="auto"/>
        <w:right w:val="none" w:sz="0" w:space="0" w:color="auto"/>
      </w:divBdr>
    </w:div>
    <w:div w:id="63798515">
      <w:bodyDiv w:val="1"/>
      <w:marLeft w:val="0"/>
      <w:marRight w:val="0"/>
      <w:marTop w:val="0"/>
      <w:marBottom w:val="0"/>
      <w:divBdr>
        <w:top w:val="none" w:sz="0" w:space="0" w:color="auto"/>
        <w:left w:val="none" w:sz="0" w:space="0" w:color="auto"/>
        <w:bottom w:val="none" w:sz="0" w:space="0" w:color="auto"/>
        <w:right w:val="none" w:sz="0" w:space="0" w:color="auto"/>
      </w:divBdr>
    </w:div>
    <w:div w:id="64304019">
      <w:bodyDiv w:val="1"/>
      <w:marLeft w:val="0"/>
      <w:marRight w:val="0"/>
      <w:marTop w:val="0"/>
      <w:marBottom w:val="0"/>
      <w:divBdr>
        <w:top w:val="none" w:sz="0" w:space="0" w:color="auto"/>
        <w:left w:val="none" w:sz="0" w:space="0" w:color="auto"/>
        <w:bottom w:val="none" w:sz="0" w:space="0" w:color="auto"/>
        <w:right w:val="none" w:sz="0" w:space="0" w:color="auto"/>
      </w:divBdr>
    </w:div>
    <w:div w:id="64308339">
      <w:bodyDiv w:val="1"/>
      <w:marLeft w:val="0"/>
      <w:marRight w:val="0"/>
      <w:marTop w:val="0"/>
      <w:marBottom w:val="0"/>
      <w:divBdr>
        <w:top w:val="none" w:sz="0" w:space="0" w:color="auto"/>
        <w:left w:val="none" w:sz="0" w:space="0" w:color="auto"/>
        <w:bottom w:val="none" w:sz="0" w:space="0" w:color="auto"/>
        <w:right w:val="none" w:sz="0" w:space="0" w:color="auto"/>
      </w:divBdr>
    </w:div>
    <w:div w:id="64495634">
      <w:bodyDiv w:val="1"/>
      <w:marLeft w:val="0"/>
      <w:marRight w:val="0"/>
      <w:marTop w:val="0"/>
      <w:marBottom w:val="0"/>
      <w:divBdr>
        <w:top w:val="none" w:sz="0" w:space="0" w:color="auto"/>
        <w:left w:val="none" w:sz="0" w:space="0" w:color="auto"/>
        <w:bottom w:val="none" w:sz="0" w:space="0" w:color="auto"/>
        <w:right w:val="none" w:sz="0" w:space="0" w:color="auto"/>
      </w:divBdr>
    </w:div>
    <w:div w:id="66270698">
      <w:bodyDiv w:val="1"/>
      <w:marLeft w:val="0"/>
      <w:marRight w:val="0"/>
      <w:marTop w:val="0"/>
      <w:marBottom w:val="0"/>
      <w:divBdr>
        <w:top w:val="none" w:sz="0" w:space="0" w:color="auto"/>
        <w:left w:val="none" w:sz="0" w:space="0" w:color="auto"/>
        <w:bottom w:val="none" w:sz="0" w:space="0" w:color="auto"/>
        <w:right w:val="none" w:sz="0" w:space="0" w:color="auto"/>
      </w:divBdr>
    </w:div>
    <w:div w:id="66417579">
      <w:bodyDiv w:val="1"/>
      <w:marLeft w:val="0"/>
      <w:marRight w:val="0"/>
      <w:marTop w:val="0"/>
      <w:marBottom w:val="0"/>
      <w:divBdr>
        <w:top w:val="none" w:sz="0" w:space="0" w:color="auto"/>
        <w:left w:val="none" w:sz="0" w:space="0" w:color="auto"/>
        <w:bottom w:val="none" w:sz="0" w:space="0" w:color="auto"/>
        <w:right w:val="none" w:sz="0" w:space="0" w:color="auto"/>
      </w:divBdr>
    </w:div>
    <w:div w:id="66584653">
      <w:bodyDiv w:val="1"/>
      <w:marLeft w:val="0"/>
      <w:marRight w:val="0"/>
      <w:marTop w:val="0"/>
      <w:marBottom w:val="0"/>
      <w:divBdr>
        <w:top w:val="none" w:sz="0" w:space="0" w:color="auto"/>
        <w:left w:val="none" w:sz="0" w:space="0" w:color="auto"/>
        <w:bottom w:val="none" w:sz="0" w:space="0" w:color="auto"/>
        <w:right w:val="none" w:sz="0" w:space="0" w:color="auto"/>
      </w:divBdr>
    </w:div>
    <w:div w:id="66922301">
      <w:bodyDiv w:val="1"/>
      <w:marLeft w:val="0"/>
      <w:marRight w:val="0"/>
      <w:marTop w:val="0"/>
      <w:marBottom w:val="0"/>
      <w:divBdr>
        <w:top w:val="none" w:sz="0" w:space="0" w:color="auto"/>
        <w:left w:val="none" w:sz="0" w:space="0" w:color="auto"/>
        <w:bottom w:val="none" w:sz="0" w:space="0" w:color="auto"/>
        <w:right w:val="none" w:sz="0" w:space="0" w:color="auto"/>
      </w:divBdr>
    </w:div>
    <w:div w:id="68230929">
      <w:bodyDiv w:val="1"/>
      <w:marLeft w:val="0"/>
      <w:marRight w:val="0"/>
      <w:marTop w:val="0"/>
      <w:marBottom w:val="0"/>
      <w:divBdr>
        <w:top w:val="none" w:sz="0" w:space="0" w:color="auto"/>
        <w:left w:val="none" w:sz="0" w:space="0" w:color="auto"/>
        <w:bottom w:val="none" w:sz="0" w:space="0" w:color="auto"/>
        <w:right w:val="none" w:sz="0" w:space="0" w:color="auto"/>
      </w:divBdr>
    </w:div>
    <w:div w:id="72750909">
      <w:bodyDiv w:val="1"/>
      <w:marLeft w:val="0"/>
      <w:marRight w:val="0"/>
      <w:marTop w:val="0"/>
      <w:marBottom w:val="0"/>
      <w:divBdr>
        <w:top w:val="none" w:sz="0" w:space="0" w:color="auto"/>
        <w:left w:val="none" w:sz="0" w:space="0" w:color="auto"/>
        <w:bottom w:val="none" w:sz="0" w:space="0" w:color="auto"/>
        <w:right w:val="none" w:sz="0" w:space="0" w:color="auto"/>
      </w:divBdr>
    </w:div>
    <w:div w:id="72973552">
      <w:bodyDiv w:val="1"/>
      <w:marLeft w:val="0"/>
      <w:marRight w:val="0"/>
      <w:marTop w:val="0"/>
      <w:marBottom w:val="0"/>
      <w:divBdr>
        <w:top w:val="none" w:sz="0" w:space="0" w:color="auto"/>
        <w:left w:val="none" w:sz="0" w:space="0" w:color="auto"/>
        <w:bottom w:val="none" w:sz="0" w:space="0" w:color="auto"/>
        <w:right w:val="none" w:sz="0" w:space="0" w:color="auto"/>
      </w:divBdr>
    </w:div>
    <w:div w:id="74909958">
      <w:bodyDiv w:val="1"/>
      <w:marLeft w:val="0"/>
      <w:marRight w:val="0"/>
      <w:marTop w:val="0"/>
      <w:marBottom w:val="0"/>
      <w:divBdr>
        <w:top w:val="none" w:sz="0" w:space="0" w:color="auto"/>
        <w:left w:val="none" w:sz="0" w:space="0" w:color="auto"/>
        <w:bottom w:val="none" w:sz="0" w:space="0" w:color="auto"/>
        <w:right w:val="none" w:sz="0" w:space="0" w:color="auto"/>
      </w:divBdr>
    </w:div>
    <w:div w:id="76364906">
      <w:bodyDiv w:val="1"/>
      <w:marLeft w:val="0"/>
      <w:marRight w:val="0"/>
      <w:marTop w:val="0"/>
      <w:marBottom w:val="0"/>
      <w:divBdr>
        <w:top w:val="none" w:sz="0" w:space="0" w:color="auto"/>
        <w:left w:val="none" w:sz="0" w:space="0" w:color="auto"/>
        <w:bottom w:val="none" w:sz="0" w:space="0" w:color="auto"/>
        <w:right w:val="none" w:sz="0" w:space="0" w:color="auto"/>
      </w:divBdr>
    </w:div>
    <w:div w:id="76557954">
      <w:bodyDiv w:val="1"/>
      <w:marLeft w:val="0"/>
      <w:marRight w:val="0"/>
      <w:marTop w:val="0"/>
      <w:marBottom w:val="0"/>
      <w:divBdr>
        <w:top w:val="none" w:sz="0" w:space="0" w:color="auto"/>
        <w:left w:val="none" w:sz="0" w:space="0" w:color="auto"/>
        <w:bottom w:val="none" w:sz="0" w:space="0" w:color="auto"/>
        <w:right w:val="none" w:sz="0" w:space="0" w:color="auto"/>
      </w:divBdr>
    </w:div>
    <w:div w:id="76902093">
      <w:bodyDiv w:val="1"/>
      <w:marLeft w:val="0"/>
      <w:marRight w:val="0"/>
      <w:marTop w:val="0"/>
      <w:marBottom w:val="0"/>
      <w:divBdr>
        <w:top w:val="none" w:sz="0" w:space="0" w:color="auto"/>
        <w:left w:val="none" w:sz="0" w:space="0" w:color="auto"/>
        <w:bottom w:val="none" w:sz="0" w:space="0" w:color="auto"/>
        <w:right w:val="none" w:sz="0" w:space="0" w:color="auto"/>
      </w:divBdr>
    </w:div>
    <w:div w:id="77019484">
      <w:bodyDiv w:val="1"/>
      <w:marLeft w:val="0"/>
      <w:marRight w:val="0"/>
      <w:marTop w:val="0"/>
      <w:marBottom w:val="0"/>
      <w:divBdr>
        <w:top w:val="none" w:sz="0" w:space="0" w:color="auto"/>
        <w:left w:val="none" w:sz="0" w:space="0" w:color="auto"/>
        <w:bottom w:val="none" w:sz="0" w:space="0" w:color="auto"/>
        <w:right w:val="none" w:sz="0" w:space="0" w:color="auto"/>
      </w:divBdr>
    </w:div>
    <w:div w:id="77792057">
      <w:bodyDiv w:val="1"/>
      <w:marLeft w:val="0"/>
      <w:marRight w:val="0"/>
      <w:marTop w:val="0"/>
      <w:marBottom w:val="0"/>
      <w:divBdr>
        <w:top w:val="none" w:sz="0" w:space="0" w:color="auto"/>
        <w:left w:val="none" w:sz="0" w:space="0" w:color="auto"/>
        <w:bottom w:val="none" w:sz="0" w:space="0" w:color="auto"/>
        <w:right w:val="none" w:sz="0" w:space="0" w:color="auto"/>
      </w:divBdr>
    </w:div>
    <w:div w:id="77871663">
      <w:bodyDiv w:val="1"/>
      <w:marLeft w:val="0"/>
      <w:marRight w:val="0"/>
      <w:marTop w:val="0"/>
      <w:marBottom w:val="0"/>
      <w:divBdr>
        <w:top w:val="none" w:sz="0" w:space="0" w:color="auto"/>
        <w:left w:val="none" w:sz="0" w:space="0" w:color="auto"/>
        <w:bottom w:val="none" w:sz="0" w:space="0" w:color="auto"/>
        <w:right w:val="none" w:sz="0" w:space="0" w:color="auto"/>
      </w:divBdr>
    </w:div>
    <w:div w:id="78184863">
      <w:bodyDiv w:val="1"/>
      <w:marLeft w:val="0"/>
      <w:marRight w:val="0"/>
      <w:marTop w:val="0"/>
      <w:marBottom w:val="0"/>
      <w:divBdr>
        <w:top w:val="none" w:sz="0" w:space="0" w:color="auto"/>
        <w:left w:val="none" w:sz="0" w:space="0" w:color="auto"/>
        <w:bottom w:val="none" w:sz="0" w:space="0" w:color="auto"/>
        <w:right w:val="none" w:sz="0" w:space="0" w:color="auto"/>
      </w:divBdr>
    </w:div>
    <w:div w:id="79254680">
      <w:bodyDiv w:val="1"/>
      <w:marLeft w:val="0"/>
      <w:marRight w:val="0"/>
      <w:marTop w:val="0"/>
      <w:marBottom w:val="0"/>
      <w:divBdr>
        <w:top w:val="none" w:sz="0" w:space="0" w:color="auto"/>
        <w:left w:val="none" w:sz="0" w:space="0" w:color="auto"/>
        <w:bottom w:val="none" w:sz="0" w:space="0" w:color="auto"/>
        <w:right w:val="none" w:sz="0" w:space="0" w:color="auto"/>
      </w:divBdr>
    </w:div>
    <w:div w:id="80026678">
      <w:bodyDiv w:val="1"/>
      <w:marLeft w:val="0"/>
      <w:marRight w:val="0"/>
      <w:marTop w:val="0"/>
      <w:marBottom w:val="0"/>
      <w:divBdr>
        <w:top w:val="none" w:sz="0" w:space="0" w:color="auto"/>
        <w:left w:val="none" w:sz="0" w:space="0" w:color="auto"/>
        <w:bottom w:val="none" w:sz="0" w:space="0" w:color="auto"/>
        <w:right w:val="none" w:sz="0" w:space="0" w:color="auto"/>
      </w:divBdr>
    </w:div>
    <w:div w:id="82531627">
      <w:bodyDiv w:val="1"/>
      <w:marLeft w:val="0"/>
      <w:marRight w:val="0"/>
      <w:marTop w:val="0"/>
      <w:marBottom w:val="0"/>
      <w:divBdr>
        <w:top w:val="none" w:sz="0" w:space="0" w:color="auto"/>
        <w:left w:val="none" w:sz="0" w:space="0" w:color="auto"/>
        <w:bottom w:val="none" w:sz="0" w:space="0" w:color="auto"/>
        <w:right w:val="none" w:sz="0" w:space="0" w:color="auto"/>
      </w:divBdr>
    </w:div>
    <w:div w:id="82845975">
      <w:bodyDiv w:val="1"/>
      <w:marLeft w:val="0"/>
      <w:marRight w:val="0"/>
      <w:marTop w:val="0"/>
      <w:marBottom w:val="0"/>
      <w:divBdr>
        <w:top w:val="none" w:sz="0" w:space="0" w:color="auto"/>
        <w:left w:val="none" w:sz="0" w:space="0" w:color="auto"/>
        <w:bottom w:val="none" w:sz="0" w:space="0" w:color="auto"/>
        <w:right w:val="none" w:sz="0" w:space="0" w:color="auto"/>
      </w:divBdr>
    </w:div>
    <w:div w:id="84227528">
      <w:bodyDiv w:val="1"/>
      <w:marLeft w:val="0"/>
      <w:marRight w:val="0"/>
      <w:marTop w:val="0"/>
      <w:marBottom w:val="0"/>
      <w:divBdr>
        <w:top w:val="none" w:sz="0" w:space="0" w:color="auto"/>
        <w:left w:val="none" w:sz="0" w:space="0" w:color="auto"/>
        <w:bottom w:val="none" w:sz="0" w:space="0" w:color="auto"/>
        <w:right w:val="none" w:sz="0" w:space="0" w:color="auto"/>
      </w:divBdr>
    </w:div>
    <w:div w:id="85460786">
      <w:bodyDiv w:val="1"/>
      <w:marLeft w:val="0"/>
      <w:marRight w:val="0"/>
      <w:marTop w:val="0"/>
      <w:marBottom w:val="0"/>
      <w:divBdr>
        <w:top w:val="none" w:sz="0" w:space="0" w:color="auto"/>
        <w:left w:val="none" w:sz="0" w:space="0" w:color="auto"/>
        <w:bottom w:val="none" w:sz="0" w:space="0" w:color="auto"/>
        <w:right w:val="none" w:sz="0" w:space="0" w:color="auto"/>
      </w:divBdr>
    </w:div>
    <w:div w:id="85461751">
      <w:bodyDiv w:val="1"/>
      <w:marLeft w:val="0"/>
      <w:marRight w:val="0"/>
      <w:marTop w:val="0"/>
      <w:marBottom w:val="0"/>
      <w:divBdr>
        <w:top w:val="none" w:sz="0" w:space="0" w:color="auto"/>
        <w:left w:val="none" w:sz="0" w:space="0" w:color="auto"/>
        <w:bottom w:val="none" w:sz="0" w:space="0" w:color="auto"/>
        <w:right w:val="none" w:sz="0" w:space="0" w:color="auto"/>
      </w:divBdr>
    </w:div>
    <w:div w:id="86582614">
      <w:bodyDiv w:val="1"/>
      <w:marLeft w:val="0"/>
      <w:marRight w:val="0"/>
      <w:marTop w:val="0"/>
      <w:marBottom w:val="0"/>
      <w:divBdr>
        <w:top w:val="none" w:sz="0" w:space="0" w:color="auto"/>
        <w:left w:val="none" w:sz="0" w:space="0" w:color="auto"/>
        <w:bottom w:val="none" w:sz="0" w:space="0" w:color="auto"/>
        <w:right w:val="none" w:sz="0" w:space="0" w:color="auto"/>
      </w:divBdr>
    </w:div>
    <w:div w:id="90009244">
      <w:bodyDiv w:val="1"/>
      <w:marLeft w:val="0"/>
      <w:marRight w:val="0"/>
      <w:marTop w:val="0"/>
      <w:marBottom w:val="0"/>
      <w:divBdr>
        <w:top w:val="none" w:sz="0" w:space="0" w:color="auto"/>
        <w:left w:val="none" w:sz="0" w:space="0" w:color="auto"/>
        <w:bottom w:val="none" w:sz="0" w:space="0" w:color="auto"/>
        <w:right w:val="none" w:sz="0" w:space="0" w:color="auto"/>
      </w:divBdr>
    </w:div>
    <w:div w:id="92631746">
      <w:bodyDiv w:val="1"/>
      <w:marLeft w:val="0"/>
      <w:marRight w:val="0"/>
      <w:marTop w:val="0"/>
      <w:marBottom w:val="0"/>
      <w:divBdr>
        <w:top w:val="none" w:sz="0" w:space="0" w:color="auto"/>
        <w:left w:val="none" w:sz="0" w:space="0" w:color="auto"/>
        <w:bottom w:val="none" w:sz="0" w:space="0" w:color="auto"/>
        <w:right w:val="none" w:sz="0" w:space="0" w:color="auto"/>
      </w:divBdr>
    </w:div>
    <w:div w:id="93286750">
      <w:bodyDiv w:val="1"/>
      <w:marLeft w:val="0"/>
      <w:marRight w:val="0"/>
      <w:marTop w:val="0"/>
      <w:marBottom w:val="0"/>
      <w:divBdr>
        <w:top w:val="none" w:sz="0" w:space="0" w:color="auto"/>
        <w:left w:val="none" w:sz="0" w:space="0" w:color="auto"/>
        <w:bottom w:val="none" w:sz="0" w:space="0" w:color="auto"/>
        <w:right w:val="none" w:sz="0" w:space="0" w:color="auto"/>
      </w:divBdr>
    </w:div>
    <w:div w:id="94129900">
      <w:bodyDiv w:val="1"/>
      <w:marLeft w:val="0"/>
      <w:marRight w:val="0"/>
      <w:marTop w:val="0"/>
      <w:marBottom w:val="0"/>
      <w:divBdr>
        <w:top w:val="none" w:sz="0" w:space="0" w:color="auto"/>
        <w:left w:val="none" w:sz="0" w:space="0" w:color="auto"/>
        <w:bottom w:val="none" w:sz="0" w:space="0" w:color="auto"/>
        <w:right w:val="none" w:sz="0" w:space="0" w:color="auto"/>
      </w:divBdr>
    </w:div>
    <w:div w:id="94444115">
      <w:bodyDiv w:val="1"/>
      <w:marLeft w:val="0"/>
      <w:marRight w:val="0"/>
      <w:marTop w:val="0"/>
      <w:marBottom w:val="0"/>
      <w:divBdr>
        <w:top w:val="none" w:sz="0" w:space="0" w:color="auto"/>
        <w:left w:val="none" w:sz="0" w:space="0" w:color="auto"/>
        <w:bottom w:val="none" w:sz="0" w:space="0" w:color="auto"/>
        <w:right w:val="none" w:sz="0" w:space="0" w:color="auto"/>
      </w:divBdr>
    </w:div>
    <w:div w:id="95253457">
      <w:bodyDiv w:val="1"/>
      <w:marLeft w:val="0"/>
      <w:marRight w:val="0"/>
      <w:marTop w:val="0"/>
      <w:marBottom w:val="0"/>
      <w:divBdr>
        <w:top w:val="none" w:sz="0" w:space="0" w:color="auto"/>
        <w:left w:val="none" w:sz="0" w:space="0" w:color="auto"/>
        <w:bottom w:val="none" w:sz="0" w:space="0" w:color="auto"/>
        <w:right w:val="none" w:sz="0" w:space="0" w:color="auto"/>
      </w:divBdr>
    </w:div>
    <w:div w:id="97993070">
      <w:bodyDiv w:val="1"/>
      <w:marLeft w:val="0"/>
      <w:marRight w:val="0"/>
      <w:marTop w:val="0"/>
      <w:marBottom w:val="0"/>
      <w:divBdr>
        <w:top w:val="none" w:sz="0" w:space="0" w:color="auto"/>
        <w:left w:val="none" w:sz="0" w:space="0" w:color="auto"/>
        <w:bottom w:val="none" w:sz="0" w:space="0" w:color="auto"/>
        <w:right w:val="none" w:sz="0" w:space="0" w:color="auto"/>
      </w:divBdr>
    </w:div>
    <w:div w:id="98571489">
      <w:bodyDiv w:val="1"/>
      <w:marLeft w:val="0"/>
      <w:marRight w:val="0"/>
      <w:marTop w:val="0"/>
      <w:marBottom w:val="0"/>
      <w:divBdr>
        <w:top w:val="none" w:sz="0" w:space="0" w:color="auto"/>
        <w:left w:val="none" w:sz="0" w:space="0" w:color="auto"/>
        <w:bottom w:val="none" w:sz="0" w:space="0" w:color="auto"/>
        <w:right w:val="none" w:sz="0" w:space="0" w:color="auto"/>
      </w:divBdr>
    </w:div>
    <w:div w:id="99643787">
      <w:bodyDiv w:val="1"/>
      <w:marLeft w:val="0"/>
      <w:marRight w:val="0"/>
      <w:marTop w:val="0"/>
      <w:marBottom w:val="0"/>
      <w:divBdr>
        <w:top w:val="none" w:sz="0" w:space="0" w:color="auto"/>
        <w:left w:val="none" w:sz="0" w:space="0" w:color="auto"/>
        <w:bottom w:val="none" w:sz="0" w:space="0" w:color="auto"/>
        <w:right w:val="none" w:sz="0" w:space="0" w:color="auto"/>
      </w:divBdr>
    </w:div>
    <w:div w:id="101532924">
      <w:bodyDiv w:val="1"/>
      <w:marLeft w:val="0"/>
      <w:marRight w:val="0"/>
      <w:marTop w:val="0"/>
      <w:marBottom w:val="0"/>
      <w:divBdr>
        <w:top w:val="none" w:sz="0" w:space="0" w:color="auto"/>
        <w:left w:val="none" w:sz="0" w:space="0" w:color="auto"/>
        <w:bottom w:val="none" w:sz="0" w:space="0" w:color="auto"/>
        <w:right w:val="none" w:sz="0" w:space="0" w:color="auto"/>
      </w:divBdr>
    </w:div>
    <w:div w:id="101924219">
      <w:bodyDiv w:val="1"/>
      <w:marLeft w:val="0"/>
      <w:marRight w:val="0"/>
      <w:marTop w:val="0"/>
      <w:marBottom w:val="0"/>
      <w:divBdr>
        <w:top w:val="none" w:sz="0" w:space="0" w:color="auto"/>
        <w:left w:val="none" w:sz="0" w:space="0" w:color="auto"/>
        <w:bottom w:val="none" w:sz="0" w:space="0" w:color="auto"/>
        <w:right w:val="none" w:sz="0" w:space="0" w:color="auto"/>
      </w:divBdr>
    </w:div>
    <w:div w:id="102119074">
      <w:bodyDiv w:val="1"/>
      <w:marLeft w:val="0"/>
      <w:marRight w:val="0"/>
      <w:marTop w:val="0"/>
      <w:marBottom w:val="0"/>
      <w:divBdr>
        <w:top w:val="none" w:sz="0" w:space="0" w:color="auto"/>
        <w:left w:val="none" w:sz="0" w:space="0" w:color="auto"/>
        <w:bottom w:val="none" w:sz="0" w:space="0" w:color="auto"/>
        <w:right w:val="none" w:sz="0" w:space="0" w:color="auto"/>
      </w:divBdr>
    </w:div>
    <w:div w:id="103308068">
      <w:bodyDiv w:val="1"/>
      <w:marLeft w:val="0"/>
      <w:marRight w:val="0"/>
      <w:marTop w:val="0"/>
      <w:marBottom w:val="0"/>
      <w:divBdr>
        <w:top w:val="none" w:sz="0" w:space="0" w:color="auto"/>
        <w:left w:val="none" w:sz="0" w:space="0" w:color="auto"/>
        <w:bottom w:val="none" w:sz="0" w:space="0" w:color="auto"/>
        <w:right w:val="none" w:sz="0" w:space="0" w:color="auto"/>
      </w:divBdr>
    </w:div>
    <w:div w:id="108480031">
      <w:bodyDiv w:val="1"/>
      <w:marLeft w:val="0"/>
      <w:marRight w:val="0"/>
      <w:marTop w:val="0"/>
      <w:marBottom w:val="0"/>
      <w:divBdr>
        <w:top w:val="none" w:sz="0" w:space="0" w:color="auto"/>
        <w:left w:val="none" w:sz="0" w:space="0" w:color="auto"/>
        <w:bottom w:val="none" w:sz="0" w:space="0" w:color="auto"/>
        <w:right w:val="none" w:sz="0" w:space="0" w:color="auto"/>
      </w:divBdr>
    </w:div>
    <w:div w:id="108861139">
      <w:bodyDiv w:val="1"/>
      <w:marLeft w:val="0"/>
      <w:marRight w:val="0"/>
      <w:marTop w:val="0"/>
      <w:marBottom w:val="0"/>
      <w:divBdr>
        <w:top w:val="none" w:sz="0" w:space="0" w:color="auto"/>
        <w:left w:val="none" w:sz="0" w:space="0" w:color="auto"/>
        <w:bottom w:val="none" w:sz="0" w:space="0" w:color="auto"/>
        <w:right w:val="none" w:sz="0" w:space="0" w:color="auto"/>
      </w:divBdr>
    </w:div>
    <w:div w:id="109781374">
      <w:bodyDiv w:val="1"/>
      <w:marLeft w:val="0"/>
      <w:marRight w:val="0"/>
      <w:marTop w:val="0"/>
      <w:marBottom w:val="0"/>
      <w:divBdr>
        <w:top w:val="none" w:sz="0" w:space="0" w:color="auto"/>
        <w:left w:val="none" w:sz="0" w:space="0" w:color="auto"/>
        <w:bottom w:val="none" w:sz="0" w:space="0" w:color="auto"/>
        <w:right w:val="none" w:sz="0" w:space="0" w:color="auto"/>
      </w:divBdr>
    </w:div>
    <w:div w:id="109856313">
      <w:bodyDiv w:val="1"/>
      <w:marLeft w:val="0"/>
      <w:marRight w:val="0"/>
      <w:marTop w:val="0"/>
      <w:marBottom w:val="0"/>
      <w:divBdr>
        <w:top w:val="none" w:sz="0" w:space="0" w:color="auto"/>
        <w:left w:val="none" w:sz="0" w:space="0" w:color="auto"/>
        <w:bottom w:val="none" w:sz="0" w:space="0" w:color="auto"/>
        <w:right w:val="none" w:sz="0" w:space="0" w:color="auto"/>
      </w:divBdr>
    </w:div>
    <w:div w:id="111294396">
      <w:bodyDiv w:val="1"/>
      <w:marLeft w:val="0"/>
      <w:marRight w:val="0"/>
      <w:marTop w:val="0"/>
      <w:marBottom w:val="0"/>
      <w:divBdr>
        <w:top w:val="none" w:sz="0" w:space="0" w:color="auto"/>
        <w:left w:val="none" w:sz="0" w:space="0" w:color="auto"/>
        <w:bottom w:val="none" w:sz="0" w:space="0" w:color="auto"/>
        <w:right w:val="none" w:sz="0" w:space="0" w:color="auto"/>
      </w:divBdr>
    </w:div>
    <w:div w:id="112359777">
      <w:bodyDiv w:val="1"/>
      <w:marLeft w:val="0"/>
      <w:marRight w:val="0"/>
      <w:marTop w:val="0"/>
      <w:marBottom w:val="0"/>
      <w:divBdr>
        <w:top w:val="none" w:sz="0" w:space="0" w:color="auto"/>
        <w:left w:val="none" w:sz="0" w:space="0" w:color="auto"/>
        <w:bottom w:val="none" w:sz="0" w:space="0" w:color="auto"/>
        <w:right w:val="none" w:sz="0" w:space="0" w:color="auto"/>
      </w:divBdr>
    </w:div>
    <w:div w:id="113209144">
      <w:bodyDiv w:val="1"/>
      <w:marLeft w:val="0"/>
      <w:marRight w:val="0"/>
      <w:marTop w:val="0"/>
      <w:marBottom w:val="0"/>
      <w:divBdr>
        <w:top w:val="none" w:sz="0" w:space="0" w:color="auto"/>
        <w:left w:val="none" w:sz="0" w:space="0" w:color="auto"/>
        <w:bottom w:val="none" w:sz="0" w:space="0" w:color="auto"/>
        <w:right w:val="none" w:sz="0" w:space="0" w:color="auto"/>
      </w:divBdr>
    </w:div>
    <w:div w:id="114255112">
      <w:bodyDiv w:val="1"/>
      <w:marLeft w:val="0"/>
      <w:marRight w:val="0"/>
      <w:marTop w:val="0"/>
      <w:marBottom w:val="0"/>
      <w:divBdr>
        <w:top w:val="none" w:sz="0" w:space="0" w:color="auto"/>
        <w:left w:val="none" w:sz="0" w:space="0" w:color="auto"/>
        <w:bottom w:val="none" w:sz="0" w:space="0" w:color="auto"/>
        <w:right w:val="none" w:sz="0" w:space="0" w:color="auto"/>
      </w:divBdr>
    </w:div>
    <w:div w:id="116218325">
      <w:bodyDiv w:val="1"/>
      <w:marLeft w:val="0"/>
      <w:marRight w:val="0"/>
      <w:marTop w:val="0"/>
      <w:marBottom w:val="0"/>
      <w:divBdr>
        <w:top w:val="none" w:sz="0" w:space="0" w:color="auto"/>
        <w:left w:val="none" w:sz="0" w:space="0" w:color="auto"/>
        <w:bottom w:val="none" w:sz="0" w:space="0" w:color="auto"/>
        <w:right w:val="none" w:sz="0" w:space="0" w:color="auto"/>
      </w:divBdr>
    </w:div>
    <w:div w:id="116458893">
      <w:bodyDiv w:val="1"/>
      <w:marLeft w:val="0"/>
      <w:marRight w:val="0"/>
      <w:marTop w:val="0"/>
      <w:marBottom w:val="0"/>
      <w:divBdr>
        <w:top w:val="none" w:sz="0" w:space="0" w:color="auto"/>
        <w:left w:val="none" w:sz="0" w:space="0" w:color="auto"/>
        <w:bottom w:val="none" w:sz="0" w:space="0" w:color="auto"/>
        <w:right w:val="none" w:sz="0" w:space="0" w:color="auto"/>
      </w:divBdr>
    </w:div>
    <w:div w:id="116534717">
      <w:bodyDiv w:val="1"/>
      <w:marLeft w:val="0"/>
      <w:marRight w:val="0"/>
      <w:marTop w:val="0"/>
      <w:marBottom w:val="0"/>
      <w:divBdr>
        <w:top w:val="none" w:sz="0" w:space="0" w:color="auto"/>
        <w:left w:val="none" w:sz="0" w:space="0" w:color="auto"/>
        <w:bottom w:val="none" w:sz="0" w:space="0" w:color="auto"/>
        <w:right w:val="none" w:sz="0" w:space="0" w:color="auto"/>
      </w:divBdr>
    </w:div>
    <w:div w:id="117533823">
      <w:bodyDiv w:val="1"/>
      <w:marLeft w:val="0"/>
      <w:marRight w:val="0"/>
      <w:marTop w:val="0"/>
      <w:marBottom w:val="0"/>
      <w:divBdr>
        <w:top w:val="none" w:sz="0" w:space="0" w:color="auto"/>
        <w:left w:val="none" w:sz="0" w:space="0" w:color="auto"/>
        <w:bottom w:val="none" w:sz="0" w:space="0" w:color="auto"/>
        <w:right w:val="none" w:sz="0" w:space="0" w:color="auto"/>
      </w:divBdr>
    </w:div>
    <w:div w:id="123694349">
      <w:bodyDiv w:val="1"/>
      <w:marLeft w:val="0"/>
      <w:marRight w:val="0"/>
      <w:marTop w:val="0"/>
      <w:marBottom w:val="0"/>
      <w:divBdr>
        <w:top w:val="none" w:sz="0" w:space="0" w:color="auto"/>
        <w:left w:val="none" w:sz="0" w:space="0" w:color="auto"/>
        <w:bottom w:val="none" w:sz="0" w:space="0" w:color="auto"/>
        <w:right w:val="none" w:sz="0" w:space="0" w:color="auto"/>
      </w:divBdr>
    </w:div>
    <w:div w:id="123888420">
      <w:bodyDiv w:val="1"/>
      <w:marLeft w:val="0"/>
      <w:marRight w:val="0"/>
      <w:marTop w:val="0"/>
      <w:marBottom w:val="0"/>
      <w:divBdr>
        <w:top w:val="none" w:sz="0" w:space="0" w:color="auto"/>
        <w:left w:val="none" w:sz="0" w:space="0" w:color="auto"/>
        <w:bottom w:val="none" w:sz="0" w:space="0" w:color="auto"/>
        <w:right w:val="none" w:sz="0" w:space="0" w:color="auto"/>
      </w:divBdr>
    </w:div>
    <w:div w:id="125395438">
      <w:bodyDiv w:val="1"/>
      <w:marLeft w:val="0"/>
      <w:marRight w:val="0"/>
      <w:marTop w:val="0"/>
      <w:marBottom w:val="0"/>
      <w:divBdr>
        <w:top w:val="none" w:sz="0" w:space="0" w:color="auto"/>
        <w:left w:val="none" w:sz="0" w:space="0" w:color="auto"/>
        <w:bottom w:val="none" w:sz="0" w:space="0" w:color="auto"/>
        <w:right w:val="none" w:sz="0" w:space="0" w:color="auto"/>
      </w:divBdr>
    </w:div>
    <w:div w:id="127675751">
      <w:bodyDiv w:val="1"/>
      <w:marLeft w:val="0"/>
      <w:marRight w:val="0"/>
      <w:marTop w:val="0"/>
      <w:marBottom w:val="0"/>
      <w:divBdr>
        <w:top w:val="none" w:sz="0" w:space="0" w:color="auto"/>
        <w:left w:val="none" w:sz="0" w:space="0" w:color="auto"/>
        <w:bottom w:val="none" w:sz="0" w:space="0" w:color="auto"/>
        <w:right w:val="none" w:sz="0" w:space="0" w:color="auto"/>
      </w:divBdr>
    </w:div>
    <w:div w:id="127861494">
      <w:bodyDiv w:val="1"/>
      <w:marLeft w:val="0"/>
      <w:marRight w:val="0"/>
      <w:marTop w:val="0"/>
      <w:marBottom w:val="0"/>
      <w:divBdr>
        <w:top w:val="none" w:sz="0" w:space="0" w:color="auto"/>
        <w:left w:val="none" w:sz="0" w:space="0" w:color="auto"/>
        <w:bottom w:val="none" w:sz="0" w:space="0" w:color="auto"/>
        <w:right w:val="none" w:sz="0" w:space="0" w:color="auto"/>
      </w:divBdr>
    </w:div>
    <w:div w:id="134837515">
      <w:bodyDiv w:val="1"/>
      <w:marLeft w:val="0"/>
      <w:marRight w:val="0"/>
      <w:marTop w:val="0"/>
      <w:marBottom w:val="0"/>
      <w:divBdr>
        <w:top w:val="none" w:sz="0" w:space="0" w:color="auto"/>
        <w:left w:val="none" w:sz="0" w:space="0" w:color="auto"/>
        <w:bottom w:val="none" w:sz="0" w:space="0" w:color="auto"/>
        <w:right w:val="none" w:sz="0" w:space="0" w:color="auto"/>
      </w:divBdr>
    </w:div>
    <w:div w:id="137260308">
      <w:bodyDiv w:val="1"/>
      <w:marLeft w:val="0"/>
      <w:marRight w:val="0"/>
      <w:marTop w:val="0"/>
      <w:marBottom w:val="0"/>
      <w:divBdr>
        <w:top w:val="none" w:sz="0" w:space="0" w:color="auto"/>
        <w:left w:val="none" w:sz="0" w:space="0" w:color="auto"/>
        <w:bottom w:val="none" w:sz="0" w:space="0" w:color="auto"/>
        <w:right w:val="none" w:sz="0" w:space="0" w:color="auto"/>
      </w:divBdr>
    </w:div>
    <w:div w:id="139619030">
      <w:bodyDiv w:val="1"/>
      <w:marLeft w:val="0"/>
      <w:marRight w:val="0"/>
      <w:marTop w:val="0"/>
      <w:marBottom w:val="0"/>
      <w:divBdr>
        <w:top w:val="none" w:sz="0" w:space="0" w:color="auto"/>
        <w:left w:val="none" w:sz="0" w:space="0" w:color="auto"/>
        <w:bottom w:val="none" w:sz="0" w:space="0" w:color="auto"/>
        <w:right w:val="none" w:sz="0" w:space="0" w:color="auto"/>
      </w:divBdr>
    </w:div>
    <w:div w:id="140316649">
      <w:bodyDiv w:val="1"/>
      <w:marLeft w:val="0"/>
      <w:marRight w:val="0"/>
      <w:marTop w:val="0"/>
      <w:marBottom w:val="0"/>
      <w:divBdr>
        <w:top w:val="none" w:sz="0" w:space="0" w:color="auto"/>
        <w:left w:val="none" w:sz="0" w:space="0" w:color="auto"/>
        <w:bottom w:val="none" w:sz="0" w:space="0" w:color="auto"/>
        <w:right w:val="none" w:sz="0" w:space="0" w:color="auto"/>
      </w:divBdr>
    </w:div>
    <w:div w:id="140738500">
      <w:bodyDiv w:val="1"/>
      <w:marLeft w:val="0"/>
      <w:marRight w:val="0"/>
      <w:marTop w:val="0"/>
      <w:marBottom w:val="0"/>
      <w:divBdr>
        <w:top w:val="none" w:sz="0" w:space="0" w:color="auto"/>
        <w:left w:val="none" w:sz="0" w:space="0" w:color="auto"/>
        <w:bottom w:val="none" w:sz="0" w:space="0" w:color="auto"/>
        <w:right w:val="none" w:sz="0" w:space="0" w:color="auto"/>
      </w:divBdr>
    </w:div>
    <w:div w:id="141120744">
      <w:bodyDiv w:val="1"/>
      <w:marLeft w:val="0"/>
      <w:marRight w:val="0"/>
      <w:marTop w:val="0"/>
      <w:marBottom w:val="0"/>
      <w:divBdr>
        <w:top w:val="none" w:sz="0" w:space="0" w:color="auto"/>
        <w:left w:val="none" w:sz="0" w:space="0" w:color="auto"/>
        <w:bottom w:val="none" w:sz="0" w:space="0" w:color="auto"/>
        <w:right w:val="none" w:sz="0" w:space="0" w:color="auto"/>
      </w:divBdr>
    </w:div>
    <w:div w:id="142351428">
      <w:bodyDiv w:val="1"/>
      <w:marLeft w:val="0"/>
      <w:marRight w:val="0"/>
      <w:marTop w:val="0"/>
      <w:marBottom w:val="0"/>
      <w:divBdr>
        <w:top w:val="none" w:sz="0" w:space="0" w:color="auto"/>
        <w:left w:val="none" w:sz="0" w:space="0" w:color="auto"/>
        <w:bottom w:val="none" w:sz="0" w:space="0" w:color="auto"/>
        <w:right w:val="none" w:sz="0" w:space="0" w:color="auto"/>
      </w:divBdr>
    </w:div>
    <w:div w:id="142821141">
      <w:bodyDiv w:val="1"/>
      <w:marLeft w:val="0"/>
      <w:marRight w:val="0"/>
      <w:marTop w:val="0"/>
      <w:marBottom w:val="0"/>
      <w:divBdr>
        <w:top w:val="none" w:sz="0" w:space="0" w:color="auto"/>
        <w:left w:val="none" w:sz="0" w:space="0" w:color="auto"/>
        <w:bottom w:val="none" w:sz="0" w:space="0" w:color="auto"/>
        <w:right w:val="none" w:sz="0" w:space="0" w:color="auto"/>
      </w:divBdr>
    </w:div>
    <w:div w:id="145972114">
      <w:bodyDiv w:val="1"/>
      <w:marLeft w:val="0"/>
      <w:marRight w:val="0"/>
      <w:marTop w:val="0"/>
      <w:marBottom w:val="0"/>
      <w:divBdr>
        <w:top w:val="none" w:sz="0" w:space="0" w:color="auto"/>
        <w:left w:val="none" w:sz="0" w:space="0" w:color="auto"/>
        <w:bottom w:val="none" w:sz="0" w:space="0" w:color="auto"/>
        <w:right w:val="none" w:sz="0" w:space="0" w:color="auto"/>
      </w:divBdr>
    </w:div>
    <w:div w:id="146098524">
      <w:bodyDiv w:val="1"/>
      <w:marLeft w:val="0"/>
      <w:marRight w:val="0"/>
      <w:marTop w:val="0"/>
      <w:marBottom w:val="0"/>
      <w:divBdr>
        <w:top w:val="none" w:sz="0" w:space="0" w:color="auto"/>
        <w:left w:val="none" w:sz="0" w:space="0" w:color="auto"/>
        <w:bottom w:val="none" w:sz="0" w:space="0" w:color="auto"/>
        <w:right w:val="none" w:sz="0" w:space="0" w:color="auto"/>
      </w:divBdr>
    </w:div>
    <w:div w:id="146678343">
      <w:bodyDiv w:val="1"/>
      <w:marLeft w:val="0"/>
      <w:marRight w:val="0"/>
      <w:marTop w:val="0"/>
      <w:marBottom w:val="0"/>
      <w:divBdr>
        <w:top w:val="none" w:sz="0" w:space="0" w:color="auto"/>
        <w:left w:val="none" w:sz="0" w:space="0" w:color="auto"/>
        <w:bottom w:val="none" w:sz="0" w:space="0" w:color="auto"/>
        <w:right w:val="none" w:sz="0" w:space="0" w:color="auto"/>
      </w:divBdr>
    </w:div>
    <w:div w:id="147091994">
      <w:bodyDiv w:val="1"/>
      <w:marLeft w:val="0"/>
      <w:marRight w:val="0"/>
      <w:marTop w:val="0"/>
      <w:marBottom w:val="0"/>
      <w:divBdr>
        <w:top w:val="none" w:sz="0" w:space="0" w:color="auto"/>
        <w:left w:val="none" w:sz="0" w:space="0" w:color="auto"/>
        <w:bottom w:val="none" w:sz="0" w:space="0" w:color="auto"/>
        <w:right w:val="none" w:sz="0" w:space="0" w:color="auto"/>
      </w:divBdr>
    </w:div>
    <w:div w:id="150145888">
      <w:bodyDiv w:val="1"/>
      <w:marLeft w:val="0"/>
      <w:marRight w:val="0"/>
      <w:marTop w:val="0"/>
      <w:marBottom w:val="0"/>
      <w:divBdr>
        <w:top w:val="none" w:sz="0" w:space="0" w:color="auto"/>
        <w:left w:val="none" w:sz="0" w:space="0" w:color="auto"/>
        <w:bottom w:val="none" w:sz="0" w:space="0" w:color="auto"/>
        <w:right w:val="none" w:sz="0" w:space="0" w:color="auto"/>
      </w:divBdr>
    </w:div>
    <w:div w:id="150214493">
      <w:bodyDiv w:val="1"/>
      <w:marLeft w:val="0"/>
      <w:marRight w:val="0"/>
      <w:marTop w:val="0"/>
      <w:marBottom w:val="0"/>
      <w:divBdr>
        <w:top w:val="none" w:sz="0" w:space="0" w:color="auto"/>
        <w:left w:val="none" w:sz="0" w:space="0" w:color="auto"/>
        <w:bottom w:val="none" w:sz="0" w:space="0" w:color="auto"/>
        <w:right w:val="none" w:sz="0" w:space="0" w:color="auto"/>
      </w:divBdr>
    </w:div>
    <w:div w:id="151679689">
      <w:bodyDiv w:val="1"/>
      <w:marLeft w:val="0"/>
      <w:marRight w:val="0"/>
      <w:marTop w:val="0"/>
      <w:marBottom w:val="0"/>
      <w:divBdr>
        <w:top w:val="none" w:sz="0" w:space="0" w:color="auto"/>
        <w:left w:val="none" w:sz="0" w:space="0" w:color="auto"/>
        <w:bottom w:val="none" w:sz="0" w:space="0" w:color="auto"/>
        <w:right w:val="none" w:sz="0" w:space="0" w:color="auto"/>
      </w:divBdr>
    </w:div>
    <w:div w:id="153452135">
      <w:bodyDiv w:val="1"/>
      <w:marLeft w:val="0"/>
      <w:marRight w:val="0"/>
      <w:marTop w:val="0"/>
      <w:marBottom w:val="0"/>
      <w:divBdr>
        <w:top w:val="none" w:sz="0" w:space="0" w:color="auto"/>
        <w:left w:val="none" w:sz="0" w:space="0" w:color="auto"/>
        <w:bottom w:val="none" w:sz="0" w:space="0" w:color="auto"/>
        <w:right w:val="none" w:sz="0" w:space="0" w:color="auto"/>
      </w:divBdr>
    </w:div>
    <w:div w:id="156188880">
      <w:bodyDiv w:val="1"/>
      <w:marLeft w:val="0"/>
      <w:marRight w:val="0"/>
      <w:marTop w:val="0"/>
      <w:marBottom w:val="0"/>
      <w:divBdr>
        <w:top w:val="none" w:sz="0" w:space="0" w:color="auto"/>
        <w:left w:val="none" w:sz="0" w:space="0" w:color="auto"/>
        <w:bottom w:val="none" w:sz="0" w:space="0" w:color="auto"/>
        <w:right w:val="none" w:sz="0" w:space="0" w:color="auto"/>
      </w:divBdr>
    </w:div>
    <w:div w:id="156196008">
      <w:bodyDiv w:val="1"/>
      <w:marLeft w:val="0"/>
      <w:marRight w:val="0"/>
      <w:marTop w:val="0"/>
      <w:marBottom w:val="0"/>
      <w:divBdr>
        <w:top w:val="none" w:sz="0" w:space="0" w:color="auto"/>
        <w:left w:val="none" w:sz="0" w:space="0" w:color="auto"/>
        <w:bottom w:val="none" w:sz="0" w:space="0" w:color="auto"/>
        <w:right w:val="none" w:sz="0" w:space="0" w:color="auto"/>
      </w:divBdr>
    </w:div>
    <w:div w:id="156506365">
      <w:bodyDiv w:val="1"/>
      <w:marLeft w:val="0"/>
      <w:marRight w:val="0"/>
      <w:marTop w:val="0"/>
      <w:marBottom w:val="0"/>
      <w:divBdr>
        <w:top w:val="none" w:sz="0" w:space="0" w:color="auto"/>
        <w:left w:val="none" w:sz="0" w:space="0" w:color="auto"/>
        <w:bottom w:val="none" w:sz="0" w:space="0" w:color="auto"/>
        <w:right w:val="none" w:sz="0" w:space="0" w:color="auto"/>
      </w:divBdr>
    </w:div>
    <w:div w:id="156531075">
      <w:bodyDiv w:val="1"/>
      <w:marLeft w:val="0"/>
      <w:marRight w:val="0"/>
      <w:marTop w:val="0"/>
      <w:marBottom w:val="0"/>
      <w:divBdr>
        <w:top w:val="none" w:sz="0" w:space="0" w:color="auto"/>
        <w:left w:val="none" w:sz="0" w:space="0" w:color="auto"/>
        <w:bottom w:val="none" w:sz="0" w:space="0" w:color="auto"/>
        <w:right w:val="none" w:sz="0" w:space="0" w:color="auto"/>
      </w:divBdr>
    </w:div>
    <w:div w:id="157044031">
      <w:bodyDiv w:val="1"/>
      <w:marLeft w:val="0"/>
      <w:marRight w:val="0"/>
      <w:marTop w:val="0"/>
      <w:marBottom w:val="0"/>
      <w:divBdr>
        <w:top w:val="none" w:sz="0" w:space="0" w:color="auto"/>
        <w:left w:val="none" w:sz="0" w:space="0" w:color="auto"/>
        <w:bottom w:val="none" w:sz="0" w:space="0" w:color="auto"/>
        <w:right w:val="none" w:sz="0" w:space="0" w:color="auto"/>
      </w:divBdr>
    </w:div>
    <w:div w:id="159469634">
      <w:bodyDiv w:val="1"/>
      <w:marLeft w:val="0"/>
      <w:marRight w:val="0"/>
      <w:marTop w:val="0"/>
      <w:marBottom w:val="0"/>
      <w:divBdr>
        <w:top w:val="none" w:sz="0" w:space="0" w:color="auto"/>
        <w:left w:val="none" w:sz="0" w:space="0" w:color="auto"/>
        <w:bottom w:val="none" w:sz="0" w:space="0" w:color="auto"/>
        <w:right w:val="none" w:sz="0" w:space="0" w:color="auto"/>
      </w:divBdr>
    </w:div>
    <w:div w:id="160585462">
      <w:bodyDiv w:val="1"/>
      <w:marLeft w:val="0"/>
      <w:marRight w:val="0"/>
      <w:marTop w:val="0"/>
      <w:marBottom w:val="0"/>
      <w:divBdr>
        <w:top w:val="none" w:sz="0" w:space="0" w:color="auto"/>
        <w:left w:val="none" w:sz="0" w:space="0" w:color="auto"/>
        <w:bottom w:val="none" w:sz="0" w:space="0" w:color="auto"/>
        <w:right w:val="none" w:sz="0" w:space="0" w:color="auto"/>
      </w:divBdr>
    </w:div>
    <w:div w:id="163786367">
      <w:bodyDiv w:val="1"/>
      <w:marLeft w:val="0"/>
      <w:marRight w:val="0"/>
      <w:marTop w:val="0"/>
      <w:marBottom w:val="0"/>
      <w:divBdr>
        <w:top w:val="none" w:sz="0" w:space="0" w:color="auto"/>
        <w:left w:val="none" w:sz="0" w:space="0" w:color="auto"/>
        <w:bottom w:val="none" w:sz="0" w:space="0" w:color="auto"/>
        <w:right w:val="none" w:sz="0" w:space="0" w:color="auto"/>
      </w:divBdr>
    </w:div>
    <w:div w:id="165294224">
      <w:bodyDiv w:val="1"/>
      <w:marLeft w:val="0"/>
      <w:marRight w:val="0"/>
      <w:marTop w:val="0"/>
      <w:marBottom w:val="0"/>
      <w:divBdr>
        <w:top w:val="none" w:sz="0" w:space="0" w:color="auto"/>
        <w:left w:val="none" w:sz="0" w:space="0" w:color="auto"/>
        <w:bottom w:val="none" w:sz="0" w:space="0" w:color="auto"/>
        <w:right w:val="none" w:sz="0" w:space="0" w:color="auto"/>
      </w:divBdr>
    </w:div>
    <w:div w:id="165754640">
      <w:bodyDiv w:val="1"/>
      <w:marLeft w:val="0"/>
      <w:marRight w:val="0"/>
      <w:marTop w:val="0"/>
      <w:marBottom w:val="0"/>
      <w:divBdr>
        <w:top w:val="none" w:sz="0" w:space="0" w:color="auto"/>
        <w:left w:val="none" w:sz="0" w:space="0" w:color="auto"/>
        <w:bottom w:val="none" w:sz="0" w:space="0" w:color="auto"/>
        <w:right w:val="none" w:sz="0" w:space="0" w:color="auto"/>
      </w:divBdr>
    </w:div>
    <w:div w:id="167404770">
      <w:bodyDiv w:val="1"/>
      <w:marLeft w:val="0"/>
      <w:marRight w:val="0"/>
      <w:marTop w:val="0"/>
      <w:marBottom w:val="0"/>
      <w:divBdr>
        <w:top w:val="none" w:sz="0" w:space="0" w:color="auto"/>
        <w:left w:val="none" w:sz="0" w:space="0" w:color="auto"/>
        <w:bottom w:val="none" w:sz="0" w:space="0" w:color="auto"/>
        <w:right w:val="none" w:sz="0" w:space="0" w:color="auto"/>
      </w:divBdr>
    </w:div>
    <w:div w:id="170877402">
      <w:bodyDiv w:val="1"/>
      <w:marLeft w:val="0"/>
      <w:marRight w:val="0"/>
      <w:marTop w:val="0"/>
      <w:marBottom w:val="0"/>
      <w:divBdr>
        <w:top w:val="none" w:sz="0" w:space="0" w:color="auto"/>
        <w:left w:val="none" w:sz="0" w:space="0" w:color="auto"/>
        <w:bottom w:val="none" w:sz="0" w:space="0" w:color="auto"/>
        <w:right w:val="none" w:sz="0" w:space="0" w:color="auto"/>
      </w:divBdr>
    </w:div>
    <w:div w:id="172568820">
      <w:bodyDiv w:val="1"/>
      <w:marLeft w:val="0"/>
      <w:marRight w:val="0"/>
      <w:marTop w:val="0"/>
      <w:marBottom w:val="0"/>
      <w:divBdr>
        <w:top w:val="none" w:sz="0" w:space="0" w:color="auto"/>
        <w:left w:val="none" w:sz="0" w:space="0" w:color="auto"/>
        <w:bottom w:val="none" w:sz="0" w:space="0" w:color="auto"/>
        <w:right w:val="none" w:sz="0" w:space="0" w:color="auto"/>
      </w:divBdr>
    </w:div>
    <w:div w:id="173887401">
      <w:bodyDiv w:val="1"/>
      <w:marLeft w:val="0"/>
      <w:marRight w:val="0"/>
      <w:marTop w:val="0"/>
      <w:marBottom w:val="0"/>
      <w:divBdr>
        <w:top w:val="none" w:sz="0" w:space="0" w:color="auto"/>
        <w:left w:val="none" w:sz="0" w:space="0" w:color="auto"/>
        <w:bottom w:val="none" w:sz="0" w:space="0" w:color="auto"/>
        <w:right w:val="none" w:sz="0" w:space="0" w:color="auto"/>
      </w:divBdr>
    </w:div>
    <w:div w:id="176964266">
      <w:bodyDiv w:val="1"/>
      <w:marLeft w:val="0"/>
      <w:marRight w:val="0"/>
      <w:marTop w:val="0"/>
      <w:marBottom w:val="0"/>
      <w:divBdr>
        <w:top w:val="none" w:sz="0" w:space="0" w:color="auto"/>
        <w:left w:val="none" w:sz="0" w:space="0" w:color="auto"/>
        <w:bottom w:val="none" w:sz="0" w:space="0" w:color="auto"/>
        <w:right w:val="none" w:sz="0" w:space="0" w:color="auto"/>
      </w:divBdr>
    </w:div>
    <w:div w:id="179397840">
      <w:bodyDiv w:val="1"/>
      <w:marLeft w:val="0"/>
      <w:marRight w:val="0"/>
      <w:marTop w:val="0"/>
      <w:marBottom w:val="0"/>
      <w:divBdr>
        <w:top w:val="none" w:sz="0" w:space="0" w:color="auto"/>
        <w:left w:val="none" w:sz="0" w:space="0" w:color="auto"/>
        <w:bottom w:val="none" w:sz="0" w:space="0" w:color="auto"/>
        <w:right w:val="none" w:sz="0" w:space="0" w:color="auto"/>
      </w:divBdr>
    </w:div>
    <w:div w:id="179781667">
      <w:bodyDiv w:val="1"/>
      <w:marLeft w:val="0"/>
      <w:marRight w:val="0"/>
      <w:marTop w:val="0"/>
      <w:marBottom w:val="0"/>
      <w:divBdr>
        <w:top w:val="none" w:sz="0" w:space="0" w:color="auto"/>
        <w:left w:val="none" w:sz="0" w:space="0" w:color="auto"/>
        <w:bottom w:val="none" w:sz="0" w:space="0" w:color="auto"/>
        <w:right w:val="none" w:sz="0" w:space="0" w:color="auto"/>
      </w:divBdr>
    </w:div>
    <w:div w:id="180047549">
      <w:bodyDiv w:val="1"/>
      <w:marLeft w:val="0"/>
      <w:marRight w:val="0"/>
      <w:marTop w:val="0"/>
      <w:marBottom w:val="0"/>
      <w:divBdr>
        <w:top w:val="none" w:sz="0" w:space="0" w:color="auto"/>
        <w:left w:val="none" w:sz="0" w:space="0" w:color="auto"/>
        <w:bottom w:val="none" w:sz="0" w:space="0" w:color="auto"/>
        <w:right w:val="none" w:sz="0" w:space="0" w:color="auto"/>
      </w:divBdr>
    </w:div>
    <w:div w:id="183325386">
      <w:bodyDiv w:val="1"/>
      <w:marLeft w:val="0"/>
      <w:marRight w:val="0"/>
      <w:marTop w:val="0"/>
      <w:marBottom w:val="0"/>
      <w:divBdr>
        <w:top w:val="none" w:sz="0" w:space="0" w:color="auto"/>
        <w:left w:val="none" w:sz="0" w:space="0" w:color="auto"/>
        <w:bottom w:val="none" w:sz="0" w:space="0" w:color="auto"/>
        <w:right w:val="none" w:sz="0" w:space="0" w:color="auto"/>
      </w:divBdr>
    </w:div>
    <w:div w:id="184563376">
      <w:bodyDiv w:val="1"/>
      <w:marLeft w:val="0"/>
      <w:marRight w:val="0"/>
      <w:marTop w:val="0"/>
      <w:marBottom w:val="0"/>
      <w:divBdr>
        <w:top w:val="none" w:sz="0" w:space="0" w:color="auto"/>
        <w:left w:val="none" w:sz="0" w:space="0" w:color="auto"/>
        <w:bottom w:val="none" w:sz="0" w:space="0" w:color="auto"/>
        <w:right w:val="none" w:sz="0" w:space="0" w:color="auto"/>
      </w:divBdr>
    </w:div>
    <w:div w:id="185487700">
      <w:bodyDiv w:val="1"/>
      <w:marLeft w:val="0"/>
      <w:marRight w:val="0"/>
      <w:marTop w:val="0"/>
      <w:marBottom w:val="0"/>
      <w:divBdr>
        <w:top w:val="none" w:sz="0" w:space="0" w:color="auto"/>
        <w:left w:val="none" w:sz="0" w:space="0" w:color="auto"/>
        <w:bottom w:val="none" w:sz="0" w:space="0" w:color="auto"/>
        <w:right w:val="none" w:sz="0" w:space="0" w:color="auto"/>
      </w:divBdr>
    </w:div>
    <w:div w:id="188182289">
      <w:bodyDiv w:val="1"/>
      <w:marLeft w:val="0"/>
      <w:marRight w:val="0"/>
      <w:marTop w:val="0"/>
      <w:marBottom w:val="0"/>
      <w:divBdr>
        <w:top w:val="none" w:sz="0" w:space="0" w:color="auto"/>
        <w:left w:val="none" w:sz="0" w:space="0" w:color="auto"/>
        <w:bottom w:val="none" w:sz="0" w:space="0" w:color="auto"/>
        <w:right w:val="none" w:sz="0" w:space="0" w:color="auto"/>
      </w:divBdr>
    </w:div>
    <w:div w:id="189530876">
      <w:bodyDiv w:val="1"/>
      <w:marLeft w:val="0"/>
      <w:marRight w:val="0"/>
      <w:marTop w:val="0"/>
      <w:marBottom w:val="0"/>
      <w:divBdr>
        <w:top w:val="none" w:sz="0" w:space="0" w:color="auto"/>
        <w:left w:val="none" w:sz="0" w:space="0" w:color="auto"/>
        <w:bottom w:val="none" w:sz="0" w:space="0" w:color="auto"/>
        <w:right w:val="none" w:sz="0" w:space="0" w:color="auto"/>
      </w:divBdr>
    </w:div>
    <w:div w:id="190193419">
      <w:bodyDiv w:val="1"/>
      <w:marLeft w:val="0"/>
      <w:marRight w:val="0"/>
      <w:marTop w:val="0"/>
      <w:marBottom w:val="0"/>
      <w:divBdr>
        <w:top w:val="none" w:sz="0" w:space="0" w:color="auto"/>
        <w:left w:val="none" w:sz="0" w:space="0" w:color="auto"/>
        <w:bottom w:val="none" w:sz="0" w:space="0" w:color="auto"/>
        <w:right w:val="none" w:sz="0" w:space="0" w:color="auto"/>
      </w:divBdr>
    </w:div>
    <w:div w:id="191041104">
      <w:bodyDiv w:val="1"/>
      <w:marLeft w:val="0"/>
      <w:marRight w:val="0"/>
      <w:marTop w:val="0"/>
      <w:marBottom w:val="0"/>
      <w:divBdr>
        <w:top w:val="none" w:sz="0" w:space="0" w:color="auto"/>
        <w:left w:val="none" w:sz="0" w:space="0" w:color="auto"/>
        <w:bottom w:val="none" w:sz="0" w:space="0" w:color="auto"/>
        <w:right w:val="none" w:sz="0" w:space="0" w:color="auto"/>
      </w:divBdr>
    </w:div>
    <w:div w:id="194123452">
      <w:bodyDiv w:val="1"/>
      <w:marLeft w:val="0"/>
      <w:marRight w:val="0"/>
      <w:marTop w:val="0"/>
      <w:marBottom w:val="0"/>
      <w:divBdr>
        <w:top w:val="none" w:sz="0" w:space="0" w:color="auto"/>
        <w:left w:val="none" w:sz="0" w:space="0" w:color="auto"/>
        <w:bottom w:val="none" w:sz="0" w:space="0" w:color="auto"/>
        <w:right w:val="none" w:sz="0" w:space="0" w:color="auto"/>
      </w:divBdr>
    </w:div>
    <w:div w:id="194319443">
      <w:bodyDiv w:val="1"/>
      <w:marLeft w:val="0"/>
      <w:marRight w:val="0"/>
      <w:marTop w:val="0"/>
      <w:marBottom w:val="0"/>
      <w:divBdr>
        <w:top w:val="none" w:sz="0" w:space="0" w:color="auto"/>
        <w:left w:val="none" w:sz="0" w:space="0" w:color="auto"/>
        <w:bottom w:val="none" w:sz="0" w:space="0" w:color="auto"/>
        <w:right w:val="none" w:sz="0" w:space="0" w:color="auto"/>
      </w:divBdr>
    </w:div>
    <w:div w:id="195656455">
      <w:bodyDiv w:val="1"/>
      <w:marLeft w:val="0"/>
      <w:marRight w:val="0"/>
      <w:marTop w:val="0"/>
      <w:marBottom w:val="0"/>
      <w:divBdr>
        <w:top w:val="none" w:sz="0" w:space="0" w:color="auto"/>
        <w:left w:val="none" w:sz="0" w:space="0" w:color="auto"/>
        <w:bottom w:val="none" w:sz="0" w:space="0" w:color="auto"/>
        <w:right w:val="none" w:sz="0" w:space="0" w:color="auto"/>
      </w:divBdr>
    </w:div>
    <w:div w:id="196822918">
      <w:bodyDiv w:val="1"/>
      <w:marLeft w:val="0"/>
      <w:marRight w:val="0"/>
      <w:marTop w:val="0"/>
      <w:marBottom w:val="0"/>
      <w:divBdr>
        <w:top w:val="none" w:sz="0" w:space="0" w:color="auto"/>
        <w:left w:val="none" w:sz="0" w:space="0" w:color="auto"/>
        <w:bottom w:val="none" w:sz="0" w:space="0" w:color="auto"/>
        <w:right w:val="none" w:sz="0" w:space="0" w:color="auto"/>
      </w:divBdr>
    </w:div>
    <w:div w:id="199629663">
      <w:bodyDiv w:val="1"/>
      <w:marLeft w:val="0"/>
      <w:marRight w:val="0"/>
      <w:marTop w:val="0"/>
      <w:marBottom w:val="0"/>
      <w:divBdr>
        <w:top w:val="none" w:sz="0" w:space="0" w:color="auto"/>
        <w:left w:val="none" w:sz="0" w:space="0" w:color="auto"/>
        <w:bottom w:val="none" w:sz="0" w:space="0" w:color="auto"/>
        <w:right w:val="none" w:sz="0" w:space="0" w:color="auto"/>
      </w:divBdr>
    </w:div>
    <w:div w:id="202447115">
      <w:bodyDiv w:val="1"/>
      <w:marLeft w:val="0"/>
      <w:marRight w:val="0"/>
      <w:marTop w:val="0"/>
      <w:marBottom w:val="0"/>
      <w:divBdr>
        <w:top w:val="none" w:sz="0" w:space="0" w:color="auto"/>
        <w:left w:val="none" w:sz="0" w:space="0" w:color="auto"/>
        <w:bottom w:val="none" w:sz="0" w:space="0" w:color="auto"/>
        <w:right w:val="none" w:sz="0" w:space="0" w:color="auto"/>
      </w:divBdr>
    </w:div>
    <w:div w:id="204413671">
      <w:bodyDiv w:val="1"/>
      <w:marLeft w:val="0"/>
      <w:marRight w:val="0"/>
      <w:marTop w:val="0"/>
      <w:marBottom w:val="0"/>
      <w:divBdr>
        <w:top w:val="none" w:sz="0" w:space="0" w:color="auto"/>
        <w:left w:val="none" w:sz="0" w:space="0" w:color="auto"/>
        <w:bottom w:val="none" w:sz="0" w:space="0" w:color="auto"/>
        <w:right w:val="none" w:sz="0" w:space="0" w:color="auto"/>
      </w:divBdr>
    </w:div>
    <w:div w:id="206111596">
      <w:bodyDiv w:val="1"/>
      <w:marLeft w:val="0"/>
      <w:marRight w:val="0"/>
      <w:marTop w:val="0"/>
      <w:marBottom w:val="0"/>
      <w:divBdr>
        <w:top w:val="none" w:sz="0" w:space="0" w:color="auto"/>
        <w:left w:val="none" w:sz="0" w:space="0" w:color="auto"/>
        <w:bottom w:val="none" w:sz="0" w:space="0" w:color="auto"/>
        <w:right w:val="none" w:sz="0" w:space="0" w:color="auto"/>
      </w:divBdr>
    </w:div>
    <w:div w:id="206453081">
      <w:bodyDiv w:val="1"/>
      <w:marLeft w:val="0"/>
      <w:marRight w:val="0"/>
      <w:marTop w:val="0"/>
      <w:marBottom w:val="0"/>
      <w:divBdr>
        <w:top w:val="none" w:sz="0" w:space="0" w:color="auto"/>
        <w:left w:val="none" w:sz="0" w:space="0" w:color="auto"/>
        <w:bottom w:val="none" w:sz="0" w:space="0" w:color="auto"/>
        <w:right w:val="none" w:sz="0" w:space="0" w:color="auto"/>
      </w:divBdr>
    </w:div>
    <w:div w:id="207110707">
      <w:bodyDiv w:val="1"/>
      <w:marLeft w:val="0"/>
      <w:marRight w:val="0"/>
      <w:marTop w:val="0"/>
      <w:marBottom w:val="0"/>
      <w:divBdr>
        <w:top w:val="none" w:sz="0" w:space="0" w:color="auto"/>
        <w:left w:val="none" w:sz="0" w:space="0" w:color="auto"/>
        <w:bottom w:val="none" w:sz="0" w:space="0" w:color="auto"/>
        <w:right w:val="none" w:sz="0" w:space="0" w:color="auto"/>
      </w:divBdr>
      <w:divsChild>
        <w:div w:id="793717036">
          <w:marLeft w:val="2640"/>
          <w:marRight w:val="0"/>
          <w:marTop w:val="0"/>
          <w:marBottom w:val="0"/>
          <w:divBdr>
            <w:top w:val="single" w:sz="6" w:space="15" w:color="A7D7F9"/>
            <w:left w:val="single" w:sz="6" w:space="18" w:color="A7D7F9"/>
            <w:bottom w:val="single" w:sz="6" w:space="18" w:color="A7D7F9"/>
            <w:right w:val="single" w:sz="2" w:space="18" w:color="A7D7F9"/>
          </w:divBdr>
        </w:div>
      </w:divsChild>
    </w:div>
    <w:div w:id="210534343">
      <w:bodyDiv w:val="1"/>
      <w:marLeft w:val="0"/>
      <w:marRight w:val="0"/>
      <w:marTop w:val="0"/>
      <w:marBottom w:val="0"/>
      <w:divBdr>
        <w:top w:val="none" w:sz="0" w:space="0" w:color="auto"/>
        <w:left w:val="none" w:sz="0" w:space="0" w:color="auto"/>
        <w:bottom w:val="none" w:sz="0" w:space="0" w:color="auto"/>
        <w:right w:val="none" w:sz="0" w:space="0" w:color="auto"/>
      </w:divBdr>
    </w:div>
    <w:div w:id="210581367">
      <w:bodyDiv w:val="1"/>
      <w:marLeft w:val="0"/>
      <w:marRight w:val="0"/>
      <w:marTop w:val="0"/>
      <w:marBottom w:val="0"/>
      <w:divBdr>
        <w:top w:val="none" w:sz="0" w:space="0" w:color="auto"/>
        <w:left w:val="none" w:sz="0" w:space="0" w:color="auto"/>
        <w:bottom w:val="none" w:sz="0" w:space="0" w:color="auto"/>
        <w:right w:val="none" w:sz="0" w:space="0" w:color="auto"/>
      </w:divBdr>
    </w:div>
    <w:div w:id="211498957">
      <w:bodyDiv w:val="1"/>
      <w:marLeft w:val="0"/>
      <w:marRight w:val="0"/>
      <w:marTop w:val="0"/>
      <w:marBottom w:val="0"/>
      <w:divBdr>
        <w:top w:val="none" w:sz="0" w:space="0" w:color="auto"/>
        <w:left w:val="none" w:sz="0" w:space="0" w:color="auto"/>
        <w:bottom w:val="none" w:sz="0" w:space="0" w:color="auto"/>
        <w:right w:val="none" w:sz="0" w:space="0" w:color="auto"/>
      </w:divBdr>
    </w:div>
    <w:div w:id="212617551">
      <w:bodyDiv w:val="1"/>
      <w:marLeft w:val="0"/>
      <w:marRight w:val="0"/>
      <w:marTop w:val="0"/>
      <w:marBottom w:val="0"/>
      <w:divBdr>
        <w:top w:val="none" w:sz="0" w:space="0" w:color="auto"/>
        <w:left w:val="none" w:sz="0" w:space="0" w:color="auto"/>
        <w:bottom w:val="none" w:sz="0" w:space="0" w:color="auto"/>
        <w:right w:val="none" w:sz="0" w:space="0" w:color="auto"/>
      </w:divBdr>
    </w:div>
    <w:div w:id="215121450">
      <w:bodyDiv w:val="1"/>
      <w:marLeft w:val="0"/>
      <w:marRight w:val="0"/>
      <w:marTop w:val="0"/>
      <w:marBottom w:val="0"/>
      <w:divBdr>
        <w:top w:val="none" w:sz="0" w:space="0" w:color="auto"/>
        <w:left w:val="none" w:sz="0" w:space="0" w:color="auto"/>
        <w:bottom w:val="none" w:sz="0" w:space="0" w:color="auto"/>
        <w:right w:val="none" w:sz="0" w:space="0" w:color="auto"/>
      </w:divBdr>
    </w:div>
    <w:div w:id="215438727">
      <w:bodyDiv w:val="1"/>
      <w:marLeft w:val="0"/>
      <w:marRight w:val="0"/>
      <w:marTop w:val="0"/>
      <w:marBottom w:val="0"/>
      <w:divBdr>
        <w:top w:val="none" w:sz="0" w:space="0" w:color="auto"/>
        <w:left w:val="none" w:sz="0" w:space="0" w:color="auto"/>
        <w:bottom w:val="none" w:sz="0" w:space="0" w:color="auto"/>
        <w:right w:val="none" w:sz="0" w:space="0" w:color="auto"/>
      </w:divBdr>
    </w:div>
    <w:div w:id="216625645">
      <w:bodyDiv w:val="1"/>
      <w:marLeft w:val="0"/>
      <w:marRight w:val="0"/>
      <w:marTop w:val="0"/>
      <w:marBottom w:val="0"/>
      <w:divBdr>
        <w:top w:val="none" w:sz="0" w:space="0" w:color="auto"/>
        <w:left w:val="none" w:sz="0" w:space="0" w:color="auto"/>
        <w:bottom w:val="none" w:sz="0" w:space="0" w:color="auto"/>
        <w:right w:val="none" w:sz="0" w:space="0" w:color="auto"/>
      </w:divBdr>
    </w:div>
    <w:div w:id="217055967">
      <w:bodyDiv w:val="1"/>
      <w:marLeft w:val="0"/>
      <w:marRight w:val="0"/>
      <w:marTop w:val="0"/>
      <w:marBottom w:val="0"/>
      <w:divBdr>
        <w:top w:val="none" w:sz="0" w:space="0" w:color="auto"/>
        <w:left w:val="none" w:sz="0" w:space="0" w:color="auto"/>
        <w:bottom w:val="none" w:sz="0" w:space="0" w:color="auto"/>
        <w:right w:val="none" w:sz="0" w:space="0" w:color="auto"/>
      </w:divBdr>
    </w:div>
    <w:div w:id="219446107">
      <w:bodyDiv w:val="1"/>
      <w:marLeft w:val="0"/>
      <w:marRight w:val="0"/>
      <w:marTop w:val="0"/>
      <w:marBottom w:val="0"/>
      <w:divBdr>
        <w:top w:val="none" w:sz="0" w:space="0" w:color="auto"/>
        <w:left w:val="none" w:sz="0" w:space="0" w:color="auto"/>
        <w:bottom w:val="none" w:sz="0" w:space="0" w:color="auto"/>
        <w:right w:val="none" w:sz="0" w:space="0" w:color="auto"/>
      </w:divBdr>
    </w:div>
    <w:div w:id="220333967">
      <w:bodyDiv w:val="1"/>
      <w:marLeft w:val="0"/>
      <w:marRight w:val="0"/>
      <w:marTop w:val="0"/>
      <w:marBottom w:val="0"/>
      <w:divBdr>
        <w:top w:val="none" w:sz="0" w:space="0" w:color="auto"/>
        <w:left w:val="none" w:sz="0" w:space="0" w:color="auto"/>
        <w:bottom w:val="none" w:sz="0" w:space="0" w:color="auto"/>
        <w:right w:val="none" w:sz="0" w:space="0" w:color="auto"/>
      </w:divBdr>
    </w:div>
    <w:div w:id="220481949">
      <w:bodyDiv w:val="1"/>
      <w:marLeft w:val="0"/>
      <w:marRight w:val="0"/>
      <w:marTop w:val="0"/>
      <w:marBottom w:val="0"/>
      <w:divBdr>
        <w:top w:val="none" w:sz="0" w:space="0" w:color="auto"/>
        <w:left w:val="none" w:sz="0" w:space="0" w:color="auto"/>
        <w:bottom w:val="none" w:sz="0" w:space="0" w:color="auto"/>
        <w:right w:val="none" w:sz="0" w:space="0" w:color="auto"/>
      </w:divBdr>
    </w:div>
    <w:div w:id="220679921">
      <w:bodyDiv w:val="1"/>
      <w:marLeft w:val="0"/>
      <w:marRight w:val="0"/>
      <w:marTop w:val="0"/>
      <w:marBottom w:val="0"/>
      <w:divBdr>
        <w:top w:val="none" w:sz="0" w:space="0" w:color="auto"/>
        <w:left w:val="none" w:sz="0" w:space="0" w:color="auto"/>
        <w:bottom w:val="none" w:sz="0" w:space="0" w:color="auto"/>
        <w:right w:val="none" w:sz="0" w:space="0" w:color="auto"/>
      </w:divBdr>
    </w:div>
    <w:div w:id="220790995">
      <w:bodyDiv w:val="1"/>
      <w:marLeft w:val="0"/>
      <w:marRight w:val="0"/>
      <w:marTop w:val="0"/>
      <w:marBottom w:val="0"/>
      <w:divBdr>
        <w:top w:val="none" w:sz="0" w:space="0" w:color="auto"/>
        <w:left w:val="none" w:sz="0" w:space="0" w:color="auto"/>
        <w:bottom w:val="none" w:sz="0" w:space="0" w:color="auto"/>
        <w:right w:val="none" w:sz="0" w:space="0" w:color="auto"/>
      </w:divBdr>
    </w:div>
    <w:div w:id="220943805">
      <w:bodyDiv w:val="1"/>
      <w:marLeft w:val="0"/>
      <w:marRight w:val="0"/>
      <w:marTop w:val="0"/>
      <w:marBottom w:val="0"/>
      <w:divBdr>
        <w:top w:val="none" w:sz="0" w:space="0" w:color="auto"/>
        <w:left w:val="none" w:sz="0" w:space="0" w:color="auto"/>
        <w:bottom w:val="none" w:sz="0" w:space="0" w:color="auto"/>
        <w:right w:val="none" w:sz="0" w:space="0" w:color="auto"/>
      </w:divBdr>
    </w:div>
    <w:div w:id="221446476">
      <w:bodyDiv w:val="1"/>
      <w:marLeft w:val="0"/>
      <w:marRight w:val="0"/>
      <w:marTop w:val="0"/>
      <w:marBottom w:val="0"/>
      <w:divBdr>
        <w:top w:val="none" w:sz="0" w:space="0" w:color="auto"/>
        <w:left w:val="none" w:sz="0" w:space="0" w:color="auto"/>
        <w:bottom w:val="none" w:sz="0" w:space="0" w:color="auto"/>
        <w:right w:val="none" w:sz="0" w:space="0" w:color="auto"/>
      </w:divBdr>
    </w:div>
    <w:div w:id="222638856">
      <w:bodyDiv w:val="1"/>
      <w:marLeft w:val="0"/>
      <w:marRight w:val="0"/>
      <w:marTop w:val="0"/>
      <w:marBottom w:val="0"/>
      <w:divBdr>
        <w:top w:val="none" w:sz="0" w:space="0" w:color="auto"/>
        <w:left w:val="none" w:sz="0" w:space="0" w:color="auto"/>
        <w:bottom w:val="none" w:sz="0" w:space="0" w:color="auto"/>
        <w:right w:val="none" w:sz="0" w:space="0" w:color="auto"/>
      </w:divBdr>
    </w:div>
    <w:div w:id="223225780">
      <w:bodyDiv w:val="1"/>
      <w:marLeft w:val="0"/>
      <w:marRight w:val="0"/>
      <w:marTop w:val="0"/>
      <w:marBottom w:val="0"/>
      <w:divBdr>
        <w:top w:val="none" w:sz="0" w:space="0" w:color="auto"/>
        <w:left w:val="none" w:sz="0" w:space="0" w:color="auto"/>
        <w:bottom w:val="none" w:sz="0" w:space="0" w:color="auto"/>
        <w:right w:val="none" w:sz="0" w:space="0" w:color="auto"/>
      </w:divBdr>
    </w:div>
    <w:div w:id="223680580">
      <w:bodyDiv w:val="1"/>
      <w:marLeft w:val="0"/>
      <w:marRight w:val="0"/>
      <w:marTop w:val="0"/>
      <w:marBottom w:val="0"/>
      <w:divBdr>
        <w:top w:val="none" w:sz="0" w:space="0" w:color="auto"/>
        <w:left w:val="none" w:sz="0" w:space="0" w:color="auto"/>
        <w:bottom w:val="none" w:sz="0" w:space="0" w:color="auto"/>
        <w:right w:val="none" w:sz="0" w:space="0" w:color="auto"/>
      </w:divBdr>
    </w:div>
    <w:div w:id="225574991">
      <w:bodyDiv w:val="1"/>
      <w:marLeft w:val="0"/>
      <w:marRight w:val="0"/>
      <w:marTop w:val="0"/>
      <w:marBottom w:val="0"/>
      <w:divBdr>
        <w:top w:val="none" w:sz="0" w:space="0" w:color="auto"/>
        <w:left w:val="none" w:sz="0" w:space="0" w:color="auto"/>
        <w:bottom w:val="none" w:sz="0" w:space="0" w:color="auto"/>
        <w:right w:val="none" w:sz="0" w:space="0" w:color="auto"/>
      </w:divBdr>
    </w:div>
    <w:div w:id="227376258">
      <w:bodyDiv w:val="1"/>
      <w:marLeft w:val="0"/>
      <w:marRight w:val="0"/>
      <w:marTop w:val="0"/>
      <w:marBottom w:val="0"/>
      <w:divBdr>
        <w:top w:val="none" w:sz="0" w:space="0" w:color="auto"/>
        <w:left w:val="none" w:sz="0" w:space="0" w:color="auto"/>
        <w:bottom w:val="none" w:sz="0" w:space="0" w:color="auto"/>
        <w:right w:val="none" w:sz="0" w:space="0" w:color="auto"/>
      </w:divBdr>
    </w:div>
    <w:div w:id="228423373">
      <w:bodyDiv w:val="1"/>
      <w:marLeft w:val="0"/>
      <w:marRight w:val="0"/>
      <w:marTop w:val="0"/>
      <w:marBottom w:val="0"/>
      <w:divBdr>
        <w:top w:val="none" w:sz="0" w:space="0" w:color="auto"/>
        <w:left w:val="none" w:sz="0" w:space="0" w:color="auto"/>
        <w:bottom w:val="none" w:sz="0" w:space="0" w:color="auto"/>
        <w:right w:val="none" w:sz="0" w:space="0" w:color="auto"/>
      </w:divBdr>
    </w:div>
    <w:div w:id="230583629">
      <w:bodyDiv w:val="1"/>
      <w:marLeft w:val="0"/>
      <w:marRight w:val="0"/>
      <w:marTop w:val="0"/>
      <w:marBottom w:val="0"/>
      <w:divBdr>
        <w:top w:val="none" w:sz="0" w:space="0" w:color="auto"/>
        <w:left w:val="none" w:sz="0" w:space="0" w:color="auto"/>
        <w:bottom w:val="none" w:sz="0" w:space="0" w:color="auto"/>
        <w:right w:val="none" w:sz="0" w:space="0" w:color="auto"/>
      </w:divBdr>
    </w:div>
    <w:div w:id="230821662">
      <w:bodyDiv w:val="1"/>
      <w:marLeft w:val="0"/>
      <w:marRight w:val="0"/>
      <w:marTop w:val="0"/>
      <w:marBottom w:val="0"/>
      <w:divBdr>
        <w:top w:val="none" w:sz="0" w:space="0" w:color="auto"/>
        <w:left w:val="none" w:sz="0" w:space="0" w:color="auto"/>
        <w:bottom w:val="none" w:sz="0" w:space="0" w:color="auto"/>
        <w:right w:val="none" w:sz="0" w:space="0" w:color="auto"/>
      </w:divBdr>
    </w:div>
    <w:div w:id="231745061">
      <w:bodyDiv w:val="1"/>
      <w:marLeft w:val="0"/>
      <w:marRight w:val="0"/>
      <w:marTop w:val="0"/>
      <w:marBottom w:val="0"/>
      <w:divBdr>
        <w:top w:val="none" w:sz="0" w:space="0" w:color="auto"/>
        <w:left w:val="none" w:sz="0" w:space="0" w:color="auto"/>
        <w:bottom w:val="none" w:sz="0" w:space="0" w:color="auto"/>
        <w:right w:val="none" w:sz="0" w:space="0" w:color="auto"/>
      </w:divBdr>
    </w:div>
    <w:div w:id="232081045">
      <w:bodyDiv w:val="1"/>
      <w:marLeft w:val="0"/>
      <w:marRight w:val="0"/>
      <w:marTop w:val="0"/>
      <w:marBottom w:val="0"/>
      <w:divBdr>
        <w:top w:val="none" w:sz="0" w:space="0" w:color="auto"/>
        <w:left w:val="none" w:sz="0" w:space="0" w:color="auto"/>
        <w:bottom w:val="none" w:sz="0" w:space="0" w:color="auto"/>
        <w:right w:val="none" w:sz="0" w:space="0" w:color="auto"/>
      </w:divBdr>
    </w:div>
    <w:div w:id="232552013">
      <w:bodyDiv w:val="1"/>
      <w:marLeft w:val="0"/>
      <w:marRight w:val="0"/>
      <w:marTop w:val="0"/>
      <w:marBottom w:val="0"/>
      <w:divBdr>
        <w:top w:val="none" w:sz="0" w:space="0" w:color="auto"/>
        <w:left w:val="none" w:sz="0" w:space="0" w:color="auto"/>
        <w:bottom w:val="none" w:sz="0" w:space="0" w:color="auto"/>
        <w:right w:val="none" w:sz="0" w:space="0" w:color="auto"/>
      </w:divBdr>
    </w:div>
    <w:div w:id="236794636">
      <w:bodyDiv w:val="1"/>
      <w:marLeft w:val="0"/>
      <w:marRight w:val="0"/>
      <w:marTop w:val="0"/>
      <w:marBottom w:val="0"/>
      <w:divBdr>
        <w:top w:val="none" w:sz="0" w:space="0" w:color="auto"/>
        <w:left w:val="none" w:sz="0" w:space="0" w:color="auto"/>
        <w:bottom w:val="none" w:sz="0" w:space="0" w:color="auto"/>
        <w:right w:val="none" w:sz="0" w:space="0" w:color="auto"/>
      </w:divBdr>
    </w:div>
    <w:div w:id="238952588">
      <w:bodyDiv w:val="1"/>
      <w:marLeft w:val="0"/>
      <w:marRight w:val="0"/>
      <w:marTop w:val="0"/>
      <w:marBottom w:val="0"/>
      <w:divBdr>
        <w:top w:val="none" w:sz="0" w:space="0" w:color="auto"/>
        <w:left w:val="none" w:sz="0" w:space="0" w:color="auto"/>
        <w:bottom w:val="none" w:sz="0" w:space="0" w:color="auto"/>
        <w:right w:val="none" w:sz="0" w:space="0" w:color="auto"/>
      </w:divBdr>
    </w:div>
    <w:div w:id="241108645">
      <w:bodyDiv w:val="1"/>
      <w:marLeft w:val="0"/>
      <w:marRight w:val="0"/>
      <w:marTop w:val="0"/>
      <w:marBottom w:val="0"/>
      <w:divBdr>
        <w:top w:val="none" w:sz="0" w:space="0" w:color="auto"/>
        <w:left w:val="none" w:sz="0" w:space="0" w:color="auto"/>
        <w:bottom w:val="none" w:sz="0" w:space="0" w:color="auto"/>
        <w:right w:val="none" w:sz="0" w:space="0" w:color="auto"/>
      </w:divBdr>
    </w:div>
    <w:div w:id="241598462">
      <w:bodyDiv w:val="1"/>
      <w:marLeft w:val="0"/>
      <w:marRight w:val="0"/>
      <w:marTop w:val="0"/>
      <w:marBottom w:val="0"/>
      <w:divBdr>
        <w:top w:val="none" w:sz="0" w:space="0" w:color="auto"/>
        <w:left w:val="none" w:sz="0" w:space="0" w:color="auto"/>
        <w:bottom w:val="none" w:sz="0" w:space="0" w:color="auto"/>
        <w:right w:val="none" w:sz="0" w:space="0" w:color="auto"/>
      </w:divBdr>
    </w:div>
    <w:div w:id="243148257">
      <w:bodyDiv w:val="1"/>
      <w:marLeft w:val="0"/>
      <w:marRight w:val="0"/>
      <w:marTop w:val="0"/>
      <w:marBottom w:val="0"/>
      <w:divBdr>
        <w:top w:val="none" w:sz="0" w:space="0" w:color="auto"/>
        <w:left w:val="none" w:sz="0" w:space="0" w:color="auto"/>
        <w:bottom w:val="none" w:sz="0" w:space="0" w:color="auto"/>
        <w:right w:val="none" w:sz="0" w:space="0" w:color="auto"/>
      </w:divBdr>
    </w:div>
    <w:div w:id="244648954">
      <w:bodyDiv w:val="1"/>
      <w:marLeft w:val="0"/>
      <w:marRight w:val="0"/>
      <w:marTop w:val="0"/>
      <w:marBottom w:val="0"/>
      <w:divBdr>
        <w:top w:val="none" w:sz="0" w:space="0" w:color="auto"/>
        <w:left w:val="none" w:sz="0" w:space="0" w:color="auto"/>
        <w:bottom w:val="none" w:sz="0" w:space="0" w:color="auto"/>
        <w:right w:val="none" w:sz="0" w:space="0" w:color="auto"/>
      </w:divBdr>
    </w:div>
    <w:div w:id="248001953">
      <w:bodyDiv w:val="1"/>
      <w:marLeft w:val="0"/>
      <w:marRight w:val="0"/>
      <w:marTop w:val="0"/>
      <w:marBottom w:val="0"/>
      <w:divBdr>
        <w:top w:val="none" w:sz="0" w:space="0" w:color="auto"/>
        <w:left w:val="none" w:sz="0" w:space="0" w:color="auto"/>
        <w:bottom w:val="none" w:sz="0" w:space="0" w:color="auto"/>
        <w:right w:val="none" w:sz="0" w:space="0" w:color="auto"/>
      </w:divBdr>
    </w:div>
    <w:div w:id="248387089">
      <w:bodyDiv w:val="1"/>
      <w:marLeft w:val="0"/>
      <w:marRight w:val="0"/>
      <w:marTop w:val="0"/>
      <w:marBottom w:val="0"/>
      <w:divBdr>
        <w:top w:val="none" w:sz="0" w:space="0" w:color="auto"/>
        <w:left w:val="none" w:sz="0" w:space="0" w:color="auto"/>
        <w:bottom w:val="none" w:sz="0" w:space="0" w:color="auto"/>
        <w:right w:val="none" w:sz="0" w:space="0" w:color="auto"/>
      </w:divBdr>
    </w:div>
    <w:div w:id="248739958">
      <w:bodyDiv w:val="1"/>
      <w:marLeft w:val="0"/>
      <w:marRight w:val="0"/>
      <w:marTop w:val="0"/>
      <w:marBottom w:val="0"/>
      <w:divBdr>
        <w:top w:val="none" w:sz="0" w:space="0" w:color="auto"/>
        <w:left w:val="none" w:sz="0" w:space="0" w:color="auto"/>
        <w:bottom w:val="none" w:sz="0" w:space="0" w:color="auto"/>
        <w:right w:val="none" w:sz="0" w:space="0" w:color="auto"/>
      </w:divBdr>
    </w:div>
    <w:div w:id="249237552">
      <w:bodyDiv w:val="1"/>
      <w:marLeft w:val="0"/>
      <w:marRight w:val="0"/>
      <w:marTop w:val="0"/>
      <w:marBottom w:val="0"/>
      <w:divBdr>
        <w:top w:val="none" w:sz="0" w:space="0" w:color="auto"/>
        <w:left w:val="none" w:sz="0" w:space="0" w:color="auto"/>
        <w:bottom w:val="none" w:sz="0" w:space="0" w:color="auto"/>
        <w:right w:val="none" w:sz="0" w:space="0" w:color="auto"/>
      </w:divBdr>
    </w:div>
    <w:div w:id="249778043">
      <w:bodyDiv w:val="1"/>
      <w:marLeft w:val="0"/>
      <w:marRight w:val="0"/>
      <w:marTop w:val="0"/>
      <w:marBottom w:val="0"/>
      <w:divBdr>
        <w:top w:val="none" w:sz="0" w:space="0" w:color="auto"/>
        <w:left w:val="none" w:sz="0" w:space="0" w:color="auto"/>
        <w:bottom w:val="none" w:sz="0" w:space="0" w:color="auto"/>
        <w:right w:val="none" w:sz="0" w:space="0" w:color="auto"/>
      </w:divBdr>
    </w:div>
    <w:div w:id="251471842">
      <w:bodyDiv w:val="1"/>
      <w:marLeft w:val="0"/>
      <w:marRight w:val="0"/>
      <w:marTop w:val="0"/>
      <w:marBottom w:val="0"/>
      <w:divBdr>
        <w:top w:val="none" w:sz="0" w:space="0" w:color="auto"/>
        <w:left w:val="none" w:sz="0" w:space="0" w:color="auto"/>
        <w:bottom w:val="none" w:sz="0" w:space="0" w:color="auto"/>
        <w:right w:val="none" w:sz="0" w:space="0" w:color="auto"/>
      </w:divBdr>
    </w:div>
    <w:div w:id="253980125">
      <w:bodyDiv w:val="1"/>
      <w:marLeft w:val="0"/>
      <w:marRight w:val="0"/>
      <w:marTop w:val="0"/>
      <w:marBottom w:val="0"/>
      <w:divBdr>
        <w:top w:val="none" w:sz="0" w:space="0" w:color="auto"/>
        <w:left w:val="none" w:sz="0" w:space="0" w:color="auto"/>
        <w:bottom w:val="none" w:sz="0" w:space="0" w:color="auto"/>
        <w:right w:val="none" w:sz="0" w:space="0" w:color="auto"/>
      </w:divBdr>
    </w:div>
    <w:div w:id="254364660">
      <w:bodyDiv w:val="1"/>
      <w:marLeft w:val="0"/>
      <w:marRight w:val="0"/>
      <w:marTop w:val="0"/>
      <w:marBottom w:val="0"/>
      <w:divBdr>
        <w:top w:val="none" w:sz="0" w:space="0" w:color="auto"/>
        <w:left w:val="none" w:sz="0" w:space="0" w:color="auto"/>
        <w:bottom w:val="none" w:sz="0" w:space="0" w:color="auto"/>
        <w:right w:val="none" w:sz="0" w:space="0" w:color="auto"/>
      </w:divBdr>
    </w:div>
    <w:div w:id="257294784">
      <w:bodyDiv w:val="1"/>
      <w:marLeft w:val="0"/>
      <w:marRight w:val="0"/>
      <w:marTop w:val="0"/>
      <w:marBottom w:val="0"/>
      <w:divBdr>
        <w:top w:val="none" w:sz="0" w:space="0" w:color="auto"/>
        <w:left w:val="none" w:sz="0" w:space="0" w:color="auto"/>
        <w:bottom w:val="none" w:sz="0" w:space="0" w:color="auto"/>
        <w:right w:val="none" w:sz="0" w:space="0" w:color="auto"/>
      </w:divBdr>
    </w:div>
    <w:div w:id="262733988">
      <w:bodyDiv w:val="1"/>
      <w:marLeft w:val="0"/>
      <w:marRight w:val="0"/>
      <w:marTop w:val="0"/>
      <w:marBottom w:val="0"/>
      <w:divBdr>
        <w:top w:val="none" w:sz="0" w:space="0" w:color="auto"/>
        <w:left w:val="none" w:sz="0" w:space="0" w:color="auto"/>
        <w:bottom w:val="none" w:sz="0" w:space="0" w:color="auto"/>
        <w:right w:val="none" w:sz="0" w:space="0" w:color="auto"/>
      </w:divBdr>
    </w:div>
    <w:div w:id="263268493">
      <w:bodyDiv w:val="1"/>
      <w:marLeft w:val="0"/>
      <w:marRight w:val="0"/>
      <w:marTop w:val="0"/>
      <w:marBottom w:val="0"/>
      <w:divBdr>
        <w:top w:val="none" w:sz="0" w:space="0" w:color="auto"/>
        <w:left w:val="none" w:sz="0" w:space="0" w:color="auto"/>
        <w:bottom w:val="none" w:sz="0" w:space="0" w:color="auto"/>
        <w:right w:val="none" w:sz="0" w:space="0" w:color="auto"/>
      </w:divBdr>
    </w:div>
    <w:div w:id="263726700">
      <w:bodyDiv w:val="1"/>
      <w:marLeft w:val="0"/>
      <w:marRight w:val="0"/>
      <w:marTop w:val="0"/>
      <w:marBottom w:val="0"/>
      <w:divBdr>
        <w:top w:val="none" w:sz="0" w:space="0" w:color="auto"/>
        <w:left w:val="none" w:sz="0" w:space="0" w:color="auto"/>
        <w:bottom w:val="none" w:sz="0" w:space="0" w:color="auto"/>
        <w:right w:val="none" w:sz="0" w:space="0" w:color="auto"/>
      </w:divBdr>
    </w:div>
    <w:div w:id="263732235">
      <w:bodyDiv w:val="1"/>
      <w:marLeft w:val="0"/>
      <w:marRight w:val="0"/>
      <w:marTop w:val="0"/>
      <w:marBottom w:val="0"/>
      <w:divBdr>
        <w:top w:val="none" w:sz="0" w:space="0" w:color="auto"/>
        <w:left w:val="none" w:sz="0" w:space="0" w:color="auto"/>
        <w:bottom w:val="none" w:sz="0" w:space="0" w:color="auto"/>
        <w:right w:val="none" w:sz="0" w:space="0" w:color="auto"/>
      </w:divBdr>
    </w:div>
    <w:div w:id="264197020">
      <w:bodyDiv w:val="1"/>
      <w:marLeft w:val="0"/>
      <w:marRight w:val="0"/>
      <w:marTop w:val="0"/>
      <w:marBottom w:val="0"/>
      <w:divBdr>
        <w:top w:val="none" w:sz="0" w:space="0" w:color="auto"/>
        <w:left w:val="none" w:sz="0" w:space="0" w:color="auto"/>
        <w:bottom w:val="none" w:sz="0" w:space="0" w:color="auto"/>
        <w:right w:val="none" w:sz="0" w:space="0" w:color="auto"/>
      </w:divBdr>
    </w:div>
    <w:div w:id="273748936">
      <w:bodyDiv w:val="1"/>
      <w:marLeft w:val="0"/>
      <w:marRight w:val="0"/>
      <w:marTop w:val="0"/>
      <w:marBottom w:val="0"/>
      <w:divBdr>
        <w:top w:val="none" w:sz="0" w:space="0" w:color="auto"/>
        <w:left w:val="none" w:sz="0" w:space="0" w:color="auto"/>
        <w:bottom w:val="none" w:sz="0" w:space="0" w:color="auto"/>
        <w:right w:val="none" w:sz="0" w:space="0" w:color="auto"/>
      </w:divBdr>
    </w:div>
    <w:div w:id="273756865">
      <w:bodyDiv w:val="1"/>
      <w:marLeft w:val="0"/>
      <w:marRight w:val="0"/>
      <w:marTop w:val="0"/>
      <w:marBottom w:val="0"/>
      <w:divBdr>
        <w:top w:val="none" w:sz="0" w:space="0" w:color="auto"/>
        <w:left w:val="none" w:sz="0" w:space="0" w:color="auto"/>
        <w:bottom w:val="none" w:sz="0" w:space="0" w:color="auto"/>
        <w:right w:val="none" w:sz="0" w:space="0" w:color="auto"/>
      </w:divBdr>
    </w:div>
    <w:div w:id="274561084">
      <w:bodyDiv w:val="1"/>
      <w:marLeft w:val="0"/>
      <w:marRight w:val="0"/>
      <w:marTop w:val="0"/>
      <w:marBottom w:val="0"/>
      <w:divBdr>
        <w:top w:val="none" w:sz="0" w:space="0" w:color="auto"/>
        <w:left w:val="none" w:sz="0" w:space="0" w:color="auto"/>
        <w:bottom w:val="none" w:sz="0" w:space="0" w:color="auto"/>
        <w:right w:val="none" w:sz="0" w:space="0" w:color="auto"/>
      </w:divBdr>
    </w:div>
    <w:div w:id="274947432">
      <w:bodyDiv w:val="1"/>
      <w:marLeft w:val="0"/>
      <w:marRight w:val="0"/>
      <w:marTop w:val="0"/>
      <w:marBottom w:val="0"/>
      <w:divBdr>
        <w:top w:val="none" w:sz="0" w:space="0" w:color="auto"/>
        <w:left w:val="none" w:sz="0" w:space="0" w:color="auto"/>
        <w:bottom w:val="none" w:sz="0" w:space="0" w:color="auto"/>
        <w:right w:val="none" w:sz="0" w:space="0" w:color="auto"/>
      </w:divBdr>
    </w:div>
    <w:div w:id="278881874">
      <w:bodyDiv w:val="1"/>
      <w:marLeft w:val="0"/>
      <w:marRight w:val="0"/>
      <w:marTop w:val="0"/>
      <w:marBottom w:val="0"/>
      <w:divBdr>
        <w:top w:val="none" w:sz="0" w:space="0" w:color="auto"/>
        <w:left w:val="none" w:sz="0" w:space="0" w:color="auto"/>
        <w:bottom w:val="none" w:sz="0" w:space="0" w:color="auto"/>
        <w:right w:val="none" w:sz="0" w:space="0" w:color="auto"/>
      </w:divBdr>
    </w:div>
    <w:div w:id="279268573">
      <w:bodyDiv w:val="1"/>
      <w:marLeft w:val="0"/>
      <w:marRight w:val="0"/>
      <w:marTop w:val="0"/>
      <w:marBottom w:val="0"/>
      <w:divBdr>
        <w:top w:val="none" w:sz="0" w:space="0" w:color="auto"/>
        <w:left w:val="none" w:sz="0" w:space="0" w:color="auto"/>
        <w:bottom w:val="none" w:sz="0" w:space="0" w:color="auto"/>
        <w:right w:val="none" w:sz="0" w:space="0" w:color="auto"/>
      </w:divBdr>
    </w:div>
    <w:div w:id="281108189">
      <w:bodyDiv w:val="1"/>
      <w:marLeft w:val="0"/>
      <w:marRight w:val="0"/>
      <w:marTop w:val="0"/>
      <w:marBottom w:val="0"/>
      <w:divBdr>
        <w:top w:val="none" w:sz="0" w:space="0" w:color="auto"/>
        <w:left w:val="none" w:sz="0" w:space="0" w:color="auto"/>
        <w:bottom w:val="none" w:sz="0" w:space="0" w:color="auto"/>
        <w:right w:val="none" w:sz="0" w:space="0" w:color="auto"/>
      </w:divBdr>
    </w:div>
    <w:div w:id="282083413">
      <w:bodyDiv w:val="1"/>
      <w:marLeft w:val="0"/>
      <w:marRight w:val="0"/>
      <w:marTop w:val="0"/>
      <w:marBottom w:val="0"/>
      <w:divBdr>
        <w:top w:val="none" w:sz="0" w:space="0" w:color="auto"/>
        <w:left w:val="none" w:sz="0" w:space="0" w:color="auto"/>
        <w:bottom w:val="none" w:sz="0" w:space="0" w:color="auto"/>
        <w:right w:val="none" w:sz="0" w:space="0" w:color="auto"/>
      </w:divBdr>
    </w:div>
    <w:div w:id="282853772">
      <w:bodyDiv w:val="1"/>
      <w:marLeft w:val="0"/>
      <w:marRight w:val="0"/>
      <w:marTop w:val="0"/>
      <w:marBottom w:val="0"/>
      <w:divBdr>
        <w:top w:val="none" w:sz="0" w:space="0" w:color="auto"/>
        <w:left w:val="none" w:sz="0" w:space="0" w:color="auto"/>
        <w:bottom w:val="none" w:sz="0" w:space="0" w:color="auto"/>
        <w:right w:val="none" w:sz="0" w:space="0" w:color="auto"/>
      </w:divBdr>
    </w:div>
    <w:div w:id="283074624">
      <w:bodyDiv w:val="1"/>
      <w:marLeft w:val="0"/>
      <w:marRight w:val="0"/>
      <w:marTop w:val="0"/>
      <w:marBottom w:val="0"/>
      <w:divBdr>
        <w:top w:val="none" w:sz="0" w:space="0" w:color="auto"/>
        <w:left w:val="none" w:sz="0" w:space="0" w:color="auto"/>
        <w:bottom w:val="none" w:sz="0" w:space="0" w:color="auto"/>
        <w:right w:val="none" w:sz="0" w:space="0" w:color="auto"/>
      </w:divBdr>
    </w:div>
    <w:div w:id="285703510">
      <w:bodyDiv w:val="1"/>
      <w:marLeft w:val="0"/>
      <w:marRight w:val="0"/>
      <w:marTop w:val="0"/>
      <w:marBottom w:val="0"/>
      <w:divBdr>
        <w:top w:val="none" w:sz="0" w:space="0" w:color="auto"/>
        <w:left w:val="none" w:sz="0" w:space="0" w:color="auto"/>
        <w:bottom w:val="none" w:sz="0" w:space="0" w:color="auto"/>
        <w:right w:val="none" w:sz="0" w:space="0" w:color="auto"/>
      </w:divBdr>
    </w:div>
    <w:div w:id="286738038">
      <w:bodyDiv w:val="1"/>
      <w:marLeft w:val="0"/>
      <w:marRight w:val="0"/>
      <w:marTop w:val="0"/>
      <w:marBottom w:val="0"/>
      <w:divBdr>
        <w:top w:val="none" w:sz="0" w:space="0" w:color="auto"/>
        <w:left w:val="none" w:sz="0" w:space="0" w:color="auto"/>
        <w:bottom w:val="none" w:sz="0" w:space="0" w:color="auto"/>
        <w:right w:val="none" w:sz="0" w:space="0" w:color="auto"/>
      </w:divBdr>
    </w:div>
    <w:div w:id="287012671">
      <w:bodyDiv w:val="1"/>
      <w:marLeft w:val="0"/>
      <w:marRight w:val="0"/>
      <w:marTop w:val="0"/>
      <w:marBottom w:val="0"/>
      <w:divBdr>
        <w:top w:val="none" w:sz="0" w:space="0" w:color="auto"/>
        <w:left w:val="none" w:sz="0" w:space="0" w:color="auto"/>
        <w:bottom w:val="none" w:sz="0" w:space="0" w:color="auto"/>
        <w:right w:val="none" w:sz="0" w:space="0" w:color="auto"/>
      </w:divBdr>
    </w:div>
    <w:div w:id="287586733">
      <w:bodyDiv w:val="1"/>
      <w:marLeft w:val="0"/>
      <w:marRight w:val="0"/>
      <w:marTop w:val="0"/>
      <w:marBottom w:val="0"/>
      <w:divBdr>
        <w:top w:val="none" w:sz="0" w:space="0" w:color="auto"/>
        <w:left w:val="none" w:sz="0" w:space="0" w:color="auto"/>
        <w:bottom w:val="none" w:sz="0" w:space="0" w:color="auto"/>
        <w:right w:val="none" w:sz="0" w:space="0" w:color="auto"/>
      </w:divBdr>
    </w:div>
    <w:div w:id="288363322">
      <w:bodyDiv w:val="1"/>
      <w:marLeft w:val="0"/>
      <w:marRight w:val="0"/>
      <w:marTop w:val="0"/>
      <w:marBottom w:val="0"/>
      <w:divBdr>
        <w:top w:val="none" w:sz="0" w:space="0" w:color="auto"/>
        <w:left w:val="none" w:sz="0" w:space="0" w:color="auto"/>
        <w:bottom w:val="none" w:sz="0" w:space="0" w:color="auto"/>
        <w:right w:val="none" w:sz="0" w:space="0" w:color="auto"/>
      </w:divBdr>
    </w:div>
    <w:div w:id="288752381">
      <w:bodyDiv w:val="1"/>
      <w:marLeft w:val="0"/>
      <w:marRight w:val="0"/>
      <w:marTop w:val="0"/>
      <w:marBottom w:val="0"/>
      <w:divBdr>
        <w:top w:val="none" w:sz="0" w:space="0" w:color="auto"/>
        <w:left w:val="none" w:sz="0" w:space="0" w:color="auto"/>
        <w:bottom w:val="none" w:sz="0" w:space="0" w:color="auto"/>
        <w:right w:val="none" w:sz="0" w:space="0" w:color="auto"/>
      </w:divBdr>
    </w:div>
    <w:div w:id="288979757">
      <w:bodyDiv w:val="1"/>
      <w:marLeft w:val="0"/>
      <w:marRight w:val="0"/>
      <w:marTop w:val="0"/>
      <w:marBottom w:val="0"/>
      <w:divBdr>
        <w:top w:val="none" w:sz="0" w:space="0" w:color="auto"/>
        <w:left w:val="none" w:sz="0" w:space="0" w:color="auto"/>
        <w:bottom w:val="none" w:sz="0" w:space="0" w:color="auto"/>
        <w:right w:val="none" w:sz="0" w:space="0" w:color="auto"/>
      </w:divBdr>
    </w:div>
    <w:div w:id="290597387">
      <w:bodyDiv w:val="1"/>
      <w:marLeft w:val="0"/>
      <w:marRight w:val="0"/>
      <w:marTop w:val="0"/>
      <w:marBottom w:val="0"/>
      <w:divBdr>
        <w:top w:val="none" w:sz="0" w:space="0" w:color="auto"/>
        <w:left w:val="none" w:sz="0" w:space="0" w:color="auto"/>
        <w:bottom w:val="none" w:sz="0" w:space="0" w:color="auto"/>
        <w:right w:val="none" w:sz="0" w:space="0" w:color="auto"/>
      </w:divBdr>
    </w:div>
    <w:div w:id="292830502">
      <w:bodyDiv w:val="1"/>
      <w:marLeft w:val="0"/>
      <w:marRight w:val="0"/>
      <w:marTop w:val="0"/>
      <w:marBottom w:val="0"/>
      <w:divBdr>
        <w:top w:val="none" w:sz="0" w:space="0" w:color="auto"/>
        <w:left w:val="none" w:sz="0" w:space="0" w:color="auto"/>
        <w:bottom w:val="none" w:sz="0" w:space="0" w:color="auto"/>
        <w:right w:val="none" w:sz="0" w:space="0" w:color="auto"/>
      </w:divBdr>
    </w:div>
    <w:div w:id="293292760">
      <w:bodyDiv w:val="1"/>
      <w:marLeft w:val="0"/>
      <w:marRight w:val="0"/>
      <w:marTop w:val="0"/>
      <w:marBottom w:val="0"/>
      <w:divBdr>
        <w:top w:val="none" w:sz="0" w:space="0" w:color="auto"/>
        <w:left w:val="none" w:sz="0" w:space="0" w:color="auto"/>
        <w:bottom w:val="none" w:sz="0" w:space="0" w:color="auto"/>
        <w:right w:val="none" w:sz="0" w:space="0" w:color="auto"/>
      </w:divBdr>
    </w:div>
    <w:div w:id="294142642">
      <w:bodyDiv w:val="1"/>
      <w:marLeft w:val="0"/>
      <w:marRight w:val="0"/>
      <w:marTop w:val="0"/>
      <w:marBottom w:val="0"/>
      <w:divBdr>
        <w:top w:val="none" w:sz="0" w:space="0" w:color="auto"/>
        <w:left w:val="none" w:sz="0" w:space="0" w:color="auto"/>
        <w:bottom w:val="none" w:sz="0" w:space="0" w:color="auto"/>
        <w:right w:val="none" w:sz="0" w:space="0" w:color="auto"/>
      </w:divBdr>
    </w:div>
    <w:div w:id="294257114">
      <w:bodyDiv w:val="1"/>
      <w:marLeft w:val="0"/>
      <w:marRight w:val="0"/>
      <w:marTop w:val="0"/>
      <w:marBottom w:val="0"/>
      <w:divBdr>
        <w:top w:val="none" w:sz="0" w:space="0" w:color="auto"/>
        <w:left w:val="none" w:sz="0" w:space="0" w:color="auto"/>
        <w:bottom w:val="none" w:sz="0" w:space="0" w:color="auto"/>
        <w:right w:val="none" w:sz="0" w:space="0" w:color="auto"/>
      </w:divBdr>
    </w:div>
    <w:div w:id="295910557">
      <w:bodyDiv w:val="1"/>
      <w:marLeft w:val="0"/>
      <w:marRight w:val="0"/>
      <w:marTop w:val="0"/>
      <w:marBottom w:val="0"/>
      <w:divBdr>
        <w:top w:val="none" w:sz="0" w:space="0" w:color="auto"/>
        <w:left w:val="none" w:sz="0" w:space="0" w:color="auto"/>
        <w:bottom w:val="none" w:sz="0" w:space="0" w:color="auto"/>
        <w:right w:val="none" w:sz="0" w:space="0" w:color="auto"/>
      </w:divBdr>
    </w:div>
    <w:div w:id="296958646">
      <w:bodyDiv w:val="1"/>
      <w:marLeft w:val="0"/>
      <w:marRight w:val="0"/>
      <w:marTop w:val="0"/>
      <w:marBottom w:val="0"/>
      <w:divBdr>
        <w:top w:val="none" w:sz="0" w:space="0" w:color="auto"/>
        <w:left w:val="none" w:sz="0" w:space="0" w:color="auto"/>
        <w:bottom w:val="none" w:sz="0" w:space="0" w:color="auto"/>
        <w:right w:val="none" w:sz="0" w:space="0" w:color="auto"/>
      </w:divBdr>
    </w:div>
    <w:div w:id="300573212">
      <w:bodyDiv w:val="1"/>
      <w:marLeft w:val="0"/>
      <w:marRight w:val="0"/>
      <w:marTop w:val="0"/>
      <w:marBottom w:val="0"/>
      <w:divBdr>
        <w:top w:val="none" w:sz="0" w:space="0" w:color="auto"/>
        <w:left w:val="none" w:sz="0" w:space="0" w:color="auto"/>
        <w:bottom w:val="none" w:sz="0" w:space="0" w:color="auto"/>
        <w:right w:val="none" w:sz="0" w:space="0" w:color="auto"/>
      </w:divBdr>
    </w:div>
    <w:div w:id="300623347">
      <w:bodyDiv w:val="1"/>
      <w:marLeft w:val="0"/>
      <w:marRight w:val="0"/>
      <w:marTop w:val="0"/>
      <w:marBottom w:val="0"/>
      <w:divBdr>
        <w:top w:val="none" w:sz="0" w:space="0" w:color="auto"/>
        <w:left w:val="none" w:sz="0" w:space="0" w:color="auto"/>
        <w:bottom w:val="none" w:sz="0" w:space="0" w:color="auto"/>
        <w:right w:val="none" w:sz="0" w:space="0" w:color="auto"/>
      </w:divBdr>
    </w:div>
    <w:div w:id="301273503">
      <w:bodyDiv w:val="1"/>
      <w:marLeft w:val="0"/>
      <w:marRight w:val="0"/>
      <w:marTop w:val="0"/>
      <w:marBottom w:val="0"/>
      <w:divBdr>
        <w:top w:val="none" w:sz="0" w:space="0" w:color="auto"/>
        <w:left w:val="none" w:sz="0" w:space="0" w:color="auto"/>
        <w:bottom w:val="none" w:sz="0" w:space="0" w:color="auto"/>
        <w:right w:val="none" w:sz="0" w:space="0" w:color="auto"/>
      </w:divBdr>
    </w:div>
    <w:div w:id="301472926">
      <w:bodyDiv w:val="1"/>
      <w:marLeft w:val="0"/>
      <w:marRight w:val="0"/>
      <w:marTop w:val="0"/>
      <w:marBottom w:val="0"/>
      <w:divBdr>
        <w:top w:val="none" w:sz="0" w:space="0" w:color="auto"/>
        <w:left w:val="none" w:sz="0" w:space="0" w:color="auto"/>
        <w:bottom w:val="none" w:sz="0" w:space="0" w:color="auto"/>
        <w:right w:val="none" w:sz="0" w:space="0" w:color="auto"/>
      </w:divBdr>
    </w:div>
    <w:div w:id="305479760">
      <w:bodyDiv w:val="1"/>
      <w:marLeft w:val="0"/>
      <w:marRight w:val="0"/>
      <w:marTop w:val="0"/>
      <w:marBottom w:val="0"/>
      <w:divBdr>
        <w:top w:val="none" w:sz="0" w:space="0" w:color="auto"/>
        <w:left w:val="none" w:sz="0" w:space="0" w:color="auto"/>
        <w:bottom w:val="none" w:sz="0" w:space="0" w:color="auto"/>
        <w:right w:val="none" w:sz="0" w:space="0" w:color="auto"/>
      </w:divBdr>
    </w:div>
    <w:div w:id="306017239">
      <w:bodyDiv w:val="1"/>
      <w:marLeft w:val="0"/>
      <w:marRight w:val="0"/>
      <w:marTop w:val="0"/>
      <w:marBottom w:val="0"/>
      <w:divBdr>
        <w:top w:val="none" w:sz="0" w:space="0" w:color="auto"/>
        <w:left w:val="none" w:sz="0" w:space="0" w:color="auto"/>
        <w:bottom w:val="none" w:sz="0" w:space="0" w:color="auto"/>
        <w:right w:val="none" w:sz="0" w:space="0" w:color="auto"/>
      </w:divBdr>
    </w:div>
    <w:div w:id="309021988">
      <w:bodyDiv w:val="1"/>
      <w:marLeft w:val="0"/>
      <w:marRight w:val="0"/>
      <w:marTop w:val="0"/>
      <w:marBottom w:val="0"/>
      <w:divBdr>
        <w:top w:val="none" w:sz="0" w:space="0" w:color="auto"/>
        <w:left w:val="none" w:sz="0" w:space="0" w:color="auto"/>
        <w:bottom w:val="none" w:sz="0" w:space="0" w:color="auto"/>
        <w:right w:val="none" w:sz="0" w:space="0" w:color="auto"/>
      </w:divBdr>
    </w:div>
    <w:div w:id="309748362">
      <w:bodyDiv w:val="1"/>
      <w:marLeft w:val="0"/>
      <w:marRight w:val="0"/>
      <w:marTop w:val="0"/>
      <w:marBottom w:val="0"/>
      <w:divBdr>
        <w:top w:val="none" w:sz="0" w:space="0" w:color="auto"/>
        <w:left w:val="none" w:sz="0" w:space="0" w:color="auto"/>
        <w:bottom w:val="none" w:sz="0" w:space="0" w:color="auto"/>
        <w:right w:val="none" w:sz="0" w:space="0" w:color="auto"/>
      </w:divBdr>
    </w:div>
    <w:div w:id="311325428">
      <w:bodyDiv w:val="1"/>
      <w:marLeft w:val="0"/>
      <w:marRight w:val="0"/>
      <w:marTop w:val="0"/>
      <w:marBottom w:val="0"/>
      <w:divBdr>
        <w:top w:val="none" w:sz="0" w:space="0" w:color="auto"/>
        <w:left w:val="none" w:sz="0" w:space="0" w:color="auto"/>
        <w:bottom w:val="none" w:sz="0" w:space="0" w:color="auto"/>
        <w:right w:val="none" w:sz="0" w:space="0" w:color="auto"/>
      </w:divBdr>
    </w:div>
    <w:div w:id="311833673">
      <w:bodyDiv w:val="1"/>
      <w:marLeft w:val="0"/>
      <w:marRight w:val="0"/>
      <w:marTop w:val="0"/>
      <w:marBottom w:val="0"/>
      <w:divBdr>
        <w:top w:val="none" w:sz="0" w:space="0" w:color="auto"/>
        <w:left w:val="none" w:sz="0" w:space="0" w:color="auto"/>
        <w:bottom w:val="none" w:sz="0" w:space="0" w:color="auto"/>
        <w:right w:val="none" w:sz="0" w:space="0" w:color="auto"/>
      </w:divBdr>
    </w:div>
    <w:div w:id="312225330">
      <w:bodyDiv w:val="1"/>
      <w:marLeft w:val="0"/>
      <w:marRight w:val="0"/>
      <w:marTop w:val="0"/>
      <w:marBottom w:val="0"/>
      <w:divBdr>
        <w:top w:val="none" w:sz="0" w:space="0" w:color="auto"/>
        <w:left w:val="none" w:sz="0" w:space="0" w:color="auto"/>
        <w:bottom w:val="none" w:sz="0" w:space="0" w:color="auto"/>
        <w:right w:val="none" w:sz="0" w:space="0" w:color="auto"/>
      </w:divBdr>
    </w:div>
    <w:div w:id="312369968">
      <w:bodyDiv w:val="1"/>
      <w:marLeft w:val="0"/>
      <w:marRight w:val="0"/>
      <w:marTop w:val="0"/>
      <w:marBottom w:val="0"/>
      <w:divBdr>
        <w:top w:val="none" w:sz="0" w:space="0" w:color="auto"/>
        <w:left w:val="none" w:sz="0" w:space="0" w:color="auto"/>
        <w:bottom w:val="none" w:sz="0" w:space="0" w:color="auto"/>
        <w:right w:val="none" w:sz="0" w:space="0" w:color="auto"/>
      </w:divBdr>
    </w:div>
    <w:div w:id="312683933">
      <w:bodyDiv w:val="1"/>
      <w:marLeft w:val="0"/>
      <w:marRight w:val="0"/>
      <w:marTop w:val="0"/>
      <w:marBottom w:val="0"/>
      <w:divBdr>
        <w:top w:val="none" w:sz="0" w:space="0" w:color="auto"/>
        <w:left w:val="none" w:sz="0" w:space="0" w:color="auto"/>
        <w:bottom w:val="none" w:sz="0" w:space="0" w:color="auto"/>
        <w:right w:val="none" w:sz="0" w:space="0" w:color="auto"/>
      </w:divBdr>
    </w:div>
    <w:div w:id="313414879">
      <w:bodyDiv w:val="1"/>
      <w:marLeft w:val="0"/>
      <w:marRight w:val="0"/>
      <w:marTop w:val="0"/>
      <w:marBottom w:val="0"/>
      <w:divBdr>
        <w:top w:val="none" w:sz="0" w:space="0" w:color="auto"/>
        <w:left w:val="none" w:sz="0" w:space="0" w:color="auto"/>
        <w:bottom w:val="none" w:sz="0" w:space="0" w:color="auto"/>
        <w:right w:val="none" w:sz="0" w:space="0" w:color="auto"/>
      </w:divBdr>
    </w:div>
    <w:div w:id="313798962">
      <w:bodyDiv w:val="1"/>
      <w:marLeft w:val="0"/>
      <w:marRight w:val="0"/>
      <w:marTop w:val="0"/>
      <w:marBottom w:val="0"/>
      <w:divBdr>
        <w:top w:val="none" w:sz="0" w:space="0" w:color="auto"/>
        <w:left w:val="none" w:sz="0" w:space="0" w:color="auto"/>
        <w:bottom w:val="none" w:sz="0" w:space="0" w:color="auto"/>
        <w:right w:val="none" w:sz="0" w:space="0" w:color="auto"/>
      </w:divBdr>
    </w:div>
    <w:div w:id="313802495">
      <w:bodyDiv w:val="1"/>
      <w:marLeft w:val="0"/>
      <w:marRight w:val="0"/>
      <w:marTop w:val="0"/>
      <w:marBottom w:val="0"/>
      <w:divBdr>
        <w:top w:val="none" w:sz="0" w:space="0" w:color="auto"/>
        <w:left w:val="none" w:sz="0" w:space="0" w:color="auto"/>
        <w:bottom w:val="none" w:sz="0" w:space="0" w:color="auto"/>
        <w:right w:val="none" w:sz="0" w:space="0" w:color="auto"/>
      </w:divBdr>
    </w:div>
    <w:div w:id="314337946">
      <w:bodyDiv w:val="1"/>
      <w:marLeft w:val="0"/>
      <w:marRight w:val="0"/>
      <w:marTop w:val="0"/>
      <w:marBottom w:val="0"/>
      <w:divBdr>
        <w:top w:val="none" w:sz="0" w:space="0" w:color="auto"/>
        <w:left w:val="none" w:sz="0" w:space="0" w:color="auto"/>
        <w:bottom w:val="none" w:sz="0" w:space="0" w:color="auto"/>
        <w:right w:val="none" w:sz="0" w:space="0" w:color="auto"/>
      </w:divBdr>
    </w:div>
    <w:div w:id="314455411">
      <w:bodyDiv w:val="1"/>
      <w:marLeft w:val="0"/>
      <w:marRight w:val="0"/>
      <w:marTop w:val="0"/>
      <w:marBottom w:val="0"/>
      <w:divBdr>
        <w:top w:val="none" w:sz="0" w:space="0" w:color="auto"/>
        <w:left w:val="none" w:sz="0" w:space="0" w:color="auto"/>
        <w:bottom w:val="none" w:sz="0" w:space="0" w:color="auto"/>
        <w:right w:val="none" w:sz="0" w:space="0" w:color="auto"/>
      </w:divBdr>
    </w:div>
    <w:div w:id="315840791">
      <w:bodyDiv w:val="1"/>
      <w:marLeft w:val="0"/>
      <w:marRight w:val="0"/>
      <w:marTop w:val="0"/>
      <w:marBottom w:val="0"/>
      <w:divBdr>
        <w:top w:val="none" w:sz="0" w:space="0" w:color="auto"/>
        <w:left w:val="none" w:sz="0" w:space="0" w:color="auto"/>
        <w:bottom w:val="none" w:sz="0" w:space="0" w:color="auto"/>
        <w:right w:val="none" w:sz="0" w:space="0" w:color="auto"/>
      </w:divBdr>
    </w:div>
    <w:div w:id="316766918">
      <w:bodyDiv w:val="1"/>
      <w:marLeft w:val="0"/>
      <w:marRight w:val="0"/>
      <w:marTop w:val="0"/>
      <w:marBottom w:val="0"/>
      <w:divBdr>
        <w:top w:val="none" w:sz="0" w:space="0" w:color="auto"/>
        <w:left w:val="none" w:sz="0" w:space="0" w:color="auto"/>
        <w:bottom w:val="none" w:sz="0" w:space="0" w:color="auto"/>
        <w:right w:val="none" w:sz="0" w:space="0" w:color="auto"/>
      </w:divBdr>
    </w:div>
    <w:div w:id="317880176">
      <w:bodyDiv w:val="1"/>
      <w:marLeft w:val="0"/>
      <w:marRight w:val="0"/>
      <w:marTop w:val="0"/>
      <w:marBottom w:val="0"/>
      <w:divBdr>
        <w:top w:val="none" w:sz="0" w:space="0" w:color="auto"/>
        <w:left w:val="none" w:sz="0" w:space="0" w:color="auto"/>
        <w:bottom w:val="none" w:sz="0" w:space="0" w:color="auto"/>
        <w:right w:val="none" w:sz="0" w:space="0" w:color="auto"/>
      </w:divBdr>
    </w:div>
    <w:div w:id="318382719">
      <w:bodyDiv w:val="1"/>
      <w:marLeft w:val="0"/>
      <w:marRight w:val="0"/>
      <w:marTop w:val="0"/>
      <w:marBottom w:val="0"/>
      <w:divBdr>
        <w:top w:val="none" w:sz="0" w:space="0" w:color="auto"/>
        <w:left w:val="none" w:sz="0" w:space="0" w:color="auto"/>
        <w:bottom w:val="none" w:sz="0" w:space="0" w:color="auto"/>
        <w:right w:val="none" w:sz="0" w:space="0" w:color="auto"/>
      </w:divBdr>
    </w:div>
    <w:div w:id="320274541">
      <w:bodyDiv w:val="1"/>
      <w:marLeft w:val="0"/>
      <w:marRight w:val="0"/>
      <w:marTop w:val="0"/>
      <w:marBottom w:val="0"/>
      <w:divBdr>
        <w:top w:val="none" w:sz="0" w:space="0" w:color="auto"/>
        <w:left w:val="none" w:sz="0" w:space="0" w:color="auto"/>
        <w:bottom w:val="none" w:sz="0" w:space="0" w:color="auto"/>
        <w:right w:val="none" w:sz="0" w:space="0" w:color="auto"/>
      </w:divBdr>
    </w:div>
    <w:div w:id="320357437">
      <w:bodyDiv w:val="1"/>
      <w:marLeft w:val="0"/>
      <w:marRight w:val="0"/>
      <w:marTop w:val="0"/>
      <w:marBottom w:val="0"/>
      <w:divBdr>
        <w:top w:val="none" w:sz="0" w:space="0" w:color="auto"/>
        <w:left w:val="none" w:sz="0" w:space="0" w:color="auto"/>
        <w:bottom w:val="none" w:sz="0" w:space="0" w:color="auto"/>
        <w:right w:val="none" w:sz="0" w:space="0" w:color="auto"/>
      </w:divBdr>
    </w:div>
    <w:div w:id="320428092">
      <w:bodyDiv w:val="1"/>
      <w:marLeft w:val="0"/>
      <w:marRight w:val="0"/>
      <w:marTop w:val="0"/>
      <w:marBottom w:val="0"/>
      <w:divBdr>
        <w:top w:val="none" w:sz="0" w:space="0" w:color="auto"/>
        <w:left w:val="none" w:sz="0" w:space="0" w:color="auto"/>
        <w:bottom w:val="none" w:sz="0" w:space="0" w:color="auto"/>
        <w:right w:val="none" w:sz="0" w:space="0" w:color="auto"/>
      </w:divBdr>
    </w:div>
    <w:div w:id="324747700">
      <w:bodyDiv w:val="1"/>
      <w:marLeft w:val="0"/>
      <w:marRight w:val="0"/>
      <w:marTop w:val="0"/>
      <w:marBottom w:val="0"/>
      <w:divBdr>
        <w:top w:val="none" w:sz="0" w:space="0" w:color="auto"/>
        <w:left w:val="none" w:sz="0" w:space="0" w:color="auto"/>
        <w:bottom w:val="none" w:sz="0" w:space="0" w:color="auto"/>
        <w:right w:val="none" w:sz="0" w:space="0" w:color="auto"/>
      </w:divBdr>
    </w:div>
    <w:div w:id="327445233">
      <w:bodyDiv w:val="1"/>
      <w:marLeft w:val="0"/>
      <w:marRight w:val="0"/>
      <w:marTop w:val="0"/>
      <w:marBottom w:val="0"/>
      <w:divBdr>
        <w:top w:val="none" w:sz="0" w:space="0" w:color="auto"/>
        <w:left w:val="none" w:sz="0" w:space="0" w:color="auto"/>
        <w:bottom w:val="none" w:sz="0" w:space="0" w:color="auto"/>
        <w:right w:val="none" w:sz="0" w:space="0" w:color="auto"/>
      </w:divBdr>
    </w:div>
    <w:div w:id="329799557">
      <w:bodyDiv w:val="1"/>
      <w:marLeft w:val="0"/>
      <w:marRight w:val="0"/>
      <w:marTop w:val="0"/>
      <w:marBottom w:val="0"/>
      <w:divBdr>
        <w:top w:val="none" w:sz="0" w:space="0" w:color="auto"/>
        <w:left w:val="none" w:sz="0" w:space="0" w:color="auto"/>
        <w:bottom w:val="none" w:sz="0" w:space="0" w:color="auto"/>
        <w:right w:val="none" w:sz="0" w:space="0" w:color="auto"/>
      </w:divBdr>
    </w:div>
    <w:div w:id="331566856">
      <w:bodyDiv w:val="1"/>
      <w:marLeft w:val="0"/>
      <w:marRight w:val="0"/>
      <w:marTop w:val="0"/>
      <w:marBottom w:val="0"/>
      <w:divBdr>
        <w:top w:val="none" w:sz="0" w:space="0" w:color="auto"/>
        <w:left w:val="none" w:sz="0" w:space="0" w:color="auto"/>
        <w:bottom w:val="none" w:sz="0" w:space="0" w:color="auto"/>
        <w:right w:val="none" w:sz="0" w:space="0" w:color="auto"/>
      </w:divBdr>
    </w:div>
    <w:div w:id="332101248">
      <w:bodyDiv w:val="1"/>
      <w:marLeft w:val="0"/>
      <w:marRight w:val="0"/>
      <w:marTop w:val="0"/>
      <w:marBottom w:val="0"/>
      <w:divBdr>
        <w:top w:val="none" w:sz="0" w:space="0" w:color="auto"/>
        <w:left w:val="none" w:sz="0" w:space="0" w:color="auto"/>
        <w:bottom w:val="none" w:sz="0" w:space="0" w:color="auto"/>
        <w:right w:val="none" w:sz="0" w:space="0" w:color="auto"/>
      </w:divBdr>
    </w:div>
    <w:div w:id="332874332">
      <w:bodyDiv w:val="1"/>
      <w:marLeft w:val="0"/>
      <w:marRight w:val="0"/>
      <w:marTop w:val="0"/>
      <w:marBottom w:val="0"/>
      <w:divBdr>
        <w:top w:val="none" w:sz="0" w:space="0" w:color="auto"/>
        <w:left w:val="none" w:sz="0" w:space="0" w:color="auto"/>
        <w:bottom w:val="none" w:sz="0" w:space="0" w:color="auto"/>
        <w:right w:val="none" w:sz="0" w:space="0" w:color="auto"/>
      </w:divBdr>
    </w:div>
    <w:div w:id="335544714">
      <w:bodyDiv w:val="1"/>
      <w:marLeft w:val="0"/>
      <w:marRight w:val="0"/>
      <w:marTop w:val="0"/>
      <w:marBottom w:val="0"/>
      <w:divBdr>
        <w:top w:val="none" w:sz="0" w:space="0" w:color="auto"/>
        <w:left w:val="none" w:sz="0" w:space="0" w:color="auto"/>
        <w:bottom w:val="none" w:sz="0" w:space="0" w:color="auto"/>
        <w:right w:val="none" w:sz="0" w:space="0" w:color="auto"/>
      </w:divBdr>
    </w:div>
    <w:div w:id="336271056">
      <w:bodyDiv w:val="1"/>
      <w:marLeft w:val="0"/>
      <w:marRight w:val="0"/>
      <w:marTop w:val="0"/>
      <w:marBottom w:val="0"/>
      <w:divBdr>
        <w:top w:val="none" w:sz="0" w:space="0" w:color="auto"/>
        <w:left w:val="none" w:sz="0" w:space="0" w:color="auto"/>
        <w:bottom w:val="none" w:sz="0" w:space="0" w:color="auto"/>
        <w:right w:val="none" w:sz="0" w:space="0" w:color="auto"/>
      </w:divBdr>
    </w:div>
    <w:div w:id="341132662">
      <w:bodyDiv w:val="1"/>
      <w:marLeft w:val="0"/>
      <w:marRight w:val="0"/>
      <w:marTop w:val="0"/>
      <w:marBottom w:val="0"/>
      <w:divBdr>
        <w:top w:val="none" w:sz="0" w:space="0" w:color="auto"/>
        <w:left w:val="none" w:sz="0" w:space="0" w:color="auto"/>
        <w:bottom w:val="none" w:sz="0" w:space="0" w:color="auto"/>
        <w:right w:val="none" w:sz="0" w:space="0" w:color="auto"/>
      </w:divBdr>
    </w:div>
    <w:div w:id="341395021">
      <w:bodyDiv w:val="1"/>
      <w:marLeft w:val="0"/>
      <w:marRight w:val="0"/>
      <w:marTop w:val="0"/>
      <w:marBottom w:val="0"/>
      <w:divBdr>
        <w:top w:val="none" w:sz="0" w:space="0" w:color="auto"/>
        <w:left w:val="none" w:sz="0" w:space="0" w:color="auto"/>
        <w:bottom w:val="none" w:sz="0" w:space="0" w:color="auto"/>
        <w:right w:val="none" w:sz="0" w:space="0" w:color="auto"/>
      </w:divBdr>
    </w:div>
    <w:div w:id="344865648">
      <w:bodyDiv w:val="1"/>
      <w:marLeft w:val="0"/>
      <w:marRight w:val="0"/>
      <w:marTop w:val="0"/>
      <w:marBottom w:val="0"/>
      <w:divBdr>
        <w:top w:val="none" w:sz="0" w:space="0" w:color="auto"/>
        <w:left w:val="none" w:sz="0" w:space="0" w:color="auto"/>
        <w:bottom w:val="none" w:sz="0" w:space="0" w:color="auto"/>
        <w:right w:val="none" w:sz="0" w:space="0" w:color="auto"/>
      </w:divBdr>
    </w:div>
    <w:div w:id="350762144">
      <w:bodyDiv w:val="1"/>
      <w:marLeft w:val="0"/>
      <w:marRight w:val="0"/>
      <w:marTop w:val="0"/>
      <w:marBottom w:val="0"/>
      <w:divBdr>
        <w:top w:val="none" w:sz="0" w:space="0" w:color="auto"/>
        <w:left w:val="none" w:sz="0" w:space="0" w:color="auto"/>
        <w:bottom w:val="none" w:sz="0" w:space="0" w:color="auto"/>
        <w:right w:val="none" w:sz="0" w:space="0" w:color="auto"/>
      </w:divBdr>
    </w:div>
    <w:div w:id="352341434">
      <w:bodyDiv w:val="1"/>
      <w:marLeft w:val="0"/>
      <w:marRight w:val="0"/>
      <w:marTop w:val="0"/>
      <w:marBottom w:val="0"/>
      <w:divBdr>
        <w:top w:val="none" w:sz="0" w:space="0" w:color="auto"/>
        <w:left w:val="none" w:sz="0" w:space="0" w:color="auto"/>
        <w:bottom w:val="none" w:sz="0" w:space="0" w:color="auto"/>
        <w:right w:val="none" w:sz="0" w:space="0" w:color="auto"/>
      </w:divBdr>
    </w:div>
    <w:div w:id="352342960">
      <w:bodyDiv w:val="1"/>
      <w:marLeft w:val="0"/>
      <w:marRight w:val="0"/>
      <w:marTop w:val="0"/>
      <w:marBottom w:val="0"/>
      <w:divBdr>
        <w:top w:val="none" w:sz="0" w:space="0" w:color="auto"/>
        <w:left w:val="none" w:sz="0" w:space="0" w:color="auto"/>
        <w:bottom w:val="none" w:sz="0" w:space="0" w:color="auto"/>
        <w:right w:val="none" w:sz="0" w:space="0" w:color="auto"/>
      </w:divBdr>
    </w:div>
    <w:div w:id="354813871">
      <w:bodyDiv w:val="1"/>
      <w:marLeft w:val="0"/>
      <w:marRight w:val="0"/>
      <w:marTop w:val="0"/>
      <w:marBottom w:val="0"/>
      <w:divBdr>
        <w:top w:val="none" w:sz="0" w:space="0" w:color="auto"/>
        <w:left w:val="none" w:sz="0" w:space="0" w:color="auto"/>
        <w:bottom w:val="none" w:sz="0" w:space="0" w:color="auto"/>
        <w:right w:val="none" w:sz="0" w:space="0" w:color="auto"/>
      </w:divBdr>
    </w:div>
    <w:div w:id="355427590">
      <w:bodyDiv w:val="1"/>
      <w:marLeft w:val="0"/>
      <w:marRight w:val="0"/>
      <w:marTop w:val="0"/>
      <w:marBottom w:val="0"/>
      <w:divBdr>
        <w:top w:val="none" w:sz="0" w:space="0" w:color="auto"/>
        <w:left w:val="none" w:sz="0" w:space="0" w:color="auto"/>
        <w:bottom w:val="none" w:sz="0" w:space="0" w:color="auto"/>
        <w:right w:val="none" w:sz="0" w:space="0" w:color="auto"/>
      </w:divBdr>
    </w:div>
    <w:div w:id="356783164">
      <w:bodyDiv w:val="1"/>
      <w:marLeft w:val="0"/>
      <w:marRight w:val="0"/>
      <w:marTop w:val="0"/>
      <w:marBottom w:val="0"/>
      <w:divBdr>
        <w:top w:val="none" w:sz="0" w:space="0" w:color="auto"/>
        <w:left w:val="none" w:sz="0" w:space="0" w:color="auto"/>
        <w:bottom w:val="none" w:sz="0" w:space="0" w:color="auto"/>
        <w:right w:val="none" w:sz="0" w:space="0" w:color="auto"/>
      </w:divBdr>
    </w:div>
    <w:div w:id="357238059">
      <w:bodyDiv w:val="1"/>
      <w:marLeft w:val="0"/>
      <w:marRight w:val="0"/>
      <w:marTop w:val="0"/>
      <w:marBottom w:val="0"/>
      <w:divBdr>
        <w:top w:val="none" w:sz="0" w:space="0" w:color="auto"/>
        <w:left w:val="none" w:sz="0" w:space="0" w:color="auto"/>
        <w:bottom w:val="none" w:sz="0" w:space="0" w:color="auto"/>
        <w:right w:val="none" w:sz="0" w:space="0" w:color="auto"/>
      </w:divBdr>
    </w:div>
    <w:div w:id="358161585">
      <w:bodyDiv w:val="1"/>
      <w:marLeft w:val="0"/>
      <w:marRight w:val="0"/>
      <w:marTop w:val="0"/>
      <w:marBottom w:val="0"/>
      <w:divBdr>
        <w:top w:val="none" w:sz="0" w:space="0" w:color="auto"/>
        <w:left w:val="none" w:sz="0" w:space="0" w:color="auto"/>
        <w:bottom w:val="none" w:sz="0" w:space="0" w:color="auto"/>
        <w:right w:val="none" w:sz="0" w:space="0" w:color="auto"/>
      </w:divBdr>
    </w:div>
    <w:div w:id="358438751">
      <w:bodyDiv w:val="1"/>
      <w:marLeft w:val="0"/>
      <w:marRight w:val="0"/>
      <w:marTop w:val="0"/>
      <w:marBottom w:val="0"/>
      <w:divBdr>
        <w:top w:val="none" w:sz="0" w:space="0" w:color="auto"/>
        <w:left w:val="none" w:sz="0" w:space="0" w:color="auto"/>
        <w:bottom w:val="none" w:sz="0" w:space="0" w:color="auto"/>
        <w:right w:val="none" w:sz="0" w:space="0" w:color="auto"/>
      </w:divBdr>
    </w:div>
    <w:div w:id="358556007">
      <w:bodyDiv w:val="1"/>
      <w:marLeft w:val="0"/>
      <w:marRight w:val="0"/>
      <w:marTop w:val="0"/>
      <w:marBottom w:val="0"/>
      <w:divBdr>
        <w:top w:val="none" w:sz="0" w:space="0" w:color="auto"/>
        <w:left w:val="none" w:sz="0" w:space="0" w:color="auto"/>
        <w:bottom w:val="none" w:sz="0" w:space="0" w:color="auto"/>
        <w:right w:val="none" w:sz="0" w:space="0" w:color="auto"/>
      </w:divBdr>
    </w:div>
    <w:div w:id="360252544">
      <w:bodyDiv w:val="1"/>
      <w:marLeft w:val="0"/>
      <w:marRight w:val="0"/>
      <w:marTop w:val="0"/>
      <w:marBottom w:val="0"/>
      <w:divBdr>
        <w:top w:val="none" w:sz="0" w:space="0" w:color="auto"/>
        <w:left w:val="none" w:sz="0" w:space="0" w:color="auto"/>
        <w:bottom w:val="none" w:sz="0" w:space="0" w:color="auto"/>
        <w:right w:val="none" w:sz="0" w:space="0" w:color="auto"/>
      </w:divBdr>
    </w:div>
    <w:div w:id="362637606">
      <w:bodyDiv w:val="1"/>
      <w:marLeft w:val="0"/>
      <w:marRight w:val="0"/>
      <w:marTop w:val="0"/>
      <w:marBottom w:val="0"/>
      <w:divBdr>
        <w:top w:val="none" w:sz="0" w:space="0" w:color="auto"/>
        <w:left w:val="none" w:sz="0" w:space="0" w:color="auto"/>
        <w:bottom w:val="none" w:sz="0" w:space="0" w:color="auto"/>
        <w:right w:val="none" w:sz="0" w:space="0" w:color="auto"/>
      </w:divBdr>
    </w:div>
    <w:div w:id="365301508">
      <w:bodyDiv w:val="1"/>
      <w:marLeft w:val="0"/>
      <w:marRight w:val="0"/>
      <w:marTop w:val="0"/>
      <w:marBottom w:val="0"/>
      <w:divBdr>
        <w:top w:val="none" w:sz="0" w:space="0" w:color="auto"/>
        <w:left w:val="none" w:sz="0" w:space="0" w:color="auto"/>
        <w:bottom w:val="none" w:sz="0" w:space="0" w:color="auto"/>
        <w:right w:val="none" w:sz="0" w:space="0" w:color="auto"/>
      </w:divBdr>
    </w:div>
    <w:div w:id="365371241">
      <w:bodyDiv w:val="1"/>
      <w:marLeft w:val="0"/>
      <w:marRight w:val="0"/>
      <w:marTop w:val="0"/>
      <w:marBottom w:val="0"/>
      <w:divBdr>
        <w:top w:val="none" w:sz="0" w:space="0" w:color="auto"/>
        <w:left w:val="none" w:sz="0" w:space="0" w:color="auto"/>
        <w:bottom w:val="none" w:sz="0" w:space="0" w:color="auto"/>
        <w:right w:val="none" w:sz="0" w:space="0" w:color="auto"/>
      </w:divBdr>
    </w:div>
    <w:div w:id="365566994">
      <w:bodyDiv w:val="1"/>
      <w:marLeft w:val="0"/>
      <w:marRight w:val="0"/>
      <w:marTop w:val="0"/>
      <w:marBottom w:val="0"/>
      <w:divBdr>
        <w:top w:val="none" w:sz="0" w:space="0" w:color="auto"/>
        <w:left w:val="none" w:sz="0" w:space="0" w:color="auto"/>
        <w:bottom w:val="none" w:sz="0" w:space="0" w:color="auto"/>
        <w:right w:val="none" w:sz="0" w:space="0" w:color="auto"/>
      </w:divBdr>
    </w:div>
    <w:div w:id="367989991">
      <w:bodyDiv w:val="1"/>
      <w:marLeft w:val="0"/>
      <w:marRight w:val="0"/>
      <w:marTop w:val="0"/>
      <w:marBottom w:val="0"/>
      <w:divBdr>
        <w:top w:val="none" w:sz="0" w:space="0" w:color="auto"/>
        <w:left w:val="none" w:sz="0" w:space="0" w:color="auto"/>
        <w:bottom w:val="none" w:sz="0" w:space="0" w:color="auto"/>
        <w:right w:val="none" w:sz="0" w:space="0" w:color="auto"/>
      </w:divBdr>
    </w:div>
    <w:div w:id="369651604">
      <w:bodyDiv w:val="1"/>
      <w:marLeft w:val="0"/>
      <w:marRight w:val="0"/>
      <w:marTop w:val="0"/>
      <w:marBottom w:val="0"/>
      <w:divBdr>
        <w:top w:val="none" w:sz="0" w:space="0" w:color="auto"/>
        <w:left w:val="none" w:sz="0" w:space="0" w:color="auto"/>
        <w:bottom w:val="none" w:sz="0" w:space="0" w:color="auto"/>
        <w:right w:val="none" w:sz="0" w:space="0" w:color="auto"/>
      </w:divBdr>
    </w:div>
    <w:div w:id="370376158">
      <w:bodyDiv w:val="1"/>
      <w:marLeft w:val="0"/>
      <w:marRight w:val="0"/>
      <w:marTop w:val="0"/>
      <w:marBottom w:val="0"/>
      <w:divBdr>
        <w:top w:val="none" w:sz="0" w:space="0" w:color="auto"/>
        <w:left w:val="none" w:sz="0" w:space="0" w:color="auto"/>
        <w:bottom w:val="none" w:sz="0" w:space="0" w:color="auto"/>
        <w:right w:val="none" w:sz="0" w:space="0" w:color="auto"/>
      </w:divBdr>
    </w:div>
    <w:div w:id="371150163">
      <w:bodyDiv w:val="1"/>
      <w:marLeft w:val="0"/>
      <w:marRight w:val="0"/>
      <w:marTop w:val="0"/>
      <w:marBottom w:val="0"/>
      <w:divBdr>
        <w:top w:val="none" w:sz="0" w:space="0" w:color="auto"/>
        <w:left w:val="none" w:sz="0" w:space="0" w:color="auto"/>
        <w:bottom w:val="none" w:sz="0" w:space="0" w:color="auto"/>
        <w:right w:val="none" w:sz="0" w:space="0" w:color="auto"/>
      </w:divBdr>
    </w:div>
    <w:div w:id="371999128">
      <w:bodyDiv w:val="1"/>
      <w:marLeft w:val="0"/>
      <w:marRight w:val="0"/>
      <w:marTop w:val="0"/>
      <w:marBottom w:val="0"/>
      <w:divBdr>
        <w:top w:val="none" w:sz="0" w:space="0" w:color="auto"/>
        <w:left w:val="none" w:sz="0" w:space="0" w:color="auto"/>
        <w:bottom w:val="none" w:sz="0" w:space="0" w:color="auto"/>
        <w:right w:val="none" w:sz="0" w:space="0" w:color="auto"/>
      </w:divBdr>
    </w:div>
    <w:div w:id="372190864">
      <w:bodyDiv w:val="1"/>
      <w:marLeft w:val="0"/>
      <w:marRight w:val="0"/>
      <w:marTop w:val="0"/>
      <w:marBottom w:val="0"/>
      <w:divBdr>
        <w:top w:val="none" w:sz="0" w:space="0" w:color="auto"/>
        <w:left w:val="none" w:sz="0" w:space="0" w:color="auto"/>
        <w:bottom w:val="none" w:sz="0" w:space="0" w:color="auto"/>
        <w:right w:val="none" w:sz="0" w:space="0" w:color="auto"/>
      </w:divBdr>
    </w:div>
    <w:div w:id="373694158">
      <w:bodyDiv w:val="1"/>
      <w:marLeft w:val="0"/>
      <w:marRight w:val="0"/>
      <w:marTop w:val="0"/>
      <w:marBottom w:val="0"/>
      <w:divBdr>
        <w:top w:val="none" w:sz="0" w:space="0" w:color="auto"/>
        <w:left w:val="none" w:sz="0" w:space="0" w:color="auto"/>
        <w:bottom w:val="none" w:sz="0" w:space="0" w:color="auto"/>
        <w:right w:val="none" w:sz="0" w:space="0" w:color="auto"/>
      </w:divBdr>
    </w:div>
    <w:div w:id="374351084">
      <w:bodyDiv w:val="1"/>
      <w:marLeft w:val="0"/>
      <w:marRight w:val="0"/>
      <w:marTop w:val="0"/>
      <w:marBottom w:val="0"/>
      <w:divBdr>
        <w:top w:val="none" w:sz="0" w:space="0" w:color="auto"/>
        <w:left w:val="none" w:sz="0" w:space="0" w:color="auto"/>
        <w:bottom w:val="none" w:sz="0" w:space="0" w:color="auto"/>
        <w:right w:val="none" w:sz="0" w:space="0" w:color="auto"/>
      </w:divBdr>
    </w:div>
    <w:div w:id="376855531">
      <w:bodyDiv w:val="1"/>
      <w:marLeft w:val="0"/>
      <w:marRight w:val="0"/>
      <w:marTop w:val="0"/>
      <w:marBottom w:val="0"/>
      <w:divBdr>
        <w:top w:val="none" w:sz="0" w:space="0" w:color="auto"/>
        <w:left w:val="none" w:sz="0" w:space="0" w:color="auto"/>
        <w:bottom w:val="none" w:sz="0" w:space="0" w:color="auto"/>
        <w:right w:val="none" w:sz="0" w:space="0" w:color="auto"/>
      </w:divBdr>
    </w:div>
    <w:div w:id="377704487">
      <w:bodyDiv w:val="1"/>
      <w:marLeft w:val="0"/>
      <w:marRight w:val="0"/>
      <w:marTop w:val="0"/>
      <w:marBottom w:val="0"/>
      <w:divBdr>
        <w:top w:val="none" w:sz="0" w:space="0" w:color="auto"/>
        <w:left w:val="none" w:sz="0" w:space="0" w:color="auto"/>
        <w:bottom w:val="none" w:sz="0" w:space="0" w:color="auto"/>
        <w:right w:val="none" w:sz="0" w:space="0" w:color="auto"/>
      </w:divBdr>
    </w:div>
    <w:div w:id="378170007">
      <w:bodyDiv w:val="1"/>
      <w:marLeft w:val="0"/>
      <w:marRight w:val="0"/>
      <w:marTop w:val="0"/>
      <w:marBottom w:val="0"/>
      <w:divBdr>
        <w:top w:val="none" w:sz="0" w:space="0" w:color="auto"/>
        <w:left w:val="none" w:sz="0" w:space="0" w:color="auto"/>
        <w:bottom w:val="none" w:sz="0" w:space="0" w:color="auto"/>
        <w:right w:val="none" w:sz="0" w:space="0" w:color="auto"/>
      </w:divBdr>
    </w:div>
    <w:div w:id="379404793">
      <w:bodyDiv w:val="1"/>
      <w:marLeft w:val="0"/>
      <w:marRight w:val="0"/>
      <w:marTop w:val="0"/>
      <w:marBottom w:val="0"/>
      <w:divBdr>
        <w:top w:val="none" w:sz="0" w:space="0" w:color="auto"/>
        <w:left w:val="none" w:sz="0" w:space="0" w:color="auto"/>
        <w:bottom w:val="none" w:sz="0" w:space="0" w:color="auto"/>
        <w:right w:val="none" w:sz="0" w:space="0" w:color="auto"/>
      </w:divBdr>
    </w:div>
    <w:div w:id="380441782">
      <w:bodyDiv w:val="1"/>
      <w:marLeft w:val="0"/>
      <w:marRight w:val="0"/>
      <w:marTop w:val="0"/>
      <w:marBottom w:val="0"/>
      <w:divBdr>
        <w:top w:val="none" w:sz="0" w:space="0" w:color="auto"/>
        <w:left w:val="none" w:sz="0" w:space="0" w:color="auto"/>
        <w:bottom w:val="none" w:sz="0" w:space="0" w:color="auto"/>
        <w:right w:val="none" w:sz="0" w:space="0" w:color="auto"/>
      </w:divBdr>
    </w:div>
    <w:div w:id="380443976">
      <w:bodyDiv w:val="1"/>
      <w:marLeft w:val="0"/>
      <w:marRight w:val="0"/>
      <w:marTop w:val="0"/>
      <w:marBottom w:val="0"/>
      <w:divBdr>
        <w:top w:val="none" w:sz="0" w:space="0" w:color="auto"/>
        <w:left w:val="none" w:sz="0" w:space="0" w:color="auto"/>
        <w:bottom w:val="none" w:sz="0" w:space="0" w:color="auto"/>
        <w:right w:val="none" w:sz="0" w:space="0" w:color="auto"/>
      </w:divBdr>
    </w:div>
    <w:div w:id="381099754">
      <w:bodyDiv w:val="1"/>
      <w:marLeft w:val="0"/>
      <w:marRight w:val="0"/>
      <w:marTop w:val="0"/>
      <w:marBottom w:val="0"/>
      <w:divBdr>
        <w:top w:val="none" w:sz="0" w:space="0" w:color="auto"/>
        <w:left w:val="none" w:sz="0" w:space="0" w:color="auto"/>
        <w:bottom w:val="none" w:sz="0" w:space="0" w:color="auto"/>
        <w:right w:val="none" w:sz="0" w:space="0" w:color="auto"/>
      </w:divBdr>
    </w:div>
    <w:div w:id="381751842">
      <w:bodyDiv w:val="1"/>
      <w:marLeft w:val="0"/>
      <w:marRight w:val="0"/>
      <w:marTop w:val="0"/>
      <w:marBottom w:val="0"/>
      <w:divBdr>
        <w:top w:val="none" w:sz="0" w:space="0" w:color="auto"/>
        <w:left w:val="none" w:sz="0" w:space="0" w:color="auto"/>
        <w:bottom w:val="none" w:sz="0" w:space="0" w:color="auto"/>
        <w:right w:val="none" w:sz="0" w:space="0" w:color="auto"/>
      </w:divBdr>
    </w:div>
    <w:div w:id="385446071">
      <w:bodyDiv w:val="1"/>
      <w:marLeft w:val="0"/>
      <w:marRight w:val="0"/>
      <w:marTop w:val="0"/>
      <w:marBottom w:val="0"/>
      <w:divBdr>
        <w:top w:val="none" w:sz="0" w:space="0" w:color="auto"/>
        <w:left w:val="none" w:sz="0" w:space="0" w:color="auto"/>
        <w:bottom w:val="none" w:sz="0" w:space="0" w:color="auto"/>
        <w:right w:val="none" w:sz="0" w:space="0" w:color="auto"/>
      </w:divBdr>
    </w:div>
    <w:div w:id="388113188">
      <w:bodyDiv w:val="1"/>
      <w:marLeft w:val="0"/>
      <w:marRight w:val="0"/>
      <w:marTop w:val="0"/>
      <w:marBottom w:val="0"/>
      <w:divBdr>
        <w:top w:val="none" w:sz="0" w:space="0" w:color="auto"/>
        <w:left w:val="none" w:sz="0" w:space="0" w:color="auto"/>
        <w:bottom w:val="none" w:sz="0" w:space="0" w:color="auto"/>
        <w:right w:val="none" w:sz="0" w:space="0" w:color="auto"/>
      </w:divBdr>
    </w:div>
    <w:div w:id="389234853">
      <w:bodyDiv w:val="1"/>
      <w:marLeft w:val="0"/>
      <w:marRight w:val="0"/>
      <w:marTop w:val="0"/>
      <w:marBottom w:val="0"/>
      <w:divBdr>
        <w:top w:val="none" w:sz="0" w:space="0" w:color="auto"/>
        <w:left w:val="none" w:sz="0" w:space="0" w:color="auto"/>
        <w:bottom w:val="none" w:sz="0" w:space="0" w:color="auto"/>
        <w:right w:val="none" w:sz="0" w:space="0" w:color="auto"/>
      </w:divBdr>
    </w:div>
    <w:div w:id="392043893">
      <w:bodyDiv w:val="1"/>
      <w:marLeft w:val="0"/>
      <w:marRight w:val="0"/>
      <w:marTop w:val="0"/>
      <w:marBottom w:val="0"/>
      <w:divBdr>
        <w:top w:val="none" w:sz="0" w:space="0" w:color="auto"/>
        <w:left w:val="none" w:sz="0" w:space="0" w:color="auto"/>
        <w:bottom w:val="none" w:sz="0" w:space="0" w:color="auto"/>
        <w:right w:val="none" w:sz="0" w:space="0" w:color="auto"/>
      </w:divBdr>
    </w:div>
    <w:div w:id="393818497">
      <w:bodyDiv w:val="1"/>
      <w:marLeft w:val="0"/>
      <w:marRight w:val="0"/>
      <w:marTop w:val="0"/>
      <w:marBottom w:val="0"/>
      <w:divBdr>
        <w:top w:val="none" w:sz="0" w:space="0" w:color="auto"/>
        <w:left w:val="none" w:sz="0" w:space="0" w:color="auto"/>
        <w:bottom w:val="none" w:sz="0" w:space="0" w:color="auto"/>
        <w:right w:val="none" w:sz="0" w:space="0" w:color="auto"/>
      </w:divBdr>
    </w:div>
    <w:div w:id="394470310">
      <w:bodyDiv w:val="1"/>
      <w:marLeft w:val="0"/>
      <w:marRight w:val="0"/>
      <w:marTop w:val="0"/>
      <w:marBottom w:val="0"/>
      <w:divBdr>
        <w:top w:val="none" w:sz="0" w:space="0" w:color="auto"/>
        <w:left w:val="none" w:sz="0" w:space="0" w:color="auto"/>
        <w:bottom w:val="none" w:sz="0" w:space="0" w:color="auto"/>
        <w:right w:val="none" w:sz="0" w:space="0" w:color="auto"/>
      </w:divBdr>
    </w:div>
    <w:div w:id="394471727">
      <w:bodyDiv w:val="1"/>
      <w:marLeft w:val="0"/>
      <w:marRight w:val="0"/>
      <w:marTop w:val="0"/>
      <w:marBottom w:val="0"/>
      <w:divBdr>
        <w:top w:val="none" w:sz="0" w:space="0" w:color="auto"/>
        <w:left w:val="none" w:sz="0" w:space="0" w:color="auto"/>
        <w:bottom w:val="none" w:sz="0" w:space="0" w:color="auto"/>
        <w:right w:val="none" w:sz="0" w:space="0" w:color="auto"/>
      </w:divBdr>
    </w:div>
    <w:div w:id="394863536">
      <w:bodyDiv w:val="1"/>
      <w:marLeft w:val="0"/>
      <w:marRight w:val="0"/>
      <w:marTop w:val="0"/>
      <w:marBottom w:val="0"/>
      <w:divBdr>
        <w:top w:val="none" w:sz="0" w:space="0" w:color="auto"/>
        <w:left w:val="none" w:sz="0" w:space="0" w:color="auto"/>
        <w:bottom w:val="none" w:sz="0" w:space="0" w:color="auto"/>
        <w:right w:val="none" w:sz="0" w:space="0" w:color="auto"/>
      </w:divBdr>
    </w:div>
    <w:div w:id="396821654">
      <w:bodyDiv w:val="1"/>
      <w:marLeft w:val="0"/>
      <w:marRight w:val="0"/>
      <w:marTop w:val="0"/>
      <w:marBottom w:val="0"/>
      <w:divBdr>
        <w:top w:val="none" w:sz="0" w:space="0" w:color="auto"/>
        <w:left w:val="none" w:sz="0" w:space="0" w:color="auto"/>
        <w:bottom w:val="none" w:sz="0" w:space="0" w:color="auto"/>
        <w:right w:val="none" w:sz="0" w:space="0" w:color="auto"/>
      </w:divBdr>
    </w:div>
    <w:div w:id="399180184">
      <w:bodyDiv w:val="1"/>
      <w:marLeft w:val="0"/>
      <w:marRight w:val="0"/>
      <w:marTop w:val="0"/>
      <w:marBottom w:val="0"/>
      <w:divBdr>
        <w:top w:val="none" w:sz="0" w:space="0" w:color="auto"/>
        <w:left w:val="none" w:sz="0" w:space="0" w:color="auto"/>
        <w:bottom w:val="none" w:sz="0" w:space="0" w:color="auto"/>
        <w:right w:val="none" w:sz="0" w:space="0" w:color="auto"/>
      </w:divBdr>
    </w:div>
    <w:div w:id="400103811">
      <w:bodyDiv w:val="1"/>
      <w:marLeft w:val="0"/>
      <w:marRight w:val="0"/>
      <w:marTop w:val="0"/>
      <w:marBottom w:val="0"/>
      <w:divBdr>
        <w:top w:val="none" w:sz="0" w:space="0" w:color="auto"/>
        <w:left w:val="none" w:sz="0" w:space="0" w:color="auto"/>
        <w:bottom w:val="none" w:sz="0" w:space="0" w:color="auto"/>
        <w:right w:val="none" w:sz="0" w:space="0" w:color="auto"/>
      </w:divBdr>
    </w:div>
    <w:div w:id="403919352">
      <w:bodyDiv w:val="1"/>
      <w:marLeft w:val="0"/>
      <w:marRight w:val="0"/>
      <w:marTop w:val="0"/>
      <w:marBottom w:val="0"/>
      <w:divBdr>
        <w:top w:val="none" w:sz="0" w:space="0" w:color="auto"/>
        <w:left w:val="none" w:sz="0" w:space="0" w:color="auto"/>
        <w:bottom w:val="none" w:sz="0" w:space="0" w:color="auto"/>
        <w:right w:val="none" w:sz="0" w:space="0" w:color="auto"/>
      </w:divBdr>
    </w:div>
    <w:div w:id="405225083">
      <w:bodyDiv w:val="1"/>
      <w:marLeft w:val="0"/>
      <w:marRight w:val="0"/>
      <w:marTop w:val="0"/>
      <w:marBottom w:val="0"/>
      <w:divBdr>
        <w:top w:val="none" w:sz="0" w:space="0" w:color="auto"/>
        <w:left w:val="none" w:sz="0" w:space="0" w:color="auto"/>
        <w:bottom w:val="none" w:sz="0" w:space="0" w:color="auto"/>
        <w:right w:val="none" w:sz="0" w:space="0" w:color="auto"/>
      </w:divBdr>
    </w:div>
    <w:div w:id="405878674">
      <w:bodyDiv w:val="1"/>
      <w:marLeft w:val="0"/>
      <w:marRight w:val="0"/>
      <w:marTop w:val="0"/>
      <w:marBottom w:val="0"/>
      <w:divBdr>
        <w:top w:val="none" w:sz="0" w:space="0" w:color="auto"/>
        <w:left w:val="none" w:sz="0" w:space="0" w:color="auto"/>
        <w:bottom w:val="none" w:sz="0" w:space="0" w:color="auto"/>
        <w:right w:val="none" w:sz="0" w:space="0" w:color="auto"/>
      </w:divBdr>
    </w:div>
    <w:div w:id="406807038">
      <w:bodyDiv w:val="1"/>
      <w:marLeft w:val="0"/>
      <w:marRight w:val="0"/>
      <w:marTop w:val="0"/>
      <w:marBottom w:val="0"/>
      <w:divBdr>
        <w:top w:val="none" w:sz="0" w:space="0" w:color="auto"/>
        <w:left w:val="none" w:sz="0" w:space="0" w:color="auto"/>
        <w:bottom w:val="none" w:sz="0" w:space="0" w:color="auto"/>
        <w:right w:val="none" w:sz="0" w:space="0" w:color="auto"/>
      </w:divBdr>
    </w:div>
    <w:div w:id="406849933">
      <w:bodyDiv w:val="1"/>
      <w:marLeft w:val="0"/>
      <w:marRight w:val="0"/>
      <w:marTop w:val="0"/>
      <w:marBottom w:val="0"/>
      <w:divBdr>
        <w:top w:val="none" w:sz="0" w:space="0" w:color="auto"/>
        <w:left w:val="none" w:sz="0" w:space="0" w:color="auto"/>
        <w:bottom w:val="none" w:sz="0" w:space="0" w:color="auto"/>
        <w:right w:val="none" w:sz="0" w:space="0" w:color="auto"/>
      </w:divBdr>
    </w:div>
    <w:div w:id="410002708">
      <w:bodyDiv w:val="1"/>
      <w:marLeft w:val="0"/>
      <w:marRight w:val="0"/>
      <w:marTop w:val="0"/>
      <w:marBottom w:val="0"/>
      <w:divBdr>
        <w:top w:val="none" w:sz="0" w:space="0" w:color="auto"/>
        <w:left w:val="none" w:sz="0" w:space="0" w:color="auto"/>
        <w:bottom w:val="none" w:sz="0" w:space="0" w:color="auto"/>
        <w:right w:val="none" w:sz="0" w:space="0" w:color="auto"/>
      </w:divBdr>
    </w:div>
    <w:div w:id="411901111">
      <w:bodyDiv w:val="1"/>
      <w:marLeft w:val="0"/>
      <w:marRight w:val="0"/>
      <w:marTop w:val="0"/>
      <w:marBottom w:val="0"/>
      <w:divBdr>
        <w:top w:val="none" w:sz="0" w:space="0" w:color="auto"/>
        <w:left w:val="none" w:sz="0" w:space="0" w:color="auto"/>
        <w:bottom w:val="none" w:sz="0" w:space="0" w:color="auto"/>
        <w:right w:val="none" w:sz="0" w:space="0" w:color="auto"/>
      </w:divBdr>
    </w:div>
    <w:div w:id="413942100">
      <w:bodyDiv w:val="1"/>
      <w:marLeft w:val="0"/>
      <w:marRight w:val="0"/>
      <w:marTop w:val="0"/>
      <w:marBottom w:val="0"/>
      <w:divBdr>
        <w:top w:val="none" w:sz="0" w:space="0" w:color="auto"/>
        <w:left w:val="none" w:sz="0" w:space="0" w:color="auto"/>
        <w:bottom w:val="none" w:sz="0" w:space="0" w:color="auto"/>
        <w:right w:val="none" w:sz="0" w:space="0" w:color="auto"/>
      </w:divBdr>
    </w:div>
    <w:div w:id="414084550">
      <w:bodyDiv w:val="1"/>
      <w:marLeft w:val="0"/>
      <w:marRight w:val="0"/>
      <w:marTop w:val="0"/>
      <w:marBottom w:val="0"/>
      <w:divBdr>
        <w:top w:val="none" w:sz="0" w:space="0" w:color="auto"/>
        <w:left w:val="none" w:sz="0" w:space="0" w:color="auto"/>
        <w:bottom w:val="none" w:sz="0" w:space="0" w:color="auto"/>
        <w:right w:val="none" w:sz="0" w:space="0" w:color="auto"/>
      </w:divBdr>
    </w:div>
    <w:div w:id="416053225">
      <w:bodyDiv w:val="1"/>
      <w:marLeft w:val="0"/>
      <w:marRight w:val="0"/>
      <w:marTop w:val="0"/>
      <w:marBottom w:val="0"/>
      <w:divBdr>
        <w:top w:val="none" w:sz="0" w:space="0" w:color="auto"/>
        <w:left w:val="none" w:sz="0" w:space="0" w:color="auto"/>
        <w:bottom w:val="none" w:sz="0" w:space="0" w:color="auto"/>
        <w:right w:val="none" w:sz="0" w:space="0" w:color="auto"/>
      </w:divBdr>
    </w:div>
    <w:div w:id="416823973">
      <w:bodyDiv w:val="1"/>
      <w:marLeft w:val="0"/>
      <w:marRight w:val="0"/>
      <w:marTop w:val="0"/>
      <w:marBottom w:val="0"/>
      <w:divBdr>
        <w:top w:val="none" w:sz="0" w:space="0" w:color="auto"/>
        <w:left w:val="none" w:sz="0" w:space="0" w:color="auto"/>
        <w:bottom w:val="none" w:sz="0" w:space="0" w:color="auto"/>
        <w:right w:val="none" w:sz="0" w:space="0" w:color="auto"/>
      </w:divBdr>
    </w:div>
    <w:div w:id="417869977">
      <w:bodyDiv w:val="1"/>
      <w:marLeft w:val="0"/>
      <w:marRight w:val="0"/>
      <w:marTop w:val="0"/>
      <w:marBottom w:val="0"/>
      <w:divBdr>
        <w:top w:val="none" w:sz="0" w:space="0" w:color="auto"/>
        <w:left w:val="none" w:sz="0" w:space="0" w:color="auto"/>
        <w:bottom w:val="none" w:sz="0" w:space="0" w:color="auto"/>
        <w:right w:val="none" w:sz="0" w:space="0" w:color="auto"/>
      </w:divBdr>
    </w:div>
    <w:div w:id="418059504">
      <w:bodyDiv w:val="1"/>
      <w:marLeft w:val="0"/>
      <w:marRight w:val="0"/>
      <w:marTop w:val="0"/>
      <w:marBottom w:val="0"/>
      <w:divBdr>
        <w:top w:val="none" w:sz="0" w:space="0" w:color="auto"/>
        <w:left w:val="none" w:sz="0" w:space="0" w:color="auto"/>
        <w:bottom w:val="none" w:sz="0" w:space="0" w:color="auto"/>
        <w:right w:val="none" w:sz="0" w:space="0" w:color="auto"/>
      </w:divBdr>
    </w:div>
    <w:div w:id="418603559">
      <w:bodyDiv w:val="1"/>
      <w:marLeft w:val="0"/>
      <w:marRight w:val="0"/>
      <w:marTop w:val="0"/>
      <w:marBottom w:val="0"/>
      <w:divBdr>
        <w:top w:val="none" w:sz="0" w:space="0" w:color="auto"/>
        <w:left w:val="none" w:sz="0" w:space="0" w:color="auto"/>
        <w:bottom w:val="none" w:sz="0" w:space="0" w:color="auto"/>
        <w:right w:val="none" w:sz="0" w:space="0" w:color="auto"/>
      </w:divBdr>
    </w:div>
    <w:div w:id="418870888">
      <w:bodyDiv w:val="1"/>
      <w:marLeft w:val="0"/>
      <w:marRight w:val="0"/>
      <w:marTop w:val="0"/>
      <w:marBottom w:val="0"/>
      <w:divBdr>
        <w:top w:val="none" w:sz="0" w:space="0" w:color="auto"/>
        <w:left w:val="none" w:sz="0" w:space="0" w:color="auto"/>
        <w:bottom w:val="none" w:sz="0" w:space="0" w:color="auto"/>
        <w:right w:val="none" w:sz="0" w:space="0" w:color="auto"/>
      </w:divBdr>
    </w:div>
    <w:div w:id="418987205">
      <w:bodyDiv w:val="1"/>
      <w:marLeft w:val="0"/>
      <w:marRight w:val="0"/>
      <w:marTop w:val="0"/>
      <w:marBottom w:val="0"/>
      <w:divBdr>
        <w:top w:val="none" w:sz="0" w:space="0" w:color="auto"/>
        <w:left w:val="none" w:sz="0" w:space="0" w:color="auto"/>
        <w:bottom w:val="none" w:sz="0" w:space="0" w:color="auto"/>
        <w:right w:val="none" w:sz="0" w:space="0" w:color="auto"/>
      </w:divBdr>
    </w:div>
    <w:div w:id="421998317">
      <w:bodyDiv w:val="1"/>
      <w:marLeft w:val="0"/>
      <w:marRight w:val="0"/>
      <w:marTop w:val="0"/>
      <w:marBottom w:val="0"/>
      <w:divBdr>
        <w:top w:val="none" w:sz="0" w:space="0" w:color="auto"/>
        <w:left w:val="none" w:sz="0" w:space="0" w:color="auto"/>
        <w:bottom w:val="none" w:sz="0" w:space="0" w:color="auto"/>
        <w:right w:val="none" w:sz="0" w:space="0" w:color="auto"/>
      </w:divBdr>
    </w:div>
    <w:div w:id="423377296">
      <w:bodyDiv w:val="1"/>
      <w:marLeft w:val="0"/>
      <w:marRight w:val="0"/>
      <w:marTop w:val="0"/>
      <w:marBottom w:val="0"/>
      <w:divBdr>
        <w:top w:val="none" w:sz="0" w:space="0" w:color="auto"/>
        <w:left w:val="none" w:sz="0" w:space="0" w:color="auto"/>
        <w:bottom w:val="none" w:sz="0" w:space="0" w:color="auto"/>
        <w:right w:val="none" w:sz="0" w:space="0" w:color="auto"/>
      </w:divBdr>
    </w:div>
    <w:div w:id="425925823">
      <w:bodyDiv w:val="1"/>
      <w:marLeft w:val="0"/>
      <w:marRight w:val="0"/>
      <w:marTop w:val="0"/>
      <w:marBottom w:val="0"/>
      <w:divBdr>
        <w:top w:val="none" w:sz="0" w:space="0" w:color="auto"/>
        <w:left w:val="none" w:sz="0" w:space="0" w:color="auto"/>
        <w:bottom w:val="none" w:sz="0" w:space="0" w:color="auto"/>
        <w:right w:val="none" w:sz="0" w:space="0" w:color="auto"/>
      </w:divBdr>
    </w:div>
    <w:div w:id="429785524">
      <w:bodyDiv w:val="1"/>
      <w:marLeft w:val="0"/>
      <w:marRight w:val="0"/>
      <w:marTop w:val="0"/>
      <w:marBottom w:val="0"/>
      <w:divBdr>
        <w:top w:val="none" w:sz="0" w:space="0" w:color="auto"/>
        <w:left w:val="none" w:sz="0" w:space="0" w:color="auto"/>
        <w:bottom w:val="none" w:sz="0" w:space="0" w:color="auto"/>
        <w:right w:val="none" w:sz="0" w:space="0" w:color="auto"/>
      </w:divBdr>
    </w:div>
    <w:div w:id="433938497">
      <w:bodyDiv w:val="1"/>
      <w:marLeft w:val="0"/>
      <w:marRight w:val="0"/>
      <w:marTop w:val="0"/>
      <w:marBottom w:val="0"/>
      <w:divBdr>
        <w:top w:val="none" w:sz="0" w:space="0" w:color="auto"/>
        <w:left w:val="none" w:sz="0" w:space="0" w:color="auto"/>
        <w:bottom w:val="none" w:sz="0" w:space="0" w:color="auto"/>
        <w:right w:val="none" w:sz="0" w:space="0" w:color="auto"/>
      </w:divBdr>
    </w:div>
    <w:div w:id="434401981">
      <w:bodyDiv w:val="1"/>
      <w:marLeft w:val="0"/>
      <w:marRight w:val="0"/>
      <w:marTop w:val="0"/>
      <w:marBottom w:val="0"/>
      <w:divBdr>
        <w:top w:val="none" w:sz="0" w:space="0" w:color="auto"/>
        <w:left w:val="none" w:sz="0" w:space="0" w:color="auto"/>
        <w:bottom w:val="none" w:sz="0" w:space="0" w:color="auto"/>
        <w:right w:val="none" w:sz="0" w:space="0" w:color="auto"/>
      </w:divBdr>
    </w:div>
    <w:div w:id="436869582">
      <w:bodyDiv w:val="1"/>
      <w:marLeft w:val="0"/>
      <w:marRight w:val="0"/>
      <w:marTop w:val="0"/>
      <w:marBottom w:val="0"/>
      <w:divBdr>
        <w:top w:val="none" w:sz="0" w:space="0" w:color="auto"/>
        <w:left w:val="none" w:sz="0" w:space="0" w:color="auto"/>
        <w:bottom w:val="none" w:sz="0" w:space="0" w:color="auto"/>
        <w:right w:val="none" w:sz="0" w:space="0" w:color="auto"/>
      </w:divBdr>
    </w:div>
    <w:div w:id="437681896">
      <w:bodyDiv w:val="1"/>
      <w:marLeft w:val="0"/>
      <w:marRight w:val="0"/>
      <w:marTop w:val="0"/>
      <w:marBottom w:val="0"/>
      <w:divBdr>
        <w:top w:val="none" w:sz="0" w:space="0" w:color="auto"/>
        <w:left w:val="none" w:sz="0" w:space="0" w:color="auto"/>
        <w:bottom w:val="none" w:sz="0" w:space="0" w:color="auto"/>
        <w:right w:val="none" w:sz="0" w:space="0" w:color="auto"/>
      </w:divBdr>
    </w:div>
    <w:div w:id="439298525">
      <w:bodyDiv w:val="1"/>
      <w:marLeft w:val="0"/>
      <w:marRight w:val="0"/>
      <w:marTop w:val="0"/>
      <w:marBottom w:val="0"/>
      <w:divBdr>
        <w:top w:val="none" w:sz="0" w:space="0" w:color="auto"/>
        <w:left w:val="none" w:sz="0" w:space="0" w:color="auto"/>
        <w:bottom w:val="none" w:sz="0" w:space="0" w:color="auto"/>
        <w:right w:val="none" w:sz="0" w:space="0" w:color="auto"/>
      </w:divBdr>
    </w:div>
    <w:div w:id="439840555">
      <w:bodyDiv w:val="1"/>
      <w:marLeft w:val="0"/>
      <w:marRight w:val="0"/>
      <w:marTop w:val="0"/>
      <w:marBottom w:val="0"/>
      <w:divBdr>
        <w:top w:val="none" w:sz="0" w:space="0" w:color="auto"/>
        <w:left w:val="none" w:sz="0" w:space="0" w:color="auto"/>
        <w:bottom w:val="none" w:sz="0" w:space="0" w:color="auto"/>
        <w:right w:val="none" w:sz="0" w:space="0" w:color="auto"/>
      </w:divBdr>
    </w:div>
    <w:div w:id="441413808">
      <w:bodyDiv w:val="1"/>
      <w:marLeft w:val="0"/>
      <w:marRight w:val="0"/>
      <w:marTop w:val="0"/>
      <w:marBottom w:val="0"/>
      <w:divBdr>
        <w:top w:val="none" w:sz="0" w:space="0" w:color="auto"/>
        <w:left w:val="none" w:sz="0" w:space="0" w:color="auto"/>
        <w:bottom w:val="none" w:sz="0" w:space="0" w:color="auto"/>
        <w:right w:val="none" w:sz="0" w:space="0" w:color="auto"/>
      </w:divBdr>
    </w:div>
    <w:div w:id="441844604">
      <w:bodyDiv w:val="1"/>
      <w:marLeft w:val="0"/>
      <w:marRight w:val="0"/>
      <w:marTop w:val="0"/>
      <w:marBottom w:val="0"/>
      <w:divBdr>
        <w:top w:val="none" w:sz="0" w:space="0" w:color="auto"/>
        <w:left w:val="none" w:sz="0" w:space="0" w:color="auto"/>
        <w:bottom w:val="none" w:sz="0" w:space="0" w:color="auto"/>
        <w:right w:val="none" w:sz="0" w:space="0" w:color="auto"/>
      </w:divBdr>
    </w:div>
    <w:div w:id="441923281">
      <w:bodyDiv w:val="1"/>
      <w:marLeft w:val="0"/>
      <w:marRight w:val="0"/>
      <w:marTop w:val="0"/>
      <w:marBottom w:val="0"/>
      <w:divBdr>
        <w:top w:val="none" w:sz="0" w:space="0" w:color="auto"/>
        <w:left w:val="none" w:sz="0" w:space="0" w:color="auto"/>
        <w:bottom w:val="none" w:sz="0" w:space="0" w:color="auto"/>
        <w:right w:val="none" w:sz="0" w:space="0" w:color="auto"/>
      </w:divBdr>
    </w:div>
    <w:div w:id="442310769">
      <w:bodyDiv w:val="1"/>
      <w:marLeft w:val="0"/>
      <w:marRight w:val="0"/>
      <w:marTop w:val="0"/>
      <w:marBottom w:val="0"/>
      <w:divBdr>
        <w:top w:val="none" w:sz="0" w:space="0" w:color="auto"/>
        <w:left w:val="none" w:sz="0" w:space="0" w:color="auto"/>
        <w:bottom w:val="none" w:sz="0" w:space="0" w:color="auto"/>
        <w:right w:val="none" w:sz="0" w:space="0" w:color="auto"/>
      </w:divBdr>
    </w:div>
    <w:div w:id="445854985">
      <w:bodyDiv w:val="1"/>
      <w:marLeft w:val="0"/>
      <w:marRight w:val="0"/>
      <w:marTop w:val="0"/>
      <w:marBottom w:val="0"/>
      <w:divBdr>
        <w:top w:val="none" w:sz="0" w:space="0" w:color="auto"/>
        <w:left w:val="none" w:sz="0" w:space="0" w:color="auto"/>
        <w:bottom w:val="none" w:sz="0" w:space="0" w:color="auto"/>
        <w:right w:val="none" w:sz="0" w:space="0" w:color="auto"/>
      </w:divBdr>
    </w:div>
    <w:div w:id="446243459">
      <w:bodyDiv w:val="1"/>
      <w:marLeft w:val="0"/>
      <w:marRight w:val="0"/>
      <w:marTop w:val="0"/>
      <w:marBottom w:val="0"/>
      <w:divBdr>
        <w:top w:val="none" w:sz="0" w:space="0" w:color="auto"/>
        <w:left w:val="none" w:sz="0" w:space="0" w:color="auto"/>
        <w:bottom w:val="none" w:sz="0" w:space="0" w:color="auto"/>
        <w:right w:val="none" w:sz="0" w:space="0" w:color="auto"/>
      </w:divBdr>
    </w:div>
    <w:div w:id="446895114">
      <w:bodyDiv w:val="1"/>
      <w:marLeft w:val="0"/>
      <w:marRight w:val="0"/>
      <w:marTop w:val="0"/>
      <w:marBottom w:val="0"/>
      <w:divBdr>
        <w:top w:val="none" w:sz="0" w:space="0" w:color="auto"/>
        <w:left w:val="none" w:sz="0" w:space="0" w:color="auto"/>
        <w:bottom w:val="none" w:sz="0" w:space="0" w:color="auto"/>
        <w:right w:val="none" w:sz="0" w:space="0" w:color="auto"/>
      </w:divBdr>
    </w:div>
    <w:div w:id="449403143">
      <w:bodyDiv w:val="1"/>
      <w:marLeft w:val="0"/>
      <w:marRight w:val="0"/>
      <w:marTop w:val="0"/>
      <w:marBottom w:val="0"/>
      <w:divBdr>
        <w:top w:val="none" w:sz="0" w:space="0" w:color="auto"/>
        <w:left w:val="none" w:sz="0" w:space="0" w:color="auto"/>
        <w:bottom w:val="none" w:sz="0" w:space="0" w:color="auto"/>
        <w:right w:val="none" w:sz="0" w:space="0" w:color="auto"/>
      </w:divBdr>
    </w:div>
    <w:div w:id="451485987">
      <w:bodyDiv w:val="1"/>
      <w:marLeft w:val="0"/>
      <w:marRight w:val="0"/>
      <w:marTop w:val="0"/>
      <w:marBottom w:val="0"/>
      <w:divBdr>
        <w:top w:val="none" w:sz="0" w:space="0" w:color="auto"/>
        <w:left w:val="none" w:sz="0" w:space="0" w:color="auto"/>
        <w:bottom w:val="none" w:sz="0" w:space="0" w:color="auto"/>
        <w:right w:val="none" w:sz="0" w:space="0" w:color="auto"/>
      </w:divBdr>
    </w:div>
    <w:div w:id="452213450">
      <w:bodyDiv w:val="1"/>
      <w:marLeft w:val="0"/>
      <w:marRight w:val="0"/>
      <w:marTop w:val="0"/>
      <w:marBottom w:val="0"/>
      <w:divBdr>
        <w:top w:val="none" w:sz="0" w:space="0" w:color="auto"/>
        <w:left w:val="none" w:sz="0" w:space="0" w:color="auto"/>
        <w:bottom w:val="none" w:sz="0" w:space="0" w:color="auto"/>
        <w:right w:val="none" w:sz="0" w:space="0" w:color="auto"/>
      </w:divBdr>
    </w:div>
    <w:div w:id="452673469">
      <w:bodyDiv w:val="1"/>
      <w:marLeft w:val="0"/>
      <w:marRight w:val="0"/>
      <w:marTop w:val="0"/>
      <w:marBottom w:val="0"/>
      <w:divBdr>
        <w:top w:val="none" w:sz="0" w:space="0" w:color="auto"/>
        <w:left w:val="none" w:sz="0" w:space="0" w:color="auto"/>
        <w:bottom w:val="none" w:sz="0" w:space="0" w:color="auto"/>
        <w:right w:val="none" w:sz="0" w:space="0" w:color="auto"/>
      </w:divBdr>
    </w:div>
    <w:div w:id="453209942">
      <w:bodyDiv w:val="1"/>
      <w:marLeft w:val="0"/>
      <w:marRight w:val="0"/>
      <w:marTop w:val="0"/>
      <w:marBottom w:val="0"/>
      <w:divBdr>
        <w:top w:val="none" w:sz="0" w:space="0" w:color="auto"/>
        <w:left w:val="none" w:sz="0" w:space="0" w:color="auto"/>
        <w:bottom w:val="none" w:sz="0" w:space="0" w:color="auto"/>
        <w:right w:val="none" w:sz="0" w:space="0" w:color="auto"/>
      </w:divBdr>
    </w:div>
    <w:div w:id="453209946">
      <w:bodyDiv w:val="1"/>
      <w:marLeft w:val="0"/>
      <w:marRight w:val="0"/>
      <w:marTop w:val="0"/>
      <w:marBottom w:val="0"/>
      <w:divBdr>
        <w:top w:val="none" w:sz="0" w:space="0" w:color="auto"/>
        <w:left w:val="none" w:sz="0" w:space="0" w:color="auto"/>
        <w:bottom w:val="none" w:sz="0" w:space="0" w:color="auto"/>
        <w:right w:val="none" w:sz="0" w:space="0" w:color="auto"/>
      </w:divBdr>
    </w:div>
    <w:div w:id="454176170">
      <w:bodyDiv w:val="1"/>
      <w:marLeft w:val="0"/>
      <w:marRight w:val="0"/>
      <w:marTop w:val="0"/>
      <w:marBottom w:val="0"/>
      <w:divBdr>
        <w:top w:val="none" w:sz="0" w:space="0" w:color="auto"/>
        <w:left w:val="none" w:sz="0" w:space="0" w:color="auto"/>
        <w:bottom w:val="none" w:sz="0" w:space="0" w:color="auto"/>
        <w:right w:val="none" w:sz="0" w:space="0" w:color="auto"/>
      </w:divBdr>
    </w:div>
    <w:div w:id="456221492">
      <w:bodyDiv w:val="1"/>
      <w:marLeft w:val="0"/>
      <w:marRight w:val="0"/>
      <w:marTop w:val="0"/>
      <w:marBottom w:val="0"/>
      <w:divBdr>
        <w:top w:val="none" w:sz="0" w:space="0" w:color="auto"/>
        <w:left w:val="none" w:sz="0" w:space="0" w:color="auto"/>
        <w:bottom w:val="none" w:sz="0" w:space="0" w:color="auto"/>
        <w:right w:val="none" w:sz="0" w:space="0" w:color="auto"/>
      </w:divBdr>
    </w:div>
    <w:div w:id="457725643">
      <w:bodyDiv w:val="1"/>
      <w:marLeft w:val="0"/>
      <w:marRight w:val="0"/>
      <w:marTop w:val="0"/>
      <w:marBottom w:val="0"/>
      <w:divBdr>
        <w:top w:val="none" w:sz="0" w:space="0" w:color="auto"/>
        <w:left w:val="none" w:sz="0" w:space="0" w:color="auto"/>
        <w:bottom w:val="none" w:sz="0" w:space="0" w:color="auto"/>
        <w:right w:val="none" w:sz="0" w:space="0" w:color="auto"/>
      </w:divBdr>
    </w:div>
    <w:div w:id="458036229">
      <w:bodyDiv w:val="1"/>
      <w:marLeft w:val="0"/>
      <w:marRight w:val="0"/>
      <w:marTop w:val="0"/>
      <w:marBottom w:val="0"/>
      <w:divBdr>
        <w:top w:val="none" w:sz="0" w:space="0" w:color="auto"/>
        <w:left w:val="none" w:sz="0" w:space="0" w:color="auto"/>
        <w:bottom w:val="none" w:sz="0" w:space="0" w:color="auto"/>
        <w:right w:val="none" w:sz="0" w:space="0" w:color="auto"/>
      </w:divBdr>
    </w:div>
    <w:div w:id="464592050">
      <w:bodyDiv w:val="1"/>
      <w:marLeft w:val="0"/>
      <w:marRight w:val="0"/>
      <w:marTop w:val="0"/>
      <w:marBottom w:val="0"/>
      <w:divBdr>
        <w:top w:val="none" w:sz="0" w:space="0" w:color="auto"/>
        <w:left w:val="none" w:sz="0" w:space="0" w:color="auto"/>
        <w:bottom w:val="none" w:sz="0" w:space="0" w:color="auto"/>
        <w:right w:val="none" w:sz="0" w:space="0" w:color="auto"/>
      </w:divBdr>
    </w:div>
    <w:div w:id="466705126">
      <w:bodyDiv w:val="1"/>
      <w:marLeft w:val="0"/>
      <w:marRight w:val="0"/>
      <w:marTop w:val="0"/>
      <w:marBottom w:val="0"/>
      <w:divBdr>
        <w:top w:val="none" w:sz="0" w:space="0" w:color="auto"/>
        <w:left w:val="none" w:sz="0" w:space="0" w:color="auto"/>
        <w:bottom w:val="none" w:sz="0" w:space="0" w:color="auto"/>
        <w:right w:val="none" w:sz="0" w:space="0" w:color="auto"/>
      </w:divBdr>
    </w:div>
    <w:div w:id="467431904">
      <w:bodyDiv w:val="1"/>
      <w:marLeft w:val="0"/>
      <w:marRight w:val="0"/>
      <w:marTop w:val="0"/>
      <w:marBottom w:val="0"/>
      <w:divBdr>
        <w:top w:val="none" w:sz="0" w:space="0" w:color="auto"/>
        <w:left w:val="none" w:sz="0" w:space="0" w:color="auto"/>
        <w:bottom w:val="none" w:sz="0" w:space="0" w:color="auto"/>
        <w:right w:val="none" w:sz="0" w:space="0" w:color="auto"/>
      </w:divBdr>
    </w:div>
    <w:div w:id="470906652">
      <w:bodyDiv w:val="1"/>
      <w:marLeft w:val="0"/>
      <w:marRight w:val="0"/>
      <w:marTop w:val="0"/>
      <w:marBottom w:val="0"/>
      <w:divBdr>
        <w:top w:val="none" w:sz="0" w:space="0" w:color="auto"/>
        <w:left w:val="none" w:sz="0" w:space="0" w:color="auto"/>
        <w:bottom w:val="none" w:sz="0" w:space="0" w:color="auto"/>
        <w:right w:val="none" w:sz="0" w:space="0" w:color="auto"/>
      </w:divBdr>
    </w:div>
    <w:div w:id="471557970">
      <w:bodyDiv w:val="1"/>
      <w:marLeft w:val="0"/>
      <w:marRight w:val="0"/>
      <w:marTop w:val="0"/>
      <w:marBottom w:val="0"/>
      <w:divBdr>
        <w:top w:val="none" w:sz="0" w:space="0" w:color="auto"/>
        <w:left w:val="none" w:sz="0" w:space="0" w:color="auto"/>
        <w:bottom w:val="none" w:sz="0" w:space="0" w:color="auto"/>
        <w:right w:val="none" w:sz="0" w:space="0" w:color="auto"/>
      </w:divBdr>
    </w:div>
    <w:div w:id="472912609">
      <w:bodyDiv w:val="1"/>
      <w:marLeft w:val="0"/>
      <w:marRight w:val="0"/>
      <w:marTop w:val="0"/>
      <w:marBottom w:val="0"/>
      <w:divBdr>
        <w:top w:val="none" w:sz="0" w:space="0" w:color="auto"/>
        <w:left w:val="none" w:sz="0" w:space="0" w:color="auto"/>
        <w:bottom w:val="none" w:sz="0" w:space="0" w:color="auto"/>
        <w:right w:val="none" w:sz="0" w:space="0" w:color="auto"/>
      </w:divBdr>
    </w:div>
    <w:div w:id="474756754">
      <w:bodyDiv w:val="1"/>
      <w:marLeft w:val="0"/>
      <w:marRight w:val="0"/>
      <w:marTop w:val="0"/>
      <w:marBottom w:val="0"/>
      <w:divBdr>
        <w:top w:val="none" w:sz="0" w:space="0" w:color="auto"/>
        <w:left w:val="none" w:sz="0" w:space="0" w:color="auto"/>
        <w:bottom w:val="none" w:sz="0" w:space="0" w:color="auto"/>
        <w:right w:val="none" w:sz="0" w:space="0" w:color="auto"/>
      </w:divBdr>
    </w:div>
    <w:div w:id="476462135">
      <w:bodyDiv w:val="1"/>
      <w:marLeft w:val="0"/>
      <w:marRight w:val="0"/>
      <w:marTop w:val="0"/>
      <w:marBottom w:val="0"/>
      <w:divBdr>
        <w:top w:val="none" w:sz="0" w:space="0" w:color="auto"/>
        <w:left w:val="none" w:sz="0" w:space="0" w:color="auto"/>
        <w:bottom w:val="none" w:sz="0" w:space="0" w:color="auto"/>
        <w:right w:val="none" w:sz="0" w:space="0" w:color="auto"/>
      </w:divBdr>
    </w:div>
    <w:div w:id="476605759">
      <w:bodyDiv w:val="1"/>
      <w:marLeft w:val="0"/>
      <w:marRight w:val="0"/>
      <w:marTop w:val="0"/>
      <w:marBottom w:val="0"/>
      <w:divBdr>
        <w:top w:val="none" w:sz="0" w:space="0" w:color="auto"/>
        <w:left w:val="none" w:sz="0" w:space="0" w:color="auto"/>
        <w:bottom w:val="none" w:sz="0" w:space="0" w:color="auto"/>
        <w:right w:val="none" w:sz="0" w:space="0" w:color="auto"/>
      </w:divBdr>
    </w:div>
    <w:div w:id="478770429">
      <w:bodyDiv w:val="1"/>
      <w:marLeft w:val="0"/>
      <w:marRight w:val="0"/>
      <w:marTop w:val="0"/>
      <w:marBottom w:val="0"/>
      <w:divBdr>
        <w:top w:val="none" w:sz="0" w:space="0" w:color="auto"/>
        <w:left w:val="none" w:sz="0" w:space="0" w:color="auto"/>
        <w:bottom w:val="none" w:sz="0" w:space="0" w:color="auto"/>
        <w:right w:val="none" w:sz="0" w:space="0" w:color="auto"/>
      </w:divBdr>
    </w:div>
    <w:div w:id="479077402">
      <w:bodyDiv w:val="1"/>
      <w:marLeft w:val="0"/>
      <w:marRight w:val="0"/>
      <w:marTop w:val="0"/>
      <w:marBottom w:val="0"/>
      <w:divBdr>
        <w:top w:val="none" w:sz="0" w:space="0" w:color="auto"/>
        <w:left w:val="none" w:sz="0" w:space="0" w:color="auto"/>
        <w:bottom w:val="none" w:sz="0" w:space="0" w:color="auto"/>
        <w:right w:val="none" w:sz="0" w:space="0" w:color="auto"/>
      </w:divBdr>
    </w:div>
    <w:div w:id="480538078">
      <w:bodyDiv w:val="1"/>
      <w:marLeft w:val="0"/>
      <w:marRight w:val="0"/>
      <w:marTop w:val="0"/>
      <w:marBottom w:val="0"/>
      <w:divBdr>
        <w:top w:val="none" w:sz="0" w:space="0" w:color="auto"/>
        <w:left w:val="none" w:sz="0" w:space="0" w:color="auto"/>
        <w:bottom w:val="none" w:sz="0" w:space="0" w:color="auto"/>
        <w:right w:val="none" w:sz="0" w:space="0" w:color="auto"/>
      </w:divBdr>
    </w:div>
    <w:div w:id="480997687">
      <w:bodyDiv w:val="1"/>
      <w:marLeft w:val="0"/>
      <w:marRight w:val="0"/>
      <w:marTop w:val="0"/>
      <w:marBottom w:val="0"/>
      <w:divBdr>
        <w:top w:val="none" w:sz="0" w:space="0" w:color="auto"/>
        <w:left w:val="none" w:sz="0" w:space="0" w:color="auto"/>
        <w:bottom w:val="none" w:sz="0" w:space="0" w:color="auto"/>
        <w:right w:val="none" w:sz="0" w:space="0" w:color="auto"/>
      </w:divBdr>
    </w:div>
    <w:div w:id="481582153">
      <w:bodyDiv w:val="1"/>
      <w:marLeft w:val="0"/>
      <w:marRight w:val="0"/>
      <w:marTop w:val="0"/>
      <w:marBottom w:val="0"/>
      <w:divBdr>
        <w:top w:val="none" w:sz="0" w:space="0" w:color="auto"/>
        <w:left w:val="none" w:sz="0" w:space="0" w:color="auto"/>
        <w:bottom w:val="none" w:sz="0" w:space="0" w:color="auto"/>
        <w:right w:val="none" w:sz="0" w:space="0" w:color="auto"/>
      </w:divBdr>
    </w:div>
    <w:div w:id="483393880">
      <w:bodyDiv w:val="1"/>
      <w:marLeft w:val="0"/>
      <w:marRight w:val="0"/>
      <w:marTop w:val="0"/>
      <w:marBottom w:val="0"/>
      <w:divBdr>
        <w:top w:val="none" w:sz="0" w:space="0" w:color="auto"/>
        <w:left w:val="none" w:sz="0" w:space="0" w:color="auto"/>
        <w:bottom w:val="none" w:sz="0" w:space="0" w:color="auto"/>
        <w:right w:val="none" w:sz="0" w:space="0" w:color="auto"/>
      </w:divBdr>
    </w:div>
    <w:div w:id="483592548">
      <w:bodyDiv w:val="1"/>
      <w:marLeft w:val="0"/>
      <w:marRight w:val="0"/>
      <w:marTop w:val="0"/>
      <w:marBottom w:val="0"/>
      <w:divBdr>
        <w:top w:val="none" w:sz="0" w:space="0" w:color="auto"/>
        <w:left w:val="none" w:sz="0" w:space="0" w:color="auto"/>
        <w:bottom w:val="none" w:sz="0" w:space="0" w:color="auto"/>
        <w:right w:val="none" w:sz="0" w:space="0" w:color="auto"/>
      </w:divBdr>
    </w:div>
    <w:div w:id="483932612">
      <w:bodyDiv w:val="1"/>
      <w:marLeft w:val="0"/>
      <w:marRight w:val="0"/>
      <w:marTop w:val="0"/>
      <w:marBottom w:val="0"/>
      <w:divBdr>
        <w:top w:val="none" w:sz="0" w:space="0" w:color="auto"/>
        <w:left w:val="none" w:sz="0" w:space="0" w:color="auto"/>
        <w:bottom w:val="none" w:sz="0" w:space="0" w:color="auto"/>
        <w:right w:val="none" w:sz="0" w:space="0" w:color="auto"/>
      </w:divBdr>
    </w:div>
    <w:div w:id="484664565">
      <w:bodyDiv w:val="1"/>
      <w:marLeft w:val="0"/>
      <w:marRight w:val="0"/>
      <w:marTop w:val="0"/>
      <w:marBottom w:val="0"/>
      <w:divBdr>
        <w:top w:val="none" w:sz="0" w:space="0" w:color="auto"/>
        <w:left w:val="none" w:sz="0" w:space="0" w:color="auto"/>
        <w:bottom w:val="none" w:sz="0" w:space="0" w:color="auto"/>
        <w:right w:val="none" w:sz="0" w:space="0" w:color="auto"/>
      </w:divBdr>
    </w:div>
    <w:div w:id="484860907">
      <w:bodyDiv w:val="1"/>
      <w:marLeft w:val="0"/>
      <w:marRight w:val="0"/>
      <w:marTop w:val="0"/>
      <w:marBottom w:val="0"/>
      <w:divBdr>
        <w:top w:val="none" w:sz="0" w:space="0" w:color="auto"/>
        <w:left w:val="none" w:sz="0" w:space="0" w:color="auto"/>
        <w:bottom w:val="none" w:sz="0" w:space="0" w:color="auto"/>
        <w:right w:val="none" w:sz="0" w:space="0" w:color="auto"/>
      </w:divBdr>
    </w:div>
    <w:div w:id="486559566">
      <w:bodyDiv w:val="1"/>
      <w:marLeft w:val="0"/>
      <w:marRight w:val="0"/>
      <w:marTop w:val="0"/>
      <w:marBottom w:val="0"/>
      <w:divBdr>
        <w:top w:val="none" w:sz="0" w:space="0" w:color="auto"/>
        <w:left w:val="none" w:sz="0" w:space="0" w:color="auto"/>
        <w:bottom w:val="none" w:sz="0" w:space="0" w:color="auto"/>
        <w:right w:val="none" w:sz="0" w:space="0" w:color="auto"/>
      </w:divBdr>
    </w:div>
    <w:div w:id="487016004">
      <w:bodyDiv w:val="1"/>
      <w:marLeft w:val="0"/>
      <w:marRight w:val="0"/>
      <w:marTop w:val="0"/>
      <w:marBottom w:val="0"/>
      <w:divBdr>
        <w:top w:val="none" w:sz="0" w:space="0" w:color="auto"/>
        <w:left w:val="none" w:sz="0" w:space="0" w:color="auto"/>
        <w:bottom w:val="none" w:sz="0" w:space="0" w:color="auto"/>
        <w:right w:val="none" w:sz="0" w:space="0" w:color="auto"/>
      </w:divBdr>
    </w:div>
    <w:div w:id="487138906">
      <w:bodyDiv w:val="1"/>
      <w:marLeft w:val="0"/>
      <w:marRight w:val="0"/>
      <w:marTop w:val="0"/>
      <w:marBottom w:val="0"/>
      <w:divBdr>
        <w:top w:val="none" w:sz="0" w:space="0" w:color="auto"/>
        <w:left w:val="none" w:sz="0" w:space="0" w:color="auto"/>
        <w:bottom w:val="none" w:sz="0" w:space="0" w:color="auto"/>
        <w:right w:val="none" w:sz="0" w:space="0" w:color="auto"/>
      </w:divBdr>
    </w:div>
    <w:div w:id="487672483">
      <w:bodyDiv w:val="1"/>
      <w:marLeft w:val="0"/>
      <w:marRight w:val="0"/>
      <w:marTop w:val="0"/>
      <w:marBottom w:val="0"/>
      <w:divBdr>
        <w:top w:val="none" w:sz="0" w:space="0" w:color="auto"/>
        <w:left w:val="none" w:sz="0" w:space="0" w:color="auto"/>
        <w:bottom w:val="none" w:sz="0" w:space="0" w:color="auto"/>
        <w:right w:val="none" w:sz="0" w:space="0" w:color="auto"/>
      </w:divBdr>
    </w:div>
    <w:div w:id="487793050">
      <w:bodyDiv w:val="1"/>
      <w:marLeft w:val="0"/>
      <w:marRight w:val="0"/>
      <w:marTop w:val="0"/>
      <w:marBottom w:val="0"/>
      <w:divBdr>
        <w:top w:val="none" w:sz="0" w:space="0" w:color="auto"/>
        <w:left w:val="none" w:sz="0" w:space="0" w:color="auto"/>
        <w:bottom w:val="none" w:sz="0" w:space="0" w:color="auto"/>
        <w:right w:val="none" w:sz="0" w:space="0" w:color="auto"/>
      </w:divBdr>
    </w:div>
    <w:div w:id="488062085">
      <w:bodyDiv w:val="1"/>
      <w:marLeft w:val="0"/>
      <w:marRight w:val="0"/>
      <w:marTop w:val="0"/>
      <w:marBottom w:val="0"/>
      <w:divBdr>
        <w:top w:val="none" w:sz="0" w:space="0" w:color="auto"/>
        <w:left w:val="none" w:sz="0" w:space="0" w:color="auto"/>
        <w:bottom w:val="none" w:sz="0" w:space="0" w:color="auto"/>
        <w:right w:val="none" w:sz="0" w:space="0" w:color="auto"/>
      </w:divBdr>
    </w:div>
    <w:div w:id="489176823">
      <w:bodyDiv w:val="1"/>
      <w:marLeft w:val="0"/>
      <w:marRight w:val="0"/>
      <w:marTop w:val="0"/>
      <w:marBottom w:val="0"/>
      <w:divBdr>
        <w:top w:val="none" w:sz="0" w:space="0" w:color="auto"/>
        <w:left w:val="none" w:sz="0" w:space="0" w:color="auto"/>
        <w:bottom w:val="none" w:sz="0" w:space="0" w:color="auto"/>
        <w:right w:val="none" w:sz="0" w:space="0" w:color="auto"/>
      </w:divBdr>
    </w:div>
    <w:div w:id="490223248">
      <w:bodyDiv w:val="1"/>
      <w:marLeft w:val="0"/>
      <w:marRight w:val="0"/>
      <w:marTop w:val="0"/>
      <w:marBottom w:val="0"/>
      <w:divBdr>
        <w:top w:val="none" w:sz="0" w:space="0" w:color="auto"/>
        <w:left w:val="none" w:sz="0" w:space="0" w:color="auto"/>
        <w:bottom w:val="none" w:sz="0" w:space="0" w:color="auto"/>
        <w:right w:val="none" w:sz="0" w:space="0" w:color="auto"/>
      </w:divBdr>
    </w:div>
    <w:div w:id="490487551">
      <w:bodyDiv w:val="1"/>
      <w:marLeft w:val="0"/>
      <w:marRight w:val="0"/>
      <w:marTop w:val="0"/>
      <w:marBottom w:val="0"/>
      <w:divBdr>
        <w:top w:val="none" w:sz="0" w:space="0" w:color="auto"/>
        <w:left w:val="none" w:sz="0" w:space="0" w:color="auto"/>
        <w:bottom w:val="none" w:sz="0" w:space="0" w:color="auto"/>
        <w:right w:val="none" w:sz="0" w:space="0" w:color="auto"/>
      </w:divBdr>
    </w:div>
    <w:div w:id="498496315">
      <w:bodyDiv w:val="1"/>
      <w:marLeft w:val="0"/>
      <w:marRight w:val="0"/>
      <w:marTop w:val="0"/>
      <w:marBottom w:val="0"/>
      <w:divBdr>
        <w:top w:val="none" w:sz="0" w:space="0" w:color="auto"/>
        <w:left w:val="none" w:sz="0" w:space="0" w:color="auto"/>
        <w:bottom w:val="none" w:sz="0" w:space="0" w:color="auto"/>
        <w:right w:val="none" w:sz="0" w:space="0" w:color="auto"/>
      </w:divBdr>
    </w:div>
    <w:div w:id="498540248">
      <w:bodyDiv w:val="1"/>
      <w:marLeft w:val="0"/>
      <w:marRight w:val="0"/>
      <w:marTop w:val="0"/>
      <w:marBottom w:val="0"/>
      <w:divBdr>
        <w:top w:val="none" w:sz="0" w:space="0" w:color="auto"/>
        <w:left w:val="none" w:sz="0" w:space="0" w:color="auto"/>
        <w:bottom w:val="none" w:sz="0" w:space="0" w:color="auto"/>
        <w:right w:val="none" w:sz="0" w:space="0" w:color="auto"/>
      </w:divBdr>
    </w:div>
    <w:div w:id="500506434">
      <w:bodyDiv w:val="1"/>
      <w:marLeft w:val="0"/>
      <w:marRight w:val="0"/>
      <w:marTop w:val="0"/>
      <w:marBottom w:val="0"/>
      <w:divBdr>
        <w:top w:val="none" w:sz="0" w:space="0" w:color="auto"/>
        <w:left w:val="none" w:sz="0" w:space="0" w:color="auto"/>
        <w:bottom w:val="none" w:sz="0" w:space="0" w:color="auto"/>
        <w:right w:val="none" w:sz="0" w:space="0" w:color="auto"/>
      </w:divBdr>
    </w:div>
    <w:div w:id="503209323">
      <w:bodyDiv w:val="1"/>
      <w:marLeft w:val="0"/>
      <w:marRight w:val="0"/>
      <w:marTop w:val="0"/>
      <w:marBottom w:val="0"/>
      <w:divBdr>
        <w:top w:val="none" w:sz="0" w:space="0" w:color="auto"/>
        <w:left w:val="none" w:sz="0" w:space="0" w:color="auto"/>
        <w:bottom w:val="none" w:sz="0" w:space="0" w:color="auto"/>
        <w:right w:val="none" w:sz="0" w:space="0" w:color="auto"/>
      </w:divBdr>
    </w:div>
    <w:div w:id="503278312">
      <w:bodyDiv w:val="1"/>
      <w:marLeft w:val="0"/>
      <w:marRight w:val="0"/>
      <w:marTop w:val="0"/>
      <w:marBottom w:val="0"/>
      <w:divBdr>
        <w:top w:val="none" w:sz="0" w:space="0" w:color="auto"/>
        <w:left w:val="none" w:sz="0" w:space="0" w:color="auto"/>
        <w:bottom w:val="none" w:sz="0" w:space="0" w:color="auto"/>
        <w:right w:val="none" w:sz="0" w:space="0" w:color="auto"/>
      </w:divBdr>
    </w:div>
    <w:div w:id="504975340">
      <w:bodyDiv w:val="1"/>
      <w:marLeft w:val="0"/>
      <w:marRight w:val="0"/>
      <w:marTop w:val="0"/>
      <w:marBottom w:val="0"/>
      <w:divBdr>
        <w:top w:val="none" w:sz="0" w:space="0" w:color="auto"/>
        <w:left w:val="none" w:sz="0" w:space="0" w:color="auto"/>
        <w:bottom w:val="none" w:sz="0" w:space="0" w:color="auto"/>
        <w:right w:val="none" w:sz="0" w:space="0" w:color="auto"/>
      </w:divBdr>
    </w:div>
    <w:div w:id="505829830">
      <w:bodyDiv w:val="1"/>
      <w:marLeft w:val="0"/>
      <w:marRight w:val="0"/>
      <w:marTop w:val="0"/>
      <w:marBottom w:val="0"/>
      <w:divBdr>
        <w:top w:val="none" w:sz="0" w:space="0" w:color="auto"/>
        <w:left w:val="none" w:sz="0" w:space="0" w:color="auto"/>
        <w:bottom w:val="none" w:sz="0" w:space="0" w:color="auto"/>
        <w:right w:val="none" w:sz="0" w:space="0" w:color="auto"/>
      </w:divBdr>
    </w:div>
    <w:div w:id="506217003">
      <w:bodyDiv w:val="1"/>
      <w:marLeft w:val="0"/>
      <w:marRight w:val="0"/>
      <w:marTop w:val="0"/>
      <w:marBottom w:val="0"/>
      <w:divBdr>
        <w:top w:val="none" w:sz="0" w:space="0" w:color="auto"/>
        <w:left w:val="none" w:sz="0" w:space="0" w:color="auto"/>
        <w:bottom w:val="none" w:sz="0" w:space="0" w:color="auto"/>
        <w:right w:val="none" w:sz="0" w:space="0" w:color="auto"/>
      </w:divBdr>
    </w:div>
    <w:div w:id="508327899">
      <w:bodyDiv w:val="1"/>
      <w:marLeft w:val="0"/>
      <w:marRight w:val="0"/>
      <w:marTop w:val="0"/>
      <w:marBottom w:val="0"/>
      <w:divBdr>
        <w:top w:val="none" w:sz="0" w:space="0" w:color="auto"/>
        <w:left w:val="none" w:sz="0" w:space="0" w:color="auto"/>
        <w:bottom w:val="none" w:sz="0" w:space="0" w:color="auto"/>
        <w:right w:val="none" w:sz="0" w:space="0" w:color="auto"/>
      </w:divBdr>
    </w:div>
    <w:div w:id="508721555">
      <w:bodyDiv w:val="1"/>
      <w:marLeft w:val="0"/>
      <w:marRight w:val="0"/>
      <w:marTop w:val="0"/>
      <w:marBottom w:val="0"/>
      <w:divBdr>
        <w:top w:val="none" w:sz="0" w:space="0" w:color="auto"/>
        <w:left w:val="none" w:sz="0" w:space="0" w:color="auto"/>
        <w:bottom w:val="none" w:sz="0" w:space="0" w:color="auto"/>
        <w:right w:val="none" w:sz="0" w:space="0" w:color="auto"/>
      </w:divBdr>
    </w:div>
    <w:div w:id="509955936">
      <w:bodyDiv w:val="1"/>
      <w:marLeft w:val="0"/>
      <w:marRight w:val="0"/>
      <w:marTop w:val="0"/>
      <w:marBottom w:val="0"/>
      <w:divBdr>
        <w:top w:val="none" w:sz="0" w:space="0" w:color="auto"/>
        <w:left w:val="none" w:sz="0" w:space="0" w:color="auto"/>
        <w:bottom w:val="none" w:sz="0" w:space="0" w:color="auto"/>
        <w:right w:val="none" w:sz="0" w:space="0" w:color="auto"/>
      </w:divBdr>
    </w:div>
    <w:div w:id="510219461">
      <w:bodyDiv w:val="1"/>
      <w:marLeft w:val="0"/>
      <w:marRight w:val="0"/>
      <w:marTop w:val="0"/>
      <w:marBottom w:val="0"/>
      <w:divBdr>
        <w:top w:val="none" w:sz="0" w:space="0" w:color="auto"/>
        <w:left w:val="none" w:sz="0" w:space="0" w:color="auto"/>
        <w:bottom w:val="none" w:sz="0" w:space="0" w:color="auto"/>
        <w:right w:val="none" w:sz="0" w:space="0" w:color="auto"/>
      </w:divBdr>
    </w:div>
    <w:div w:id="510409701">
      <w:bodyDiv w:val="1"/>
      <w:marLeft w:val="0"/>
      <w:marRight w:val="0"/>
      <w:marTop w:val="0"/>
      <w:marBottom w:val="0"/>
      <w:divBdr>
        <w:top w:val="none" w:sz="0" w:space="0" w:color="auto"/>
        <w:left w:val="none" w:sz="0" w:space="0" w:color="auto"/>
        <w:bottom w:val="none" w:sz="0" w:space="0" w:color="auto"/>
        <w:right w:val="none" w:sz="0" w:space="0" w:color="auto"/>
      </w:divBdr>
    </w:div>
    <w:div w:id="512958329">
      <w:bodyDiv w:val="1"/>
      <w:marLeft w:val="0"/>
      <w:marRight w:val="0"/>
      <w:marTop w:val="0"/>
      <w:marBottom w:val="0"/>
      <w:divBdr>
        <w:top w:val="none" w:sz="0" w:space="0" w:color="auto"/>
        <w:left w:val="none" w:sz="0" w:space="0" w:color="auto"/>
        <w:bottom w:val="none" w:sz="0" w:space="0" w:color="auto"/>
        <w:right w:val="none" w:sz="0" w:space="0" w:color="auto"/>
      </w:divBdr>
    </w:div>
    <w:div w:id="515265540">
      <w:bodyDiv w:val="1"/>
      <w:marLeft w:val="0"/>
      <w:marRight w:val="0"/>
      <w:marTop w:val="0"/>
      <w:marBottom w:val="0"/>
      <w:divBdr>
        <w:top w:val="none" w:sz="0" w:space="0" w:color="auto"/>
        <w:left w:val="none" w:sz="0" w:space="0" w:color="auto"/>
        <w:bottom w:val="none" w:sz="0" w:space="0" w:color="auto"/>
        <w:right w:val="none" w:sz="0" w:space="0" w:color="auto"/>
      </w:divBdr>
    </w:div>
    <w:div w:id="515387611">
      <w:bodyDiv w:val="1"/>
      <w:marLeft w:val="0"/>
      <w:marRight w:val="0"/>
      <w:marTop w:val="0"/>
      <w:marBottom w:val="0"/>
      <w:divBdr>
        <w:top w:val="none" w:sz="0" w:space="0" w:color="auto"/>
        <w:left w:val="none" w:sz="0" w:space="0" w:color="auto"/>
        <w:bottom w:val="none" w:sz="0" w:space="0" w:color="auto"/>
        <w:right w:val="none" w:sz="0" w:space="0" w:color="auto"/>
      </w:divBdr>
    </w:div>
    <w:div w:id="515732260">
      <w:bodyDiv w:val="1"/>
      <w:marLeft w:val="0"/>
      <w:marRight w:val="0"/>
      <w:marTop w:val="0"/>
      <w:marBottom w:val="0"/>
      <w:divBdr>
        <w:top w:val="none" w:sz="0" w:space="0" w:color="auto"/>
        <w:left w:val="none" w:sz="0" w:space="0" w:color="auto"/>
        <w:bottom w:val="none" w:sz="0" w:space="0" w:color="auto"/>
        <w:right w:val="none" w:sz="0" w:space="0" w:color="auto"/>
      </w:divBdr>
      <w:divsChild>
        <w:div w:id="652028400">
          <w:marLeft w:val="0"/>
          <w:marRight w:val="0"/>
          <w:marTop w:val="0"/>
          <w:marBottom w:val="0"/>
          <w:divBdr>
            <w:top w:val="none" w:sz="0" w:space="0" w:color="auto"/>
            <w:left w:val="none" w:sz="0" w:space="0" w:color="auto"/>
            <w:bottom w:val="none" w:sz="0" w:space="0" w:color="auto"/>
            <w:right w:val="none" w:sz="0" w:space="0" w:color="auto"/>
          </w:divBdr>
        </w:div>
      </w:divsChild>
    </w:div>
    <w:div w:id="515850296">
      <w:bodyDiv w:val="1"/>
      <w:marLeft w:val="0"/>
      <w:marRight w:val="0"/>
      <w:marTop w:val="0"/>
      <w:marBottom w:val="0"/>
      <w:divBdr>
        <w:top w:val="none" w:sz="0" w:space="0" w:color="auto"/>
        <w:left w:val="none" w:sz="0" w:space="0" w:color="auto"/>
        <w:bottom w:val="none" w:sz="0" w:space="0" w:color="auto"/>
        <w:right w:val="none" w:sz="0" w:space="0" w:color="auto"/>
      </w:divBdr>
    </w:div>
    <w:div w:id="523637087">
      <w:bodyDiv w:val="1"/>
      <w:marLeft w:val="0"/>
      <w:marRight w:val="0"/>
      <w:marTop w:val="0"/>
      <w:marBottom w:val="0"/>
      <w:divBdr>
        <w:top w:val="none" w:sz="0" w:space="0" w:color="auto"/>
        <w:left w:val="none" w:sz="0" w:space="0" w:color="auto"/>
        <w:bottom w:val="none" w:sz="0" w:space="0" w:color="auto"/>
        <w:right w:val="none" w:sz="0" w:space="0" w:color="auto"/>
      </w:divBdr>
    </w:div>
    <w:div w:id="524094364">
      <w:bodyDiv w:val="1"/>
      <w:marLeft w:val="0"/>
      <w:marRight w:val="0"/>
      <w:marTop w:val="0"/>
      <w:marBottom w:val="0"/>
      <w:divBdr>
        <w:top w:val="none" w:sz="0" w:space="0" w:color="auto"/>
        <w:left w:val="none" w:sz="0" w:space="0" w:color="auto"/>
        <w:bottom w:val="none" w:sz="0" w:space="0" w:color="auto"/>
        <w:right w:val="none" w:sz="0" w:space="0" w:color="auto"/>
      </w:divBdr>
    </w:div>
    <w:div w:id="525795428">
      <w:bodyDiv w:val="1"/>
      <w:marLeft w:val="0"/>
      <w:marRight w:val="0"/>
      <w:marTop w:val="0"/>
      <w:marBottom w:val="0"/>
      <w:divBdr>
        <w:top w:val="none" w:sz="0" w:space="0" w:color="auto"/>
        <w:left w:val="none" w:sz="0" w:space="0" w:color="auto"/>
        <w:bottom w:val="none" w:sz="0" w:space="0" w:color="auto"/>
        <w:right w:val="none" w:sz="0" w:space="0" w:color="auto"/>
      </w:divBdr>
    </w:div>
    <w:div w:id="527452222">
      <w:bodyDiv w:val="1"/>
      <w:marLeft w:val="0"/>
      <w:marRight w:val="0"/>
      <w:marTop w:val="0"/>
      <w:marBottom w:val="0"/>
      <w:divBdr>
        <w:top w:val="none" w:sz="0" w:space="0" w:color="auto"/>
        <w:left w:val="none" w:sz="0" w:space="0" w:color="auto"/>
        <w:bottom w:val="none" w:sz="0" w:space="0" w:color="auto"/>
        <w:right w:val="none" w:sz="0" w:space="0" w:color="auto"/>
      </w:divBdr>
    </w:div>
    <w:div w:id="528032516">
      <w:bodyDiv w:val="1"/>
      <w:marLeft w:val="0"/>
      <w:marRight w:val="0"/>
      <w:marTop w:val="0"/>
      <w:marBottom w:val="0"/>
      <w:divBdr>
        <w:top w:val="none" w:sz="0" w:space="0" w:color="auto"/>
        <w:left w:val="none" w:sz="0" w:space="0" w:color="auto"/>
        <w:bottom w:val="none" w:sz="0" w:space="0" w:color="auto"/>
        <w:right w:val="none" w:sz="0" w:space="0" w:color="auto"/>
      </w:divBdr>
    </w:div>
    <w:div w:id="528301619">
      <w:bodyDiv w:val="1"/>
      <w:marLeft w:val="0"/>
      <w:marRight w:val="0"/>
      <w:marTop w:val="0"/>
      <w:marBottom w:val="0"/>
      <w:divBdr>
        <w:top w:val="none" w:sz="0" w:space="0" w:color="auto"/>
        <w:left w:val="none" w:sz="0" w:space="0" w:color="auto"/>
        <w:bottom w:val="none" w:sz="0" w:space="0" w:color="auto"/>
        <w:right w:val="none" w:sz="0" w:space="0" w:color="auto"/>
      </w:divBdr>
    </w:div>
    <w:div w:id="530384915">
      <w:bodyDiv w:val="1"/>
      <w:marLeft w:val="0"/>
      <w:marRight w:val="0"/>
      <w:marTop w:val="0"/>
      <w:marBottom w:val="0"/>
      <w:divBdr>
        <w:top w:val="none" w:sz="0" w:space="0" w:color="auto"/>
        <w:left w:val="none" w:sz="0" w:space="0" w:color="auto"/>
        <w:bottom w:val="none" w:sz="0" w:space="0" w:color="auto"/>
        <w:right w:val="none" w:sz="0" w:space="0" w:color="auto"/>
      </w:divBdr>
    </w:div>
    <w:div w:id="532310892">
      <w:bodyDiv w:val="1"/>
      <w:marLeft w:val="0"/>
      <w:marRight w:val="0"/>
      <w:marTop w:val="0"/>
      <w:marBottom w:val="0"/>
      <w:divBdr>
        <w:top w:val="none" w:sz="0" w:space="0" w:color="auto"/>
        <w:left w:val="none" w:sz="0" w:space="0" w:color="auto"/>
        <w:bottom w:val="none" w:sz="0" w:space="0" w:color="auto"/>
        <w:right w:val="none" w:sz="0" w:space="0" w:color="auto"/>
      </w:divBdr>
    </w:div>
    <w:div w:id="534002311">
      <w:bodyDiv w:val="1"/>
      <w:marLeft w:val="0"/>
      <w:marRight w:val="0"/>
      <w:marTop w:val="0"/>
      <w:marBottom w:val="0"/>
      <w:divBdr>
        <w:top w:val="none" w:sz="0" w:space="0" w:color="auto"/>
        <w:left w:val="none" w:sz="0" w:space="0" w:color="auto"/>
        <w:bottom w:val="none" w:sz="0" w:space="0" w:color="auto"/>
        <w:right w:val="none" w:sz="0" w:space="0" w:color="auto"/>
      </w:divBdr>
    </w:div>
    <w:div w:id="534076068">
      <w:bodyDiv w:val="1"/>
      <w:marLeft w:val="0"/>
      <w:marRight w:val="0"/>
      <w:marTop w:val="0"/>
      <w:marBottom w:val="0"/>
      <w:divBdr>
        <w:top w:val="none" w:sz="0" w:space="0" w:color="auto"/>
        <w:left w:val="none" w:sz="0" w:space="0" w:color="auto"/>
        <w:bottom w:val="none" w:sz="0" w:space="0" w:color="auto"/>
        <w:right w:val="none" w:sz="0" w:space="0" w:color="auto"/>
      </w:divBdr>
    </w:div>
    <w:div w:id="535578161">
      <w:bodyDiv w:val="1"/>
      <w:marLeft w:val="0"/>
      <w:marRight w:val="0"/>
      <w:marTop w:val="0"/>
      <w:marBottom w:val="0"/>
      <w:divBdr>
        <w:top w:val="none" w:sz="0" w:space="0" w:color="auto"/>
        <w:left w:val="none" w:sz="0" w:space="0" w:color="auto"/>
        <w:bottom w:val="none" w:sz="0" w:space="0" w:color="auto"/>
        <w:right w:val="none" w:sz="0" w:space="0" w:color="auto"/>
      </w:divBdr>
    </w:div>
    <w:div w:id="535847150">
      <w:bodyDiv w:val="1"/>
      <w:marLeft w:val="0"/>
      <w:marRight w:val="0"/>
      <w:marTop w:val="0"/>
      <w:marBottom w:val="0"/>
      <w:divBdr>
        <w:top w:val="none" w:sz="0" w:space="0" w:color="auto"/>
        <w:left w:val="none" w:sz="0" w:space="0" w:color="auto"/>
        <w:bottom w:val="none" w:sz="0" w:space="0" w:color="auto"/>
        <w:right w:val="none" w:sz="0" w:space="0" w:color="auto"/>
      </w:divBdr>
    </w:div>
    <w:div w:id="536158951">
      <w:bodyDiv w:val="1"/>
      <w:marLeft w:val="0"/>
      <w:marRight w:val="0"/>
      <w:marTop w:val="0"/>
      <w:marBottom w:val="0"/>
      <w:divBdr>
        <w:top w:val="none" w:sz="0" w:space="0" w:color="auto"/>
        <w:left w:val="none" w:sz="0" w:space="0" w:color="auto"/>
        <w:bottom w:val="none" w:sz="0" w:space="0" w:color="auto"/>
        <w:right w:val="none" w:sz="0" w:space="0" w:color="auto"/>
      </w:divBdr>
    </w:div>
    <w:div w:id="536746063">
      <w:bodyDiv w:val="1"/>
      <w:marLeft w:val="0"/>
      <w:marRight w:val="0"/>
      <w:marTop w:val="0"/>
      <w:marBottom w:val="0"/>
      <w:divBdr>
        <w:top w:val="none" w:sz="0" w:space="0" w:color="auto"/>
        <w:left w:val="none" w:sz="0" w:space="0" w:color="auto"/>
        <w:bottom w:val="none" w:sz="0" w:space="0" w:color="auto"/>
        <w:right w:val="none" w:sz="0" w:space="0" w:color="auto"/>
      </w:divBdr>
    </w:div>
    <w:div w:id="538663452">
      <w:bodyDiv w:val="1"/>
      <w:marLeft w:val="0"/>
      <w:marRight w:val="0"/>
      <w:marTop w:val="0"/>
      <w:marBottom w:val="0"/>
      <w:divBdr>
        <w:top w:val="none" w:sz="0" w:space="0" w:color="auto"/>
        <w:left w:val="none" w:sz="0" w:space="0" w:color="auto"/>
        <w:bottom w:val="none" w:sz="0" w:space="0" w:color="auto"/>
        <w:right w:val="none" w:sz="0" w:space="0" w:color="auto"/>
      </w:divBdr>
    </w:div>
    <w:div w:id="539123654">
      <w:bodyDiv w:val="1"/>
      <w:marLeft w:val="0"/>
      <w:marRight w:val="0"/>
      <w:marTop w:val="0"/>
      <w:marBottom w:val="0"/>
      <w:divBdr>
        <w:top w:val="none" w:sz="0" w:space="0" w:color="auto"/>
        <w:left w:val="none" w:sz="0" w:space="0" w:color="auto"/>
        <w:bottom w:val="none" w:sz="0" w:space="0" w:color="auto"/>
        <w:right w:val="none" w:sz="0" w:space="0" w:color="auto"/>
      </w:divBdr>
    </w:div>
    <w:div w:id="540704203">
      <w:bodyDiv w:val="1"/>
      <w:marLeft w:val="0"/>
      <w:marRight w:val="0"/>
      <w:marTop w:val="0"/>
      <w:marBottom w:val="0"/>
      <w:divBdr>
        <w:top w:val="none" w:sz="0" w:space="0" w:color="auto"/>
        <w:left w:val="none" w:sz="0" w:space="0" w:color="auto"/>
        <w:bottom w:val="none" w:sz="0" w:space="0" w:color="auto"/>
        <w:right w:val="none" w:sz="0" w:space="0" w:color="auto"/>
      </w:divBdr>
    </w:div>
    <w:div w:id="540897254">
      <w:bodyDiv w:val="1"/>
      <w:marLeft w:val="0"/>
      <w:marRight w:val="0"/>
      <w:marTop w:val="0"/>
      <w:marBottom w:val="0"/>
      <w:divBdr>
        <w:top w:val="none" w:sz="0" w:space="0" w:color="auto"/>
        <w:left w:val="none" w:sz="0" w:space="0" w:color="auto"/>
        <w:bottom w:val="none" w:sz="0" w:space="0" w:color="auto"/>
        <w:right w:val="none" w:sz="0" w:space="0" w:color="auto"/>
      </w:divBdr>
    </w:div>
    <w:div w:id="541021467">
      <w:bodyDiv w:val="1"/>
      <w:marLeft w:val="0"/>
      <w:marRight w:val="0"/>
      <w:marTop w:val="0"/>
      <w:marBottom w:val="0"/>
      <w:divBdr>
        <w:top w:val="none" w:sz="0" w:space="0" w:color="auto"/>
        <w:left w:val="none" w:sz="0" w:space="0" w:color="auto"/>
        <w:bottom w:val="none" w:sz="0" w:space="0" w:color="auto"/>
        <w:right w:val="none" w:sz="0" w:space="0" w:color="auto"/>
      </w:divBdr>
    </w:div>
    <w:div w:id="542718831">
      <w:bodyDiv w:val="1"/>
      <w:marLeft w:val="0"/>
      <w:marRight w:val="0"/>
      <w:marTop w:val="0"/>
      <w:marBottom w:val="0"/>
      <w:divBdr>
        <w:top w:val="none" w:sz="0" w:space="0" w:color="auto"/>
        <w:left w:val="none" w:sz="0" w:space="0" w:color="auto"/>
        <w:bottom w:val="none" w:sz="0" w:space="0" w:color="auto"/>
        <w:right w:val="none" w:sz="0" w:space="0" w:color="auto"/>
      </w:divBdr>
    </w:div>
    <w:div w:id="544102567">
      <w:bodyDiv w:val="1"/>
      <w:marLeft w:val="0"/>
      <w:marRight w:val="0"/>
      <w:marTop w:val="0"/>
      <w:marBottom w:val="0"/>
      <w:divBdr>
        <w:top w:val="none" w:sz="0" w:space="0" w:color="auto"/>
        <w:left w:val="none" w:sz="0" w:space="0" w:color="auto"/>
        <w:bottom w:val="none" w:sz="0" w:space="0" w:color="auto"/>
        <w:right w:val="none" w:sz="0" w:space="0" w:color="auto"/>
      </w:divBdr>
    </w:div>
    <w:div w:id="544174156">
      <w:bodyDiv w:val="1"/>
      <w:marLeft w:val="0"/>
      <w:marRight w:val="0"/>
      <w:marTop w:val="0"/>
      <w:marBottom w:val="0"/>
      <w:divBdr>
        <w:top w:val="none" w:sz="0" w:space="0" w:color="auto"/>
        <w:left w:val="none" w:sz="0" w:space="0" w:color="auto"/>
        <w:bottom w:val="none" w:sz="0" w:space="0" w:color="auto"/>
        <w:right w:val="none" w:sz="0" w:space="0" w:color="auto"/>
      </w:divBdr>
    </w:div>
    <w:div w:id="544295184">
      <w:bodyDiv w:val="1"/>
      <w:marLeft w:val="0"/>
      <w:marRight w:val="0"/>
      <w:marTop w:val="0"/>
      <w:marBottom w:val="0"/>
      <w:divBdr>
        <w:top w:val="none" w:sz="0" w:space="0" w:color="auto"/>
        <w:left w:val="none" w:sz="0" w:space="0" w:color="auto"/>
        <w:bottom w:val="none" w:sz="0" w:space="0" w:color="auto"/>
        <w:right w:val="none" w:sz="0" w:space="0" w:color="auto"/>
      </w:divBdr>
    </w:div>
    <w:div w:id="545724029">
      <w:bodyDiv w:val="1"/>
      <w:marLeft w:val="0"/>
      <w:marRight w:val="0"/>
      <w:marTop w:val="0"/>
      <w:marBottom w:val="0"/>
      <w:divBdr>
        <w:top w:val="none" w:sz="0" w:space="0" w:color="auto"/>
        <w:left w:val="none" w:sz="0" w:space="0" w:color="auto"/>
        <w:bottom w:val="none" w:sz="0" w:space="0" w:color="auto"/>
        <w:right w:val="none" w:sz="0" w:space="0" w:color="auto"/>
      </w:divBdr>
    </w:div>
    <w:div w:id="546525171">
      <w:bodyDiv w:val="1"/>
      <w:marLeft w:val="0"/>
      <w:marRight w:val="0"/>
      <w:marTop w:val="0"/>
      <w:marBottom w:val="0"/>
      <w:divBdr>
        <w:top w:val="none" w:sz="0" w:space="0" w:color="auto"/>
        <w:left w:val="none" w:sz="0" w:space="0" w:color="auto"/>
        <w:bottom w:val="none" w:sz="0" w:space="0" w:color="auto"/>
        <w:right w:val="none" w:sz="0" w:space="0" w:color="auto"/>
      </w:divBdr>
    </w:div>
    <w:div w:id="547646655">
      <w:bodyDiv w:val="1"/>
      <w:marLeft w:val="0"/>
      <w:marRight w:val="0"/>
      <w:marTop w:val="0"/>
      <w:marBottom w:val="0"/>
      <w:divBdr>
        <w:top w:val="none" w:sz="0" w:space="0" w:color="auto"/>
        <w:left w:val="none" w:sz="0" w:space="0" w:color="auto"/>
        <w:bottom w:val="none" w:sz="0" w:space="0" w:color="auto"/>
        <w:right w:val="none" w:sz="0" w:space="0" w:color="auto"/>
      </w:divBdr>
    </w:div>
    <w:div w:id="549266456">
      <w:bodyDiv w:val="1"/>
      <w:marLeft w:val="0"/>
      <w:marRight w:val="0"/>
      <w:marTop w:val="0"/>
      <w:marBottom w:val="0"/>
      <w:divBdr>
        <w:top w:val="none" w:sz="0" w:space="0" w:color="auto"/>
        <w:left w:val="none" w:sz="0" w:space="0" w:color="auto"/>
        <w:bottom w:val="none" w:sz="0" w:space="0" w:color="auto"/>
        <w:right w:val="none" w:sz="0" w:space="0" w:color="auto"/>
      </w:divBdr>
    </w:div>
    <w:div w:id="550926840">
      <w:bodyDiv w:val="1"/>
      <w:marLeft w:val="0"/>
      <w:marRight w:val="0"/>
      <w:marTop w:val="0"/>
      <w:marBottom w:val="0"/>
      <w:divBdr>
        <w:top w:val="none" w:sz="0" w:space="0" w:color="auto"/>
        <w:left w:val="none" w:sz="0" w:space="0" w:color="auto"/>
        <w:bottom w:val="none" w:sz="0" w:space="0" w:color="auto"/>
        <w:right w:val="none" w:sz="0" w:space="0" w:color="auto"/>
      </w:divBdr>
    </w:div>
    <w:div w:id="550966113">
      <w:bodyDiv w:val="1"/>
      <w:marLeft w:val="0"/>
      <w:marRight w:val="0"/>
      <w:marTop w:val="0"/>
      <w:marBottom w:val="0"/>
      <w:divBdr>
        <w:top w:val="none" w:sz="0" w:space="0" w:color="auto"/>
        <w:left w:val="none" w:sz="0" w:space="0" w:color="auto"/>
        <w:bottom w:val="none" w:sz="0" w:space="0" w:color="auto"/>
        <w:right w:val="none" w:sz="0" w:space="0" w:color="auto"/>
      </w:divBdr>
    </w:div>
    <w:div w:id="552425148">
      <w:bodyDiv w:val="1"/>
      <w:marLeft w:val="0"/>
      <w:marRight w:val="0"/>
      <w:marTop w:val="0"/>
      <w:marBottom w:val="0"/>
      <w:divBdr>
        <w:top w:val="none" w:sz="0" w:space="0" w:color="auto"/>
        <w:left w:val="none" w:sz="0" w:space="0" w:color="auto"/>
        <w:bottom w:val="none" w:sz="0" w:space="0" w:color="auto"/>
        <w:right w:val="none" w:sz="0" w:space="0" w:color="auto"/>
      </w:divBdr>
    </w:div>
    <w:div w:id="552817276">
      <w:bodyDiv w:val="1"/>
      <w:marLeft w:val="0"/>
      <w:marRight w:val="0"/>
      <w:marTop w:val="0"/>
      <w:marBottom w:val="0"/>
      <w:divBdr>
        <w:top w:val="none" w:sz="0" w:space="0" w:color="auto"/>
        <w:left w:val="none" w:sz="0" w:space="0" w:color="auto"/>
        <w:bottom w:val="none" w:sz="0" w:space="0" w:color="auto"/>
        <w:right w:val="none" w:sz="0" w:space="0" w:color="auto"/>
      </w:divBdr>
    </w:div>
    <w:div w:id="553128816">
      <w:bodyDiv w:val="1"/>
      <w:marLeft w:val="0"/>
      <w:marRight w:val="0"/>
      <w:marTop w:val="0"/>
      <w:marBottom w:val="0"/>
      <w:divBdr>
        <w:top w:val="none" w:sz="0" w:space="0" w:color="auto"/>
        <w:left w:val="none" w:sz="0" w:space="0" w:color="auto"/>
        <w:bottom w:val="none" w:sz="0" w:space="0" w:color="auto"/>
        <w:right w:val="none" w:sz="0" w:space="0" w:color="auto"/>
      </w:divBdr>
    </w:div>
    <w:div w:id="553465310">
      <w:bodyDiv w:val="1"/>
      <w:marLeft w:val="0"/>
      <w:marRight w:val="0"/>
      <w:marTop w:val="0"/>
      <w:marBottom w:val="0"/>
      <w:divBdr>
        <w:top w:val="none" w:sz="0" w:space="0" w:color="auto"/>
        <w:left w:val="none" w:sz="0" w:space="0" w:color="auto"/>
        <w:bottom w:val="none" w:sz="0" w:space="0" w:color="auto"/>
        <w:right w:val="none" w:sz="0" w:space="0" w:color="auto"/>
      </w:divBdr>
    </w:div>
    <w:div w:id="553783645">
      <w:bodyDiv w:val="1"/>
      <w:marLeft w:val="0"/>
      <w:marRight w:val="0"/>
      <w:marTop w:val="0"/>
      <w:marBottom w:val="0"/>
      <w:divBdr>
        <w:top w:val="none" w:sz="0" w:space="0" w:color="auto"/>
        <w:left w:val="none" w:sz="0" w:space="0" w:color="auto"/>
        <w:bottom w:val="none" w:sz="0" w:space="0" w:color="auto"/>
        <w:right w:val="none" w:sz="0" w:space="0" w:color="auto"/>
      </w:divBdr>
    </w:div>
    <w:div w:id="557012881">
      <w:bodyDiv w:val="1"/>
      <w:marLeft w:val="0"/>
      <w:marRight w:val="0"/>
      <w:marTop w:val="0"/>
      <w:marBottom w:val="0"/>
      <w:divBdr>
        <w:top w:val="none" w:sz="0" w:space="0" w:color="auto"/>
        <w:left w:val="none" w:sz="0" w:space="0" w:color="auto"/>
        <w:bottom w:val="none" w:sz="0" w:space="0" w:color="auto"/>
        <w:right w:val="none" w:sz="0" w:space="0" w:color="auto"/>
      </w:divBdr>
    </w:div>
    <w:div w:id="558984142">
      <w:bodyDiv w:val="1"/>
      <w:marLeft w:val="0"/>
      <w:marRight w:val="0"/>
      <w:marTop w:val="0"/>
      <w:marBottom w:val="0"/>
      <w:divBdr>
        <w:top w:val="none" w:sz="0" w:space="0" w:color="auto"/>
        <w:left w:val="none" w:sz="0" w:space="0" w:color="auto"/>
        <w:bottom w:val="none" w:sz="0" w:space="0" w:color="auto"/>
        <w:right w:val="none" w:sz="0" w:space="0" w:color="auto"/>
      </w:divBdr>
    </w:div>
    <w:div w:id="559559726">
      <w:bodyDiv w:val="1"/>
      <w:marLeft w:val="0"/>
      <w:marRight w:val="0"/>
      <w:marTop w:val="0"/>
      <w:marBottom w:val="0"/>
      <w:divBdr>
        <w:top w:val="none" w:sz="0" w:space="0" w:color="auto"/>
        <w:left w:val="none" w:sz="0" w:space="0" w:color="auto"/>
        <w:bottom w:val="none" w:sz="0" w:space="0" w:color="auto"/>
        <w:right w:val="none" w:sz="0" w:space="0" w:color="auto"/>
      </w:divBdr>
    </w:div>
    <w:div w:id="559748961">
      <w:bodyDiv w:val="1"/>
      <w:marLeft w:val="0"/>
      <w:marRight w:val="0"/>
      <w:marTop w:val="0"/>
      <w:marBottom w:val="0"/>
      <w:divBdr>
        <w:top w:val="none" w:sz="0" w:space="0" w:color="auto"/>
        <w:left w:val="none" w:sz="0" w:space="0" w:color="auto"/>
        <w:bottom w:val="none" w:sz="0" w:space="0" w:color="auto"/>
        <w:right w:val="none" w:sz="0" w:space="0" w:color="auto"/>
      </w:divBdr>
    </w:div>
    <w:div w:id="562836205">
      <w:bodyDiv w:val="1"/>
      <w:marLeft w:val="0"/>
      <w:marRight w:val="0"/>
      <w:marTop w:val="0"/>
      <w:marBottom w:val="0"/>
      <w:divBdr>
        <w:top w:val="none" w:sz="0" w:space="0" w:color="auto"/>
        <w:left w:val="none" w:sz="0" w:space="0" w:color="auto"/>
        <w:bottom w:val="none" w:sz="0" w:space="0" w:color="auto"/>
        <w:right w:val="none" w:sz="0" w:space="0" w:color="auto"/>
      </w:divBdr>
    </w:div>
    <w:div w:id="563177591">
      <w:bodyDiv w:val="1"/>
      <w:marLeft w:val="0"/>
      <w:marRight w:val="0"/>
      <w:marTop w:val="0"/>
      <w:marBottom w:val="0"/>
      <w:divBdr>
        <w:top w:val="none" w:sz="0" w:space="0" w:color="auto"/>
        <w:left w:val="none" w:sz="0" w:space="0" w:color="auto"/>
        <w:bottom w:val="none" w:sz="0" w:space="0" w:color="auto"/>
        <w:right w:val="none" w:sz="0" w:space="0" w:color="auto"/>
      </w:divBdr>
    </w:div>
    <w:div w:id="564295567">
      <w:bodyDiv w:val="1"/>
      <w:marLeft w:val="0"/>
      <w:marRight w:val="0"/>
      <w:marTop w:val="0"/>
      <w:marBottom w:val="0"/>
      <w:divBdr>
        <w:top w:val="none" w:sz="0" w:space="0" w:color="auto"/>
        <w:left w:val="none" w:sz="0" w:space="0" w:color="auto"/>
        <w:bottom w:val="none" w:sz="0" w:space="0" w:color="auto"/>
        <w:right w:val="none" w:sz="0" w:space="0" w:color="auto"/>
      </w:divBdr>
    </w:div>
    <w:div w:id="567618532">
      <w:bodyDiv w:val="1"/>
      <w:marLeft w:val="0"/>
      <w:marRight w:val="0"/>
      <w:marTop w:val="0"/>
      <w:marBottom w:val="0"/>
      <w:divBdr>
        <w:top w:val="none" w:sz="0" w:space="0" w:color="auto"/>
        <w:left w:val="none" w:sz="0" w:space="0" w:color="auto"/>
        <w:bottom w:val="none" w:sz="0" w:space="0" w:color="auto"/>
        <w:right w:val="none" w:sz="0" w:space="0" w:color="auto"/>
      </w:divBdr>
    </w:div>
    <w:div w:id="569736812">
      <w:bodyDiv w:val="1"/>
      <w:marLeft w:val="0"/>
      <w:marRight w:val="0"/>
      <w:marTop w:val="0"/>
      <w:marBottom w:val="0"/>
      <w:divBdr>
        <w:top w:val="none" w:sz="0" w:space="0" w:color="auto"/>
        <w:left w:val="none" w:sz="0" w:space="0" w:color="auto"/>
        <w:bottom w:val="none" w:sz="0" w:space="0" w:color="auto"/>
        <w:right w:val="none" w:sz="0" w:space="0" w:color="auto"/>
      </w:divBdr>
    </w:div>
    <w:div w:id="569770118">
      <w:bodyDiv w:val="1"/>
      <w:marLeft w:val="0"/>
      <w:marRight w:val="0"/>
      <w:marTop w:val="0"/>
      <w:marBottom w:val="0"/>
      <w:divBdr>
        <w:top w:val="none" w:sz="0" w:space="0" w:color="auto"/>
        <w:left w:val="none" w:sz="0" w:space="0" w:color="auto"/>
        <w:bottom w:val="none" w:sz="0" w:space="0" w:color="auto"/>
        <w:right w:val="none" w:sz="0" w:space="0" w:color="auto"/>
      </w:divBdr>
    </w:div>
    <w:div w:id="570310920">
      <w:bodyDiv w:val="1"/>
      <w:marLeft w:val="0"/>
      <w:marRight w:val="0"/>
      <w:marTop w:val="0"/>
      <w:marBottom w:val="0"/>
      <w:divBdr>
        <w:top w:val="none" w:sz="0" w:space="0" w:color="auto"/>
        <w:left w:val="none" w:sz="0" w:space="0" w:color="auto"/>
        <w:bottom w:val="none" w:sz="0" w:space="0" w:color="auto"/>
        <w:right w:val="none" w:sz="0" w:space="0" w:color="auto"/>
      </w:divBdr>
    </w:div>
    <w:div w:id="570626444">
      <w:bodyDiv w:val="1"/>
      <w:marLeft w:val="0"/>
      <w:marRight w:val="0"/>
      <w:marTop w:val="0"/>
      <w:marBottom w:val="0"/>
      <w:divBdr>
        <w:top w:val="none" w:sz="0" w:space="0" w:color="auto"/>
        <w:left w:val="none" w:sz="0" w:space="0" w:color="auto"/>
        <w:bottom w:val="none" w:sz="0" w:space="0" w:color="auto"/>
        <w:right w:val="none" w:sz="0" w:space="0" w:color="auto"/>
      </w:divBdr>
    </w:div>
    <w:div w:id="570778388">
      <w:bodyDiv w:val="1"/>
      <w:marLeft w:val="0"/>
      <w:marRight w:val="0"/>
      <w:marTop w:val="0"/>
      <w:marBottom w:val="0"/>
      <w:divBdr>
        <w:top w:val="none" w:sz="0" w:space="0" w:color="auto"/>
        <w:left w:val="none" w:sz="0" w:space="0" w:color="auto"/>
        <w:bottom w:val="none" w:sz="0" w:space="0" w:color="auto"/>
        <w:right w:val="none" w:sz="0" w:space="0" w:color="auto"/>
      </w:divBdr>
    </w:div>
    <w:div w:id="571701494">
      <w:bodyDiv w:val="1"/>
      <w:marLeft w:val="0"/>
      <w:marRight w:val="0"/>
      <w:marTop w:val="0"/>
      <w:marBottom w:val="0"/>
      <w:divBdr>
        <w:top w:val="none" w:sz="0" w:space="0" w:color="auto"/>
        <w:left w:val="none" w:sz="0" w:space="0" w:color="auto"/>
        <w:bottom w:val="none" w:sz="0" w:space="0" w:color="auto"/>
        <w:right w:val="none" w:sz="0" w:space="0" w:color="auto"/>
      </w:divBdr>
    </w:div>
    <w:div w:id="571815026">
      <w:bodyDiv w:val="1"/>
      <w:marLeft w:val="0"/>
      <w:marRight w:val="0"/>
      <w:marTop w:val="0"/>
      <w:marBottom w:val="0"/>
      <w:divBdr>
        <w:top w:val="none" w:sz="0" w:space="0" w:color="auto"/>
        <w:left w:val="none" w:sz="0" w:space="0" w:color="auto"/>
        <w:bottom w:val="none" w:sz="0" w:space="0" w:color="auto"/>
        <w:right w:val="none" w:sz="0" w:space="0" w:color="auto"/>
      </w:divBdr>
    </w:div>
    <w:div w:id="573046987">
      <w:bodyDiv w:val="1"/>
      <w:marLeft w:val="0"/>
      <w:marRight w:val="0"/>
      <w:marTop w:val="0"/>
      <w:marBottom w:val="0"/>
      <w:divBdr>
        <w:top w:val="none" w:sz="0" w:space="0" w:color="auto"/>
        <w:left w:val="none" w:sz="0" w:space="0" w:color="auto"/>
        <w:bottom w:val="none" w:sz="0" w:space="0" w:color="auto"/>
        <w:right w:val="none" w:sz="0" w:space="0" w:color="auto"/>
      </w:divBdr>
    </w:div>
    <w:div w:id="575477046">
      <w:bodyDiv w:val="1"/>
      <w:marLeft w:val="0"/>
      <w:marRight w:val="0"/>
      <w:marTop w:val="0"/>
      <w:marBottom w:val="0"/>
      <w:divBdr>
        <w:top w:val="none" w:sz="0" w:space="0" w:color="auto"/>
        <w:left w:val="none" w:sz="0" w:space="0" w:color="auto"/>
        <w:bottom w:val="none" w:sz="0" w:space="0" w:color="auto"/>
        <w:right w:val="none" w:sz="0" w:space="0" w:color="auto"/>
      </w:divBdr>
    </w:div>
    <w:div w:id="575826637">
      <w:bodyDiv w:val="1"/>
      <w:marLeft w:val="0"/>
      <w:marRight w:val="0"/>
      <w:marTop w:val="0"/>
      <w:marBottom w:val="0"/>
      <w:divBdr>
        <w:top w:val="none" w:sz="0" w:space="0" w:color="auto"/>
        <w:left w:val="none" w:sz="0" w:space="0" w:color="auto"/>
        <w:bottom w:val="none" w:sz="0" w:space="0" w:color="auto"/>
        <w:right w:val="none" w:sz="0" w:space="0" w:color="auto"/>
      </w:divBdr>
    </w:div>
    <w:div w:id="575895027">
      <w:bodyDiv w:val="1"/>
      <w:marLeft w:val="0"/>
      <w:marRight w:val="0"/>
      <w:marTop w:val="0"/>
      <w:marBottom w:val="0"/>
      <w:divBdr>
        <w:top w:val="none" w:sz="0" w:space="0" w:color="auto"/>
        <w:left w:val="none" w:sz="0" w:space="0" w:color="auto"/>
        <w:bottom w:val="none" w:sz="0" w:space="0" w:color="auto"/>
        <w:right w:val="none" w:sz="0" w:space="0" w:color="auto"/>
      </w:divBdr>
    </w:div>
    <w:div w:id="577718037">
      <w:bodyDiv w:val="1"/>
      <w:marLeft w:val="0"/>
      <w:marRight w:val="0"/>
      <w:marTop w:val="0"/>
      <w:marBottom w:val="0"/>
      <w:divBdr>
        <w:top w:val="none" w:sz="0" w:space="0" w:color="auto"/>
        <w:left w:val="none" w:sz="0" w:space="0" w:color="auto"/>
        <w:bottom w:val="none" w:sz="0" w:space="0" w:color="auto"/>
        <w:right w:val="none" w:sz="0" w:space="0" w:color="auto"/>
      </w:divBdr>
    </w:div>
    <w:div w:id="578176983">
      <w:bodyDiv w:val="1"/>
      <w:marLeft w:val="0"/>
      <w:marRight w:val="0"/>
      <w:marTop w:val="0"/>
      <w:marBottom w:val="0"/>
      <w:divBdr>
        <w:top w:val="none" w:sz="0" w:space="0" w:color="auto"/>
        <w:left w:val="none" w:sz="0" w:space="0" w:color="auto"/>
        <w:bottom w:val="none" w:sz="0" w:space="0" w:color="auto"/>
        <w:right w:val="none" w:sz="0" w:space="0" w:color="auto"/>
      </w:divBdr>
    </w:div>
    <w:div w:id="579869822">
      <w:bodyDiv w:val="1"/>
      <w:marLeft w:val="0"/>
      <w:marRight w:val="0"/>
      <w:marTop w:val="0"/>
      <w:marBottom w:val="0"/>
      <w:divBdr>
        <w:top w:val="none" w:sz="0" w:space="0" w:color="auto"/>
        <w:left w:val="none" w:sz="0" w:space="0" w:color="auto"/>
        <w:bottom w:val="none" w:sz="0" w:space="0" w:color="auto"/>
        <w:right w:val="none" w:sz="0" w:space="0" w:color="auto"/>
      </w:divBdr>
    </w:div>
    <w:div w:id="580725909">
      <w:bodyDiv w:val="1"/>
      <w:marLeft w:val="0"/>
      <w:marRight w:val="0"/>
      <w:marTop w:val="0"/>
      <w:marBottom w:val="0"/>
      <w:divBdr>
        <w:top w:val="none" w:sz="0" w:space="0" w:color="auto"/>
        <w:left w:val="none" w:sz="0" w:space="0" w:color="auto"/>
        <w:bottom w:val="none" w:sz="0" w:space="0" w:color="auto"/>
        <w:right w:val="none" w:sz="0" w:space="0" w:color="auto"/>
      </w:divBdr>
    </w:div>
    <w:div w:id="580991300">
      <w:bodyDiv w:val="1"/>
      <w:marLeft w:val="0"/>
      <w:marRight w:val="0"/>
      <w:marTop w:val="0"/>
      <w:marBottom w:val="0"/>
      <w:divBdr>
        <w:top w:val="none" w:sz="0" w:space="0" w:color="auto"/>
        <w:left w:val="none" w:sz="0" w:space="0" w:color="auto"/>
        <w:bottom w:val="none" w:sz="0" w:space="0" w:color="auto"/>
        <w:right w:val="none" w:sz="0" w:space="0" w:color="auto"/>
      </w:divBdr>
    </w:div>
    <w:div w:id="581375467">
      <w:bodyDiv w:val="1"/>
      <w:marLeft w:val="0"/>
      <w:marRight w:val="0"/>
      <w:marTop w:val="0"/>
      <w:marBottom w:val="0"/>
      <w:divBdr>
        <w:top w:val="none" w:sz="0" w:space="0" w:color="auto"/>
        <w:left w:val="none" w:sz="0" w:space="0" w:color="auto"/>
        <w:bottom w:val="none" w:sz="0" w:space="0" w:color="auto"/>
        <w:right w:val="none" w:sz="0" w:space="0" w:color="auto"/>
      </w:divBdr>
    </w:div>
    <w:div w:id="583732593">
      <w:bodyDiv w:val="1"/>
      <w:marLeft w:val="0"/>
      <w:marRight w:val="0"/>
      <w:marTop w:val="0"/>
      <w:marBottom w:val="0"/>
      <w:divBdr>
        <w:top w:val="none" w:sz="0" w:space="0" w:color="auto"/>
        <w:left w:val="none" w:sz="0" w:space="0" w:color="auto"/>
        <w:bottom w:val="none" w:sz="0" w:space="0" w:color="auto"/>
        <w:right w:val="none" w:sz="0" w:space="0" w:color="auto"/>
      </w:divBdr>
    </w:div>
    <w:div w:id="583956330">
      <w:bodyDiv w:val="1"/>
      <w:marLeft w:val="0"/>
      <w:marRight w:val="0"/>
      <w:marTop w:val="0"/>
      <w:marBottom w:val="0"/>
      <w:divBdr>
        <w:top w:val="none" w:sz="0" w:space="0" w:color="auto"/>
        <w:left w:val="none" w:sz="0" w:space="0" w:color="auto"/>
        <w:bottom w:val="none" w:sz="0" w:space="0" w:color="auto"/>
        <w:right w:val="none" w:sz="0" w:space="0" w:color="auto"/>
      </w:divBdr>
    </w:div>
    <w:div w:id="584993043">
      <w:bodyDiv w:val="1"/>
      <w:marLeft w:val="0"/>
      <w:marRight w:val="0"/>
      <w:marTop w:val="0"/>
      <w:marBottom w:val="0"/>
      <w:divBdr>
        <w:top w:val="none" w:sz="0" w:space="0" w:color="auto"/>
        <w:left w:val="none" w:sz="0" w:space="0" w:color="auto"/>
        <w:bottom w:val="none" w:sz="0" w:space="0" w:color="auto"/>
        <w:right w:val="none" w:sz="0" w:space="0" w:color="auto"/>
      </w:divBdr>
    </w:div>
    <w:div w:id="589237315">
      <w:bodyDiv w:val="1"/>
      <w:marLeft w:val="0"/>
      <w:marRight w:val="0"/>
      <w:marTop w:val="0"/>
      <w:marBottom w:val="0"/>
      <w:divBdr>
        <w:top w:val="none" w:sz="0" w:space="0" w:color="auto"/>
        <w:left w:val="none" w:sz="0" w:space="0" w:color="auto"/>
        <w:bottom w:val="none" w:sz="0" w:space="0" w:color="auto"/>
        <w:right w:val="none" w:sz="0" w:space="0" w:color="auto"/>
      </w:divBdr>
    </w:div>
    <w:div w:id="589657596">
      <w:bodyDiv w:val="1"/>
      <w:marLeft w:val="0"/>
      <w:marRight w:val="0"/>
      <w:marTop w:val="0"/>
      <w:marBottom w:val="0"/>
      <w:divBdr>
        <w:top w:val="none" w:sz="0" w:space="0" w:color="auto"/>
        <w:left w:val="none" w:sz="0" w:space="0" w:color="auto"/>
        <w:bottom w:val="none" w:sz="0" w:space="0" w:color="auto"/>
        <w:right w:val="none" w:sz="0" w:space="0" w:color="auto"/>
      </w:divBdr>
    </w:div>
    <w:div w:id="592665430">
      <w:bodyDiv w:val="1"/>
      <w:marLeft w:val="0"/>
      <w:marRight w:val="0"/>
      <w:marTop w:val="0"/>
      <w:marBottom w:val="0"/>
      <w:divBdr>
        <w:top w:val="none" w:sz="0" w:space="0" w:color="auto"/>
        <w:left w:val="none" w:sz="0" w:space="0" w:color="auto"/>
        <w:bottom w:val="none" w:sz="0" w:space="0" w:color="auto"/>
        <w:right w:val="none" w:sz="0" w:space="0" w:color="auto"/>
      </w:divBdr>
    </w:div>
    <w:div w:id="593897297">
      <w:bodyDiv w:val="1"/>
      <w:marLeft w:val="0"/>
      <w:marRight w:val="0"/>
      <w:marTop w:val="0"/>
      <w:marBottom w:val="0"/>
      <w:divBdr>
        <w:top w:val="none" w:sz="0" w:space="0" w:color="auto"/>
        <w:left w:val="none" w:sz="0" w:space="0" w:color="auto"/>
        <w:bottom w:val="none" w:sz="0" w:space="0" w:color="auto"/>
        <w:right w:val="none" w:sz="0" w:space="0" w:color="auto"/>
      </w:divBdr>
    </w:div>
    <w:div w:id="594437075">
      <w:bodyDiv w:val="1"/>
      <w:marLeft w:val="0"/>
      <w:marRight w:val="0"/>
      <w:marTop w:val="0"/>
      <w:marBottom w:val="0"/>
      <w:divBdr>
        <w:top w:val="none" w:sz="0" w:space="0" w:color="auto"/>
        <w:left w:val="none" w:sz="0" w:space="0" w:color="auto"/>
        <w:bottom w:val="none" w:sz="0" w:space="0" w:color="auto"/>
        <w:right w:val="none" w:sz="0" w:space="0" w:color="auto"/>
      </w:divBdr>
    </w:div>
    <w:div w:id="595789868">
      <w:bodyDiv w:val="1"/>
      <w:marLeft w:val="0"/>
      <w:marRight w:val="0"/>
      <w:marTop w:val="0"/>
      <w:marBottom w:val="0"/>
      <w:divBdr>
        <w:top w:val="none" w:sz="0" w:space="0" w:color="auto"/>
        <w:left w:val="none" w:sz="0" w:space="0" w:color="auto"/>
        <w:bottom w:val="none" w:sz="0" w:space="0" w:color="auto"/>
        <w:right w:val="none" w:sz="0" w:space="0" w:color="auto"/>
      </w:divBdr>
    </w:div>
    <w:div w:id="595863584">
      <w:bodyDiv w:val="1"/>
      <w:marLeft w:val="0"/>
      <w:marRight w:val="0"/>
      <w:marTop w:val="0"/>
      <w:marBottom w:val="0"/>
      <w:divBdr>
        <w:top w:val="none" w:sz="0" w:space="0" w:color="auto"/>
        <w:left w:val="none" w:sz="0" w:space="0" w:color="auto"/>
        <w:bottom w:val="none" w:sz="0" w:space="0" w:color="auto"/>
        <w:right w:val="none" w:sz="0" w:space="0" w:color="auto"/>
      </w:divBdr>
    </w:div>
    <w:div w:id="596329606">
      <w:bodyDiv w:val="1"/>
      <w:marLeft w:val="0"/>
      <w:marRight w:val="0"/>
      <w:marTop w:val="0"/>
      <w:marBottom w:val="0"/>
      <w:divBdr>
        <w:top w:val="none" w:sz="0" w:space="0" w:color="auto"/>
        <w:left w:val="none" w:sz="0" w:space="0" w:color="auto"/>
        <w:bottom w:val="none" w:sz="0" w:space="0" w:color="auto"/>
        <w:right w:val="none" w:sz="0" w:space="0" w:color="auto"/>
      </w:divBdr>
    </w:div>
    <w:div w:id="596985101">
      <w:bodyDiv w:val="1"/>
      <w:marLeft w:val="0"/>
      <w:marRight w:val="0"/>
      <w:marTop w:val="0"/>
      <w:marBottom w:val="0"/>
      <w:divBdr>
        <w:top w:val="none" w:sz="0" w:space="0" w:color="auto"/>
        <w:left w:val="none" w:sz="0" w:space="0" w:color="auto"/>
        <w:bottom w:val="none" w:sz="0" w:space="0" w:color="auto"/>
        <w:right w:val="none" w:sz="0" w:space="0" w:color="auto"/>
      </w:divBdr>
    </w:div>
    <w:div w:id="597105019">
      <w:bodyDiv w:val="1"/>
      <w:marLeft w:val="0"/>
      <w:marRight w:val="0"/>
      <w:marTop w:val="0"/>
      <w:marBottom w:val="0"/>
      <w:divBdr>
        <w:top w:val="none" w:sz="0" w:space="0" w:color="auto"/>
        <w:left w:val="none" w:sz="0" w:space="0" w:color="auto"/>
        <w:bottom w:val="none" w:sz="0" w:space="0" w:color="auto"/>
        <w:right w:val="none" w:sz="0" w:space="0" w:color="auto"/>
      </w:divBdr>
    </w:div>
    <w:div w:id="597953652">
      <w:bodyDiv w:val="1"/>
      <w:marLeft w:val="0"/>
      <w:marRight w:val="0"/>
      <w:marTop w:val="0"/>
      <w:marBottom w:val="0"/>
      <w:divBdr>
        <w:top w:val="none" w:sz="0" w:space="0" w:color="auto"/>
        <w:left w:val="none" w:sz="0" w:space="0" w:color="auto"/>
        <w:bottom w:val="none" w:sz="0" w:space="0" w:color="auto"/>
        <w:right w:val="none" w:sz="0" w:space="0" w:color="auto"/>
      </w:divBdr>
    </w:div>
    <w:div w:id="599918703">
      <w:bodyDiv w:val="1"/>
      <w:marLeft w:val="0"/>
      <w:marRight w:val="0"/>
      <w:marTop w:val="0"/>
      <w:marBottom w:val="0"/>
      <w:divBdr>
        <w:top w:val="none" w:sz="0" w:space="0" w:color="auto"/>
        <w:left w:val="none" w:sz="0" w:space="0" w:color="auto"/>
        <w:bottom w:val="none" w:sz="0" w:space="0" w:color="auto"/>
        <w:right w:val="none" w:sz="0" w:space="0" w:color="auto"/>
      </w:divBdr>
    </w:div>
    <w:div w:id="600334254">
      <w:bodyDiv w:val="1"/>
      <w:marLeft w:val="0"/>
      <w:marRight w:val="0"/>
      <w:marTop w:val="0"/>
      <w:marBottom w:val="0"/>
      <w:divBdr>
        <w:top w:val="none" w:sz="0" w:space="0" w:color="auto"/>
        <w:left w:val="none" w:sz="0" w:space="0" w:color="auto"/>
        <w:bottom w:val="none" w:sz="0" w:space="0" w:color="auto"/>
        <w:right w:val="none" w:sz="0" w:space="0" w:color="auto"/>
      </w:divBdr>
    </w:div>
    <w:div w:id="602036750">
      <w:bodyDiv w:val="1"/>
      <w:marLeft w:val="0"/>
      <w:marRight w:val="0"/>
      <w:marTop w:val="0"/>
      <w:marBottom w:val="0"/>
      <w:divBdr>
        <w:top w:val="none" w:sz="0" w:space="0" w:color="auto"/>
        <w:left w:val="none" w:sz="0" w:space="0" w:color="auto"/>
        <w:bottom w:val="none" w:sz="0" w:space="0" w:color="auto"/>
        <w:right w:val="none" w:sz="0" w:space="0" w:color="auto"/>
      </w:divBdr>
    </w:div>
    <w:div w:id="603196526">
      <w:bodyDiv w:val="1"/>
      <w:marLeft w:val="0"/>
      <w:marRight w:val="0"/>
      <w:marTop w:val="0"/>
      <w:marBottom w:val="0"/>
      <w:divBdr>
        <w:top w:val="none" w:sz="0" w:space="0" w:color="auto"/>
        <w:left w:val="none" w:sz="0" w:space="0" w:color="auto"/>
        <w:bottom w:val="none" w:sz="0" w:space="0" w:color="auto"/>
        <w:right w:val="none" w:sz="0" w:space="0" w:color="auto"/>
      </w:divBdr>
    </w:div>
    <w:div w:id="603728361">
      <w:bodyDiv w:val="1"/>
      <w:marLeft w:val="0"/>
      <w:marRight w:val="0"/>
      <w:marTop w:val="0"/>
      <w:marBottom w:val="0"/>
      <w:divBdr>
        <w:top w:val="none" w:sz="0" w:space="0" w:color="auto"/>
        <w:left w:val="none" w:sz="0" w:space="0" w:color="auto"/>
        <w:bottom w:val="none" w:sz="0" w:space="0" w:color="auto"/>
        <w:right w:val="none" w:sz="0" w:space="0" w:color="auto"/>
      </w:divBdr>
    </w:div>
    <w:div w:id="604701367">
      <w:bodyDiv w:val="1"/>
      <w:marLeft w:val="0"/>
      <w:marRight w:val="0"/>
      <w:marTop w:val="0"/>
      <w:marBottom w:val="0"/>
      <w:divBdr>
        <w:top w:val="none" w:sz="0" w:space="0" w:color="auto"/>
        <w:left w:val="none" w:sz="0" w:space="0" w:color="auto"/>
        <w:bottom w:val="none" w:sz="0" w:space="0" w:color="auto"/>
        <w:right w:val="none" w:sz="0" w:space="0" w:color="auto"/>
      </w:divBdr>
    </w:div>
    <w:div w:id="605387319">
      <w:bodyDiv w:val="1"/>
      <w:marLeft w:val="0"/>
      <w:marRight w:val="0"/>
      <w:marTop w:val="0"/>
      <w:marBottom w:val="0"/>
      <w:divBdr>
        <w:top w:val="none" w:sz="0" w:space="0" w:color="auto"/>
        <w:left w:val="none" w:sz="0" w:space="0" w:color="auto"/>
        <w:bottom w:val="none" w:sz="0" w:space="0" w:color="auto"/>
        <w:right w:val="none" w:sz="0" w:space="0" w:color="auto"/>
      </w:divBdr>
    </w:div>
    <w:div w:id="606473768">
      <w:bodyDiv w:val="1"/>
      <w:marLeft w:val="0"/>
      <w:marRight w:val="0"/>
      <w:marTop w:val="0"/>
      <w:marBottom w:val="0"/>
      <w:divBdr>
        <w:top w:val="none" w:sz="0" w:space="0" w:color="auto"/>
        <w:left w:val="none" w:sz="0" w:space="0" w:color="auto"/>
        <w:bottom w:val="none" w:sz="0" w:space="0" w:color="auto"/>
        <w:right w:val="none" w:sz="0" w:space="0" w:color="auto"/>
      </w:divBdr>
    </w:div>
    <w:div w:id="608394779">
      <w:bodyDiv w:val="1"/>
      <w:marLeft w:val="0"/>
      <w:marRight w:val="0"/>
      <w:marTop w:val="0"/>
      <w:marBottom w:val="0"/>
      <w:divBdr>
        <w:top w:val="none" w:sz="0" w:space="0" w:color="auto"/>
        <w:left w:val="none" w:sz="0" w:space="0" w:color="auto"/>
        <w:bottom w:val="none" w:sz="0" w:space="0" w:color="auto"/>
        <w:right w:val="none" w:sz="0" w:space="0" w:color="auto"/>
      </w:divBdr>
    </w:div>
    <w:div w:id="609967829">
      <w:bodyDiv w:val="1"/>
      <w:marLeft w:val="0"/>
      <w:marRight w:val="0"/>
      <w:marTop w:val="0"/>
      <w:marBottom w:val="0"/>
      <w:divBdr>
        <w:top w:val="none" w:sz="0" w:space="0" w:color="auto"/>
        <w:left w:val="none" w:sz="0" w:space="0" w:color="auto"/>
        <w:bottom w:val="none" w:sz="0" w:space="0" w:color="auto"/>
        <w:right w:val="none" w:sz="0" w:space="0" w:color="auto"/>
      </w:divBdr>
    </w:div>
    <w:div w:id="610166265">
      <w:bodyDiv w:val="1"/>
      <w:marLeft w:val="0"/>
      <w:marRight w:val="0"/>
      <w:marTop w:val="0"/>
      <w:marBottom w:val="0"/>
      <w:divBdr>
        <w:top w:val="none" w:sz="0" w:space="0" w:color="auto"/>
        <w:left w:val="none" w:sz="0" w:space="0" w:color="auto"/>
        <w:bottom w:val="none" w:sz="0" w:space="0" w:color="auto"/>
        <w:right w:val="none" w:sz="0" w:space="0" w:color="auto"/>
      </w:divBdr>
    </w:div>
    <w:div w:id="613483648">
      <w:bodyDiv w:val="1"/>
      <w:marLeft w:val="0"/>
      <w:marRight w:val="0"/>
      <w:marTop w:val="0"/>
      <w:marBottom w:val="0"/>
      <w:divBdr>
        <w:top w:val="none" w:sz="0" w:space="0" w:color="auto"/>
        <w:left w:val="none" w:sz="0" w:space="0" w:color="auto"/>
        <w:bottom w:val="none" w:sz="0" w:space="0" w:color="auto"/>
        <w:right w:val="none" w:sz="0" w:space="0" w:color="auto"/>
      </w:divBdr>
    </w:div>
    <w:div w:id="613900723">
      <w:bodyDiv w:val="1"/>
      <w:marLeft w:val="0"/>
      <w:marRight w:val="0"/>
      <w:marTop w:val="0"/>
      <w:marBottom w:val="0"/>
      <w:divBdr>
        <w:top w:val="none" w:sz="0" w:space="0" w:color="auto"/>
        <w:left w:val="none" w:sz="0" w:space="0" w:color="auto"/>
        <w:bottom w:val="none" w:sz="0" w:space="0" w:color="auto"/>
        <w:right w:val="none" w:sz="0" w:space="0" w:color="auto"/>
      </w:divBdr>
    </w:div>
    <w:div w:id="615677307">
      <w:bodyDiv w:val="1"/>
      <w:marLeft w:val="0"/>
      <w:marRight w:val="0"/>
      <w:marTop w:val="0"/>
      <w:marBottom w:val="0"/>
      <w:divBdr>
        <w:top w:val="none" w:sz="0" w:space="0" w:color="auto"/>
        <w:left w:val="none" w:sz="0" w:space="0" w:color="auto"/>
        <w:bottom w:val="none" w:sz="0" w:space="0" w:color="auto"/>
        <w:right w:val="none" w:sz="0" w:space="0" w:color="auto"/>
      </w:divBdr>
    </w:div>
    <w:div w:id="616447556">
      <w:bodyDiv w:val="1"/>
      <w:marLeft w:val="0"/>
      <w:marRight w:val="0"/>
      <w:marTop w:val="0"/>
      <w:marBottom w:val="0"/>
      <w:divBdr>
        <w:top w:val="none" w:sz="0" w:space="0" w:color="auto"/>
        <w:left w:val="none" w:sz="0" w:space="0" w:color="auto"/>
        <w:bottom w:val="none" w:sz="0" w:space="0" w:color="auto"/>
        <w:right w:val="none" w:sz="0" w:space="0" w:color="auto"/>
      </w:divBdr>
    </w:div>
    <w:div w:id="617880956">
      <w:bodyDiv w:val="1"/>
      <w:marLeft w:val="0"/>
      <w:marRight w:val="0"/>
      <w:marTop w:val="0"/>
      <w:marBottom w:val="0"/>
      <w:divBdr>
        <w:top w:val="none" w:sz="0" w:space="0" w:color="auto"/>
        <w:left w:val="none" w:sz="0" w:space="0" w:color="auto"/>
        <w:bottom w:val="none" w:sz="0" w:space="0" w:color="auto"/>
        <w:right w:val="none" w:sz="0" w:space="0" w:color="auto"/>
      </w:divBdr>
    </w:div>
    <w:div w:id="621769999">
      <w:bodyDiv w:val="1"/>
      <w:marLeft w:val="0"/>
      <w:marRight w:val="0"/>
      <w:marTop w:val="0"/>
      <w:marBottom w:val="0"/>
      <w:divBdr>
        <w:top w:val="none" w:sz="0" w:space="0" w:color="auto"/>
        <w:left w:val="none" w:sz="0" w:space="0" w:color="auto"/>
        <w:bottom w:val="none" w:sz="0" w:space="0" w:color="auto"/>
        <w:right w:val="none" w:sz="0" w:space="0" w:color="auto"/>
      </w:divBdr>
    </w:div>
    <w:div w:id="624119688">
      <w:bodyDiv w:val="1"/>
      <w:marLeft w:val="0"/>
      <w:marRight w:val="0"/>
      <w:marTop w:val="0"/>
      <w:marBottom w:val="0"/>
      <w:divBdr>
        <w:top w:val="none" w:sz="0" w:space="0" w:color="auto"/>
        <w:left w:val="none" w:sz="0" w:space="0" w:color="auto"/>
        <w:bottom w:val="none" w:sz="0" w:space="0" w:color="auto"/>
        <w:right w:val="none" w:sz="0" w:space="0" w:color="auto"/>
      </w:divBdr>
    </w:div>
    <w:div w:id="625626597">
      <w:bodyDiv w:val="1"/>
      <w:marLeft w:val="0"/>
      <w:marRight w:val="0"/>
      <w:marTop w:val="0"/>
      <w:marBottom w:val="0"/>
      <w:divBdr>
        <w:top w:val="none" w:sz="0" w:space="0" w:color="auto"/>
        <w:left w:val="none" w:sz="0" w:space="0" w:color="auto"/>
        <w:bottom w:val="none" w:sz="0" w:space="0" w:color="auto"/>
        <w:right w:val="none" w:sz="0" w:space="0" w:color="auto"/>
      </w:divBdr>
    </w:div>
    <w:div w:id="626742155">
      <w:bodyDiv w:val="1"/>
      <w:marLeft w:val="0"/>
      <w:marRight w:val="0"/>
      <w:marTop w:val="0"/>
      <w:marBottom w:val="0"/>
      <w:divBdr>
        <w:top w:val="none" w:sz="0" w:space="0" w:color="auto"/>
        <w:left w:val="none" w:sz="0" w:space="0" w:color="auto"/>
        <w:bottom w:val="none" w:sz="0" w:space="0" w:color="auto"/>
        <w:right w:val="none" w:sz="0" w:space="0" w:color="auto"/>
      </w:divBdr>
    </w:div>
    <w:div w:id="627666731">
      <w:bodyDiv w:val="1"/>
      <w:marLeft w:val="0"/>
      <w:marRight w:val="0"/>
      <w:marTop w:val="0"/>
      <w:marBottom w:val="0"/>
      <w:divBdr>
        <w:top w:val="none" w:sz="0" w:space="0" w:color="auto"/>
        <w:left w:val="none" w:sz="0" w:space="0" w:color="auto"/>
        <w:bottom w:val="none" w:sz="0" w:space="0" w:color="auto"/>
        <w:right w:val="none" w:sz="0" w:space="0" w:color="auto"/>
      </w:divBdr>
    </w:div>
    <w:div w:id="628244787">
      <w:bodyDiv w:val="1"/>
      <w:marLeft w:val="0"/>
      <w:marRight w:val="0"/>
      <w:marTop w:val="0"/>
      <w:marBottom w:val="0"/>
      <w:divBdr>
        <w:top w:val="none" w:sz="0" w:space="0" w:color="auto"/>
        <w:left w:val="none" w:sz="0" w:space="0" w:color="auto"/>
        <w:bottom w:val="none" w:sz="0" w:space="0" w:color="auto"/>
        <w:right w:val="none" w:sz="0" w:space="0" w:color="auto"/>
      </w:divBdr>
    </w:div>
    <w:div w:id="628902266">
      <w:bodyDiv w:val="1"/>
      <w:marLeft w:val="0"/>
      <w:marRight w:val="0"/>
      <w:marTop w:val="0"/>
      <w:marBottom w:val="0"/>
      <w:divBdr>
        <w:top w:val="none" w:sz="0" w:space="0" w:color="auto"/>
        <w:left w:val="none" w:sz="0" w:space="0" w:color="auto"/>
        <w:bottom w:val="none" w:sz="0" w:space="0" w:color="auto"/>
        <w:right w:val="none" w:sz="0" w:space="0" w:color="auto"/>
      </w:divBdr>
    </w:div>
    <w:div w:id="629213757">
      <w:bodyDiv w:val="1"/>
      <w:marLeft w:val="0"/>
      <w:marRight w:val="0"/>
      <w:marTop w:val="0"/>
      <w:marBottom w:val="0"/>
      <w:divBdr>
        <w:top w:val="none" w:sz="0" w:space="0" w:color="auto"/>
        <w:left w:val="none" w:sz="0" w:space="0" w:color="auto"/>
        <w:bottom w:val="none" w:sz="0" w:space="0" w:color="auto"/>
        <w:right w:val="none" w:sz="0" w:space="0" w:color="auto"/>
      </w:divBdr>
    </w:div>
    <w:div w:id="631667476">
      <w:bodyDiv w:val="1"/>
      <w:marLeft w:val="0"/>
      <w:marRight w:val="0"/>
      <w:marTop w:val="0"/>
      <w:marBottom w:val="0"/>
      <w:divBdr>
        <w:top w:val="none" w:sz="0" w:space="0" w:color="auto"/>
        <w:left w:val="none" w:sz="0" w:space="0" w:color="auto"/>
        <w:bottom w:val="none" w:sz="0" w:space="0" w:color="auto"/>
        <w:right w:val="none" w:sz="0" w:space="0" w:color="auto"/>
      </w:divBdr>
    </w:div>
    <w:div w:id="633369283">
      <w:bodyDiv w:val="1"/>
      <w:marLeft w:val="0"/>
      <w:marRight w:val="0"/>
      <w:marTop w:val="0"/>
      <w:marBottom w:val="0"/>
      <w:divBdr>
        <w:top w:val="none" w:sz="0" w:space="0" w:color="auto"/>
        <w:left w:val="none" w:sz="0" w:space="0" w:color="auto"/>
        <w:bottom w:val="none" w:sz="0" w:space="0" w:color="auto"/>
        <w:right w:val="none" w:sz="0" w:space="0" w:color="auto"/>
      </w:divBdr>
    </w:div>
    <w:div w:id="633876513">
      <w:bodyDiv w:val="1"/>
      <w:marLeft w:val="0"/>
      <w:marRight w:val="0"/>
      <w:marTop w:val="0"/>
      <w:marBottom w:val="0"/>
      <w:divBdr>
        <w:top w:val="none" w:sz="0" w:space="0" w:color="auto"/>
        <w:left w:val="none" w:sz="0" w:space="0" w:color="auto"/>
        <w:bottom w:val="none" w:sz="0" w:space="0" w:color="auto"/>
        <w:right w:val="none" w:sz="0" w:space="0" w:color="auto"/>
      </w:divBdr>
    </w:div>
    <w:div w:id="638000641">
      <w:bodyDiv w:val="1"/>
      <w:marLeft w:val="0"/>
      <w:marRight w:val="0"/>
      <w:marTop w:val="0"/>
      <w:marBottom w:val="0"/>
      <w:divBdr>
        <w:top w:val="none" w:sz="0" w:space="0" w:color="auto"/>
        <w:left w:val="none" w:sz="0" w:space="0" w:color="auto"/>
        <w:bottom w:val="none" w:sz="0" w:space="0" w:color="auto"/>
        <w:right w:val="none" w:sz="0" w:space="0" w:color="auto"/>
      </w:divBdr>
    </w:div>
    <w:div w:id="638533001">
      <w:bodyDiv w:val="1"/>
      <w:marLeft w:val="0"/>
      <w:marRight w:val="0"/>
      <w:marTop w:val="0"/>
      <w:marBottom w:val="0"/>
      <w:divBdr>
        <w:top w:val="none" w:sz="0" w:space="0" w:color="auto"/>
        <w:left w:val="none" w:sz="0" w:space="0" w:color="auto"/>
        <w:bottom w:val="none" w:sz="0" w:space="0" w:color="auto"/>
        <w:right w:val="none" w:sz="0" w:space="0" w:color="auto"/>
      </w:divBdr>
    </w:div>
    <w:div w:id="638536382">
      <w:bodyDiv w:val="1"/>
      <w:marLeft w:val="0"/>
      <w:marRight w:val="0"/>
      <w:marTop w:val="0"/>
      <w:marBottom w:val="0"/>
      <w:divBdr>
        <w:top w:val="none" w:sz="0" w:space="0" w:color="auto"/>
        <w:left w:val="none" w:sz="0" w:space="0" w:color="auto"/>
        <w:bottom w:val="none" w:sz="0" w:space="0" w:color="auto"/>
        <w:right w:val="none" w:sz="0" w:space="0" w:color="auto"/>
      </w:divBdr>
    </w:div>
    <w:div w:id="639462720">
      <w:bodyDiv w:val="1"/>
      <w:marLeft w:val="0"/>
      <w:marRight w:val="0"/>
      <w:marTop w:val="0"/>
      <w:marBottom w:val="0"/>
      <w:divBdr>
        <w:top w:val="none" w:sz="0" w:space="0" w:color="auto"/>
        <w:left w:val="none" w:sz="0" w:space="0" w:color="auto"/>
        <w:bottom w:val="none" w:sz="0" w:space="0" w:color="auto"/>
        <w:right w:val="none" w:sz="0" w:space="0" w:color="auto"/>
      </w:divBdr>
    </w:div>
    <w:div w:id="639698178">
      <w:bodyDiv w:val="1"/>
      <w:marLeft w:val="0"/>
      <w:marRight w:val="0"/>
      <w:marTop w:val="0"/>
      <w:marBottom w:val="0"/>
      <w:divBdr>
        <w:top w:val="none" w:sz="0" w:space="0" w:color="auto"/>
        <w:left w:val="none" w:sz="0" w:space="0" w:color="auto"/>
        <w:bottom w:val="none" w:sz="0" w:space="0" w:color="auto"/>
        <w:right w:val="none" w:sz="0" w:space="0" w:color="auto"/>
      </w:divBdr>
    </w:div>
    <w:div w:id="639968131">
      <w:bodyDiv w:val="1"/>
      <w:marLeft w:val="0"/>
      <w:marRight w:val="0"/>
      <w:marTop w:val="0"/>
      <w:marBottom w:val="0"/>
      <w:divBdr>
        <w:top w:val="none" w:sz="0" w:space="0" w:color="auto"/>
        <w:left w:val="none" w:sz="0" w:space="0" w:color="auto"/>
        <w:bottom w:val="none" w:sz="0" w:space="0" w:color="auto"/>
        <w:right w:val="none" w:sz="0" w:space="0" w:color="auto"/>
      </w:divBdr>
    </w:div>
    <w:div w:id="640892409">
      <w:bodyDiv w:val="1"/>
      <w:marLeft w:val="0"/>
      <w:marRight w:val="0"/>
      <w:marTop w:val="0"/>
      <w:marBottom w:val="0"/>
      <w:divBdr>
        <w:top w:val="none" w:sz="0" w:space="0" w:color="auto"/>
        <w:left w:val="none" w:sz="0" w:space="0" w:color="auto"/>
        <w:bottom w:val="none" w:sz="0" w:space="0" w:color="auto"/>
        <w:right w:val="none" w:sz="0" w:space="0" w:color="auto"/>
      </w:divBdr>
    </w:div>
    <w:div w:id="641470968">
      <w:bodyDiv w:val="1"/>
      <w:marLeft w:val="0"/>
      <w:marRight w:val="0"/>
      <w:marTop w:val="0"/>
      <w:marBottom w:val="0"/>
      <w:divBdr>
        <w:top w:val="none" w:sz="0" w:space="0" w:color="auto"/>
        <w:left w:val="none" w:sz="0" w:space="0" w:color="auto"/>
        <w:bottom w:val="none" w:sz="0" w:space="0" w:color="auto"/>
        <w:right w:val="none" w:sz="0" w:space="0" w:color="auto"/>
      </w:divBdr>
    </w:div>
    <w:div w:id="642735190">
      <w:bodyDiv w:val="1"/>
      <w:marLeft w:val="0"/>
      <w:marRight w:val="0"/>
      <w:marTop w:val="0"/>
      <w:marBottom w:val="0"/>
      <w:divBdr>
        <w:top w:val="none" w:sz="0" w:space="0" w:color="auto"/>
        <w:left w:val="none" w:sz="0" w:space="0" w:color="auto"/>
        <w:bottom w:val="none" w:sz="0" w:space="0" w:color="auto"/>
        <w:right w:val="none" w:sz="0" w:space="0" w:color="auto"/>
      </w:divBdr>
    </w:div>
    <w:div w:id="643005711">
      <w:bodyDiv w:val="1"/>
      <w:marLeft w:val="0"/>
      <w:marRight w:val="0"/>
      <w:marTop w:val="0"/>
      <w:marBottom w:val="0"/>
      <w:divBdr>
        <w:top w:val="none" w:sz="0" w:space="0" w:color="auto"/>
        <w:left w:val="none" w:sz="0" w:space="0" w:color="auto"/>
        <w:bottom w:val="none" w:sz="0" w:space="0" w:color="auto"/>
        <w:right w:val="none" w:sz="0" w:space="0" w:color="auto"/>
      </w:divBdr>
    </w:div>
    <w:div w:id="645084849">
      <w:bodyDiv w:val="1"/>
      <w:marLeft w:val="0"/>
      <w:marRight w:val="0"/>
      <w:marTop w:val="0"/>
      <w:marBottom w:val="0"/>
      <w:divBdr>
        <w:top w:val="none" w:sz="0" w:space="0" w:color="auto"/>
        <w:left w:val="none" w:sz="0" w:space="0" w:color="auto"/>
        <w:bottom w:val="none" w:sz="0" w:space="0" w:color="auto"/>
        <w:right w:val="none" w:sz="0" w:space="0" w:color="auto"/>
      </w:divBdr>
    </w:div>
    <w:div w:id="645090018">
      <w:bodyDiv w:val="1"/>
      <w:marLeft w:val="0"/>
      <w:marRight w:val="0"/>
      <w:marTop w:val="0"/>
      <w:marBottom w:val="0"/>
      <w:divBdr>
        <w:top w:val="none" w:sz="0" w:space="0" w:color="auto"/>
        <w:left w:val="none" w:sz="0" w:space="0" w:color="auto"/>
        <w:bottom w:val="none" w:sz="0" w:space="0" w:color="auto"/>
        <w:right w:val="none" w:sz="0" w:space="0" w:color="auto"/>
      </w:divBdr>
    </w:div>
    <w:div w:id="646788371">
      <w:bodyDiv w:val="1"/>
      <w:marLeft w:val="0"/>
      <w:marRight w:val="0"/>
      <w:marTop w:val="0"/>
      <w:marBottom w:val="0"/>
      <w:divBdr>
        <w:top w:val="none" w:sz="0" w:space="0" w:color="auto"/>
        <w:left w:val="none" w:sz="0" w:space="0" w:color="auto"/>
        <w:bottom w:val="none" w:sz="0" w:space="0" w:color="auto"/>
        <w:right w:val="none" w:sz="0" w:space="0" w:color="auto"/>
      </w:divBdr>
    </w:div>
    <w:div w:id="647781098">
      <w:bodyDiv w:val="1"/>
      <w:marLeft w:val="0"/>
      <w:marRight w:val="0"/>
      <w:marTop w:val="0"/>
      <w:marBottom w:val="0"/>
      <w:divBdr>
        <w:top w:val="none" w:sz="0" w:space="0" w:color="auto"/>
        <w:left w:val="none" w:sz="0" w:space="0" w:color="auto"/>
        <w:bottom w:val="none" w:sz="0" w:space="0" w:color="auto"/>
        <w:right w:val="none" w:sz="0" w:space="0" w:color="auto"/>
      </w:divBdr>
    </w:div>
    <w:div w:id="649747769">
      <w:bodyDiv w:val="1"/>
      <w:marLeft w:val="0"/>
      <w:marRight w:val="0"/>
      <w:marTop w:val="0"/>
      <w:marBottom w:val="0"/>
      <w:divBdr>
        <w:top w:val="none" w:sz="0" w:space="0" w:color="auto"/>
        <w:left w:val="none" w:sz="0" w:space="0" w:color="auto"/>
        <w:bottom w:val="none" w:sz="0" w:space="0" w:color="auto"/>
        <w:right w:val="none" w:sz="0" w:space="0" w:color="auto"/>
      </w:divBdr>
    </w:div>
    <w:div w:id="651104176">
      <w:bodyDiv w:val="1"/>
      <w:marLeft w:val="0"/>
      <w:marRight w:val="0"/>
      <w:marTop w:val="0"/>
      <w:marBottom w:val="0"/>
      <w:divBdr>
        <w:top w:val="none" w:sz="0" w:space="0" w:color="auto"/>
        <w:left w:val="none" w:sz="0" w:space="0" w:color="auto"/>
        <w:bottom w:val="none" w:sz="0" w:space="0" w:color="auto"/>
        <w:right w:val="none" w:sz="0" w:space="0" w:color="auto"/>
      </w:divBdr>
    </w:div>
    <w:div w:id="651326601">
      <w:bodyDiv w:val="1"/>
      <w:marLeft w:val="0"/>
      <w:marRight w:val="0"/>
      <w:marTop w:val="0"/>
      <w:marBottom w:val="0"/>
      <w:divBdr>
        <w:top w:val="none" w:sz="0" w:space="0" w:color="auto"/>
        <w:left w:val="none" w:sz="0" w:space="0" w:color="auto"/>
        <w:bottom w:val="none" w:sz="0" w:space="0" w:color="auto"/>
        <w:right w:val="none" w:sz="0" w:space="0" w:color="auto"/>
      </w:divBdr>
    </w:div>
    <w:div w:id="653070722">
      <w:bodyDiv w:val="1"/>
      <w:marLeft w:val="0"/>
      <w:marRight w:val="0"/>
      <w:marTop w:val="0"/>
      <w:marBottom w:val="0"/>
      <w:divBdr>
        <w:top w:val="none" w:sz="0" w:space="0" w:color="auto"/>
        <w:left w:val="none" w:sz="0" w:space="0" w:color="auto"/>
        <w:bottom w:val="none" w:sz="0" w:space="0" w:color="auto"/>
        <w:right w:val="none" w:sz="0" w:space="0" w:color="auto"/>
      </w:divBdr>
    </w:div>
    <w:div w:id="654801980">
      <w:bodyDiv w:val="1"/>
      <w:marLeft w:val="0"/>
      <w:marRight w:val="0"/>
      <w:marTop w:val="0"/>
      <w:marBottom w:val="0"/>
      <w:divBdr>
        <w:top w:val="none" w:sz="0" w:space="0" w:color="auto"/>
        <w:left w:val="none" w:sz="0" w:space="0" w:color="auto"/>
        <w:bottom w:val="none" w:sz="0" w:space="0" w:color="auto"/>
        <w:right w:val="none" w:sz="0" w:space="0" w:color="auto"/>
      </w:divBdr>
    </w:div>
    <w:div w:id="655494131">
      <w:bodyDiv w:val="1"/>
      <w:marLeft w:val="0"/>
      <w:marRight w:val="0"/>
      <w:marTop w:val="0"/>
      <w:marBottom w:val="0"/>
      <w:divBdr>
        <w:top w:val="none" w:sz="0" w:space="0" w:color="auto"/>
        <w:left w:val="none" w:sz="0" w:space="0" w:color="auto"/>
        <w:bottom w:val="none" w:sz="0" w:space="0" w:color="auto"/>
        <w:right w:val="none" w:sz="0" w:space="0" w:color="auto"/>
      </w:divBdr>
    </w:div>
    <w:div w:id="655770542">
      <w:bodyDiv w:val="1"/>
      <w:marLeft w:val="0"/>
      <w:marRight w:val="0"/>
      <w:marTop w:val="0"/>
      <w:marBottom w:val="0"/>
      <w:divBdr>
        <w:top w:val="none" w:sz="0" w:space="0" w:color="auto"/>
        <w:left w:val="none" w:sz="0" w:space="0" w:color="auto"/>
        <w:bottom w:val="none" w:sz="0" w:space="0" w:color="auto"/>
        <w:right w:val="none" w:sz="0" w:space="0" w:color="auto"/>
      </w:divBdr>
    </w:div>
    <w:div w:id="656499813">
      <w:bodyDiv w:val="1"/>
      <w:marLeft w:val="0"/>
      <w:marRight w:val="0"/>
      <w:marTop w:val="0"/>
      <w:marBottom w:val="0"/>
      <w:divBdr>
        <w:top w:val="none" w:sz="0" w:space="0" w:color="auto"/>
        <w:left w:val="none" w:sz="0" w:space="0" w:color="auto"/>
        <w:bottom w:val="none" w:sz="0" w:space="0" w:color="auto"/>
        <w:right w:val="none" w:sz="0" w:space="0" w:color="auto"/>
      </w:divBdr>
    </w:div>
    <w:div w:id="658076218">
      <w:bodyDiv w:val="1"/>
      <w:marLeft w:val="0"/>
      <w:marRight w:val="0"/>
      <w:marTop w:val="0"/>
      <w:marBottom w:val="0"/>
      <w:divBdr>
        <w:top w:val="none" w:sz="0" w:space="0" w:color="auto"/>
        <w:left w:val="none" w:sz="0" w:space="0" w:color="auto"/>
        <w:bottom w:val="none" w:sz="0" w:space="0" w:color="auto"/>
        <w:right w:val="none" w:sz="0" w:space="0" w:color="auto"/>
      </w:divBdr>
    </w:div>
    <w:div w:id="659117144">
      <w:bodyDiv w:val="1"/>
      <w:marLeft w:val="0"/>
      <w:marRight w:val="0"/>
      <w:marTop w:val="0"/>
      <w:marBottom w:val="0"/>
      <w:divBdr>
        <w:top w:val="none" w:sz="0" w:space="0" w:color="auto"/>
        <w:left w:val="none" w:sz="0" w:space="0" w:color="auto"/>
        <w:bottom w:val="none" w:sz="0" w:space="0" w:color="auto"/>
        <w:right w:val="none" w:sz="0" w:space="0" w:color="auto"/>
      </w:divBdr>
    </w:div>
    <w:div w:id="662853973">
      <w:bodyDiv w:val="1"/>
      <w:marLeft w:val="0"/>
      <w:marRight w:val="0"/>
      <w:marTop w:val="0"/>
      <w:marBottom w:val="0"/>
      <w:divBdr>
        <w:top w:val="none" w:sz="0" w:space="0" w:color="auto"/>
        <w:left w:val="none" w:sz="0" w:space="0" w:color="auto"/>
        <w:bottom w:val="none" w:sz="0" w:space="0" w:color="auto"/>
        <w:right w:val="none" w:sz="0" w:space="0" w:color="auto"/>
      </w:divBdr>
    </w:div>
    <w:div w:id="665329723">
      <w:bodyDiv w:val="1"/>
      <w:marLeft w:val="0"/>
      <w:marRight w:val="0"/>
      <w:marTop w:val="0"/>
      <w:marBottom w:val="0"/>
      <w:divBdr>
        <w:top w:val="none" w:sz="0" w:space="0" w:color="auto"/>
        <w:left w:val="none" w:sz="0" w:space="0" w:color="auto"/>
        <w:bottom w:val="none" w:sz="0" w:space="0" w:color="auto"/>
        <w:right w:val="none" w:sz="0" w:space="0" w:color="auto"/>
      </w:divBdr>
    </w:div>
    <w:div w:id="665673888">
      <w:bodyDiv w:val="1"/>
      <w:marLeft w:val="0"/>
      <w:marRight w:val="0"/>
      <w:marTop w:val="0"/>
      <w:marBottom w:val="0"/>
      <w:divBdr>
        <w:top w:val="none" w:sz="0" w:space="0" w:color="auto"/>
        <w:left w:val="none" w:sz="0" w:space="0" w:color="auto"/>
        <w:bottom w:val="none" w:sz="0" w:space="0" w:color="auto"/>
        <w:right w:val="none" w:sz="0" w:space="0" w:color="auto"/>
      </w:divBdr>
    </w:div>
    <w:div w:id="669914818">
      <w:bodyDiv w:val="1"/>
      <w:marLeft w:val="0"/>
      <w:marRight w:val="0"/>
      <w:marTop w:val="0"/>
      <w:marBottom w:val="0"/>
      <w:divBdr>
        <w:top w:val="none" w:sz="0" w:space="0" w:color="auto"/>
        <w:left w:val="none" w:sz="0" w:space="0" w:color="auto"/>
        <w:bottom w:val="none" w:sz="0" w:space="0" w:color="auto"/>
        <w:right w:val="none" w:sz="0" w:space="0" w:color="auto"/>
      </w:divBdr>
    </w:div>
    <w:div w:id="670257490">
      <w:bodyDiv w:val="1"/>
      <w:marLeft w:val="0"/>
      <w:marRight w:val="0"/>
      <w:marTop w:val="0"/>
      <w:marBottom w:val="0"/>
      <w:divBdr>
        <w:top w:val="none" w:sz="0" w:space="0" w:color="auto"/>
        <w:left w:val="none" w:sz="0" w:space="0" w:color="auto"/>
        <w:bottom w:val="none" w:sz="0" w:space="0" w:color="auto"/>
        <w:right w:val="none" w:sz="0" w:space="0" w:color="auto"/>
      </w:divBdr>
    </w:div>
    <w:div w:id="673071088">
      <w:bodyDiv w:val="1"/>
      <w:marLeft w:val="0"/>
      <w:marRight w:val="0"/>
      <w:marTop w:val="0"/>
      <w:marBottom w:val="0"/>
      <w:divBdr>
        <w:top w:val="none" w:sz="0" w:space="0" w:color="auto"/>
        <w:left w:val="none" w:sz="0" w:space="0" w:color="auto"/>
        <w:bottom w:val="none" w:sz="0" w:space="0" w:color="auto"/>
        <w:right w:val="none" w:sz="0" w:space="0" w:color="auto"/>
      </w:divBdr>
    </w:div>
    <w:div w:id="675615943">
      <w:bodyDiv w:val="1"/>
      <w:marLeft w:val="0"/>
      <w:marRight w:val="0"/>
      <w:marTop w:val="0"/>
      <w:marBottom w:val="0"/>
      <w:divBdr>
        <w:top w:val="none" w:sz="0" w:space="0" w:color="auto"/>
        <w:left w:val="none" w:sz="0" w:space="0" w:color="auto"/>
        <w:bottom w:val="none" w:sz="0" w:space="0" w:color="auto"/>
        <w:right w:val="none" w:sz="0" w:space="0" w:color="auto"/>
      </w:divBdr>
    </w:div>
    <w:div w:id="675807479">
      <w:bodyDiv w:val="1"/>
      <w:marLeft w:val="0"/>
      <w:marRight w:val="0"/>
      <w:marTop w:val="0"/>
      <w:marBottom w:val="0"/>
      <w:divBdr>
        <w:top w:val="none" w:sz="0" w:space="0" w:color="auto"/>
        <w:left w:val="none" w:sz="0" w:space="0" w:color="auto"/>
        <w:bottom w:val="none" w:sz="0" w:space="0" w:color="auto"/>
        <w:right w:val="none" w:sz="0" w:space="0" w:color="auto"/>
      </w:divBdr>
    </w:div>
    <w:div w:id="678579340">
      <w:bodyDiv w:val="1"/>
      <w:marLeft w:val="0"/>
      <w:marRight w:val="0"/>
      <w:marTop w:val="0"/>
      <w:marBottom w:val="0"/>
      <w:divBdr>
        <w:top w:val="none" w:sz="0" w:space="0" w:color="auto"/>
        <w:left w:val="none" w:sz="0" w:space="0" w:color="auto"/>
        <w:bottom w:val="none" w:sz="0" w:space="0" w:color="auto"/>
        <w:right w:val="none" w:sz="0" w:space="0" w:color="auto"/>
      </w:divBdr>
    </w:div>
    <w:div w:id="679741371">
      <w:bodyDiv w:val="1"/>
      <w:marLeft w:val="0"/>
      <w:marRight w:val="0"/>
      <w:marTop w:val="0"/>
      <w:marBottom w:val="0"/>
      <w:divBdr>
        <w:top w:val="none" w:sz="0" w:space="0" w:color="auto"/>
        <w:left w:val="none" w:sz="0" w:space="0" w:color="auto"/>
        <w:bottom w:val="none" w:sz="0" w:space="0" w:color="auto"/>
        <w:right w:val="none" w:sz="0" w:space="0" w:color="auto"/>
      </w:divBdr>
    </w:div>
    <w:div w:id="681277455">
      <w:bodyDiv w:val="1"/>
      <w:marLeft w:val="0"/>
      <w:marRight w:val="0"/>
      <w:marTop w:val="0"/>
      <w:marBottom w:val="0"/>
      <w:divBdr>
        <w:top w:val="none" w:sz="0" w:space="0" w:color="auto"/>
        <w:left w:val="none" w:sz="0" w:space="0" w:color="auto"/>
        <w:bottom w:val="none" w:sz="0" w:space="0" w:color="auto"/>
        <w:right w:val="none" w:sz="0" w:space="0" w:color="auto"/>
      </w:divBdr>
    </w:div>
    <w:div w:id="683481025">
      <w:bodyDiv w:val="1"/>
      <w:marLeft w:val="0"/>
      <w:marRight w:val="0"/>
      <w:marTop w:val="0"/>
      <w:marBottom w:val="0"/>
      <w:divBdr>
        <w:top w:val="none" w:sz="0" w:space="0" w:color="auto"/>
        <w:left w:val="none" w:sz="0" w:space="0" w:color="auto"/>
        <w:bottom w:val="none" w:sz="0" w:space="0" w:color="auto"/>
        <w:right w:val="none" w:sz="0" w:space="0" w:color="auto"/>
      </w:divBdr>
    </w:div>
    <w:div w:id="683896725">
      <w:bodyDiv w:val="1"/>
      <w:marLeft w:val="0"/>
      <w:marRight w:val="0"/>
      <w:marTop w:val="0"/>
      <w:marBottom w:val="0"/>
      <w:divBdr>
        <w:top w:val="none" w:sz="0" w:space="0" w:color="auto"/>
        <w:left w:val="none" w:sz="0" w:space="0" w:color="auto"/>
        <w:bottom w:val="none" w:sz="0" w:space="0" w:color="auto"/>
        <w:right w:val="none" w:sz="0" w:space="0" w:color="auto"/>
      </w:divBdr>
    </w:div>
    <w:div w:id="684477546">
      <w:bodyDiv w:val="1"/>
      <w:marLeft w:val="0"/>
      <w:marRight w:val="0"/>
      <w:marTop w:val="0"/>
      <w:marBottom w:val="0"/>
      <w:divBdr>
        <w:top w:val="none" w:sz="0" w:space="0" w:color="auto"/>
        <w:left w:val="none" w:sz="0" w:space="0" w:color="auto"/>
        <w:bottom w:val="none" w:sz="0" w:space="0" w:color="auto"/>
        <w:right w:val="none" w:sz="0" w:space="0" w:color="auto"/>
      </w:divBdr>
    </w:div>
    <w:div w:id="686638711">
      <w:bodyDiv w:val="1"/>
      <w:marLeft w:val="0"/>
      <w:marRight w:val="0"/>
      <w:marTop w:val="0"/>
      <w:marBottom w:val="0"/>
      <w:divBdr>
        <w:top w:val="none" w:sz="0" w:space="0" w:color="auto"/>
        <w:left w:val="none" w:sz="0" w:space="0" w:color="auto"/>
        <w:bottom w:val="none" w:sz="0" w:space="0" w:color="auto"/>
        <w:right w:val="none" w:sz="0" w:space="0" w:color="auto"/>
      </w:divBdr>
    </w:div>
    <w:div w:id="687105186">
      <w:bodyDiv w:val="1"/>
      <w:marLeft w:val="0"/>
      <w:marRight w:val="0"/>
      <w:marTop w:val="0"/>
      <w:marBottom w:val="0"/>
      <w:divBdr>
        <w:top w:val="none" w:sz="0" w:space="0" w:color="auto"/>
        <w:left w:val="none" w:sz="0" w:space="0" w:color="auto"/>
        <w:bottom w:val="none" w:sz="0" w:space="0" w:color="auto"/>
        <w:right w:val="none" w:sz="0" w:space="0" w:color="auto"/>
      </w:divBdr>
    </w:div>
    <w:div w:id="688487280">
      <w:bodyDiv w:val="1"/>
      <w:marLeft w:val="0"/>
      <w:marRight w:val="0"/>
      <w:marTop w:val="0"/>
      <w:marBottom w:val="0"/>
      <w:divBdr>
        <w:top w:val="none" w:sz="0" w:space="0" w:color="auto"/>
        <w:left w:val="none" w:sz="0" w:space="0" w:color="auto"/>
        <w:bottom w:val="none" w:sz="0" w:space="0" w:color="auto"/>
        <w:right w:val="none" w:sz="0" w:space="0" w:color="auto"/>
      </w:divBdr>
    </w:div>
    <w:div w:id="690953986">
      <w:bodyDiv w:val="1"/>
      <w:marLeft w:val="0"/>
      <w:marRight w:val="0"/>
      <w:marTop w:val="0"/>
      <w:marBottom w:val="0"/>
      <w:divBdr>
        <w:top w:val="none" w:sz="0" w:space="0" w:color="auto"/>
        <w:left w:val="none" w:sz="0" w:space="0" w:color="auto"/>
        <w:bottom w:val="none" w:sz="0" w:space="0" w:color="auto"/>
        <w:right w:val="none" w:sz="0" w:space="0" w:color="auto"/>
      </w:divBdr>
    </w:div>
    <w:div w:id="692464131">
      <w:bodyDiv w:val="1"/>
      <w:marLeft w:val="0"/>
      <w:marRight w:val="0"/>
      <w:marTop w:val="0"/>
      <w:marBottom w:val="0"/>
      <w:divBdr>
        <w:top w:val="none" w:sz="0" w:space="0" w:color="auto"/>
        <w:left w:val="none" w:sz="0" w:space="0" w:color="auto"/>
        <w:bottom w:val="none" w:sz="0" w:space="0" w:color="auto"/>
        <w:right w:val="none" w:sz="0" w:space="0" w:color="auto"/>
      </w:divBdr>
    </w:div>
    <w:div w:id="695811077">
      <w:bodyDiv w:val="1"/>
      <w:marLeft w:val="0"/>
      <w:marRight w:val="0"/>
      <w:marTop w:val="0"/>
      <w:marBottom w:val="0"/>
      <w:divBdr>
        <w:top w:val="none" w:sz="0" w:space="0" w:color="auto"/>
        <w:left w:val="none" w:sz="0" w:space="0" w:color="auto"/>
        <w:bottom w:val="none" w:sz="0" w:space="0" w:color="auto"/>
        <w:right w:val="none" w:sz="0" w:space="0" w:color="auto"/>
      </w:divBdr>
    </w:div>
    <w:div w:id="696078257">
      <w:bodyDiv w:val="1"/>
      <w:marLeft w:val="0"/>
      <w:marRight w:val="0"/>
      <w:marTop w:val="0"/>
      <w:marBottom w:val="0"/>
      <w:divBdr>
        <w:top w:val="none" w:sz="0" w:space="0" w:color="auto"/>
        <w:left w:val="none" w:sz="0" w:space="0" w:color="auto"/>
        <w:bottom w:val="none" w:sz="0" w:space="0" w:color="auto"/>
        <w:right w:val="none" w:sz="0" w:space="0" w:color="auto"/>
      </w:divBdr>
    </w:div>
    <w:div w:id="696154096">
      <w:bodyDiv w:val="1"/>
      <w:marLeft w:val="0"/>
      <w:marRight w:val="0"/>
      <w:marTop w:val="0"/>
      <w:marBottom w:val="0"/>
      <w:divBdr>
        <w:top w:val="none" w:sz="0" w:space="0" w:color="auto"/>
        <w:left w:val="none" w:sz="0" w:space="0" w:color="auto"/>
        <w:bottom w:val="none" w:sz="0" w:space="0" w:color="auto"/>
        <w:right w:val="none" w:sz="0" w:space="0" w:color="auto"/>
      </w:divBdr>
    </w:div>
    <w:div w:id="696271821">
      <w:bodyDiv w:val="1"/>
      <w:marLeft w:val="0"/>
      <w:marRight w:val="0"/>
      <w:marTop w:val="0"/>
      <w:marBottom w:val="0"/>
      <w:divBdr>
        <w:top w:val="none" w:sz="0" w:space="0" w:color="auto"/>
        <w:left w:val="none" w:sz="0" w:space="0" w:color="auto"/>
        <w:bottom w:val="none" w:sz="0" w:space="0" w:color="auto"/>
        <w:right w:val="none" w:sz="0" w:space="0" w:color="auto"/>
      </w:divBdr>
    </w:div>
    <w:div w:id="696347605">
      <w:bodyDiv w:val="1"/>
      <w:marLeft w:val="0"/>
      <w:marRight w:val="0"/>
      <w:marTop w:val="0"/>
      <w:marBottom w:val="0"/>
      <w:divBdr>
        <w:top w:val="none" w:sz="0" w:space="0" w:color="auto"/>
        <w:left w:val="none" w:sz="0" w:space="0" w:color="auto"/>
        <w:bottom w:val="none" w:sz="0" w:space="0" w:color="auto"/>
        <w:right w:val="none" w:sz="0" w:space="0" w:color="auto"/>
      </w:divBdr>
    </w:div>
    <w:div w:id="696779491">
      <w:bodyDiv w:val="1"/>
      <w:marLeft w:val="0"/>
      <w:marRight w:val="0"/>
      <w:marTop w:val="0"/>
      <w:marBottom w:val="0"/>
      <w:divBdr>
        <w:top w:val="none" w:sz="0" w:space="0" w:color="auto"/>
        <w:left w:val="none" w:sz="0" w:space="0" w:color="auto"/>
        <w:bottom w:val="none" w:sz="0" w:space="0" w:color="auto"/>
        <w:right w:val="none" w:sz="0" w:space="0" w:color="auto"/>
      </w:divBdr>
    </w:div>
    <w:div w:id="696851920">
      <w:bodyDiv w:val="1"/>
      <w:marLeft w:val="0"/>
      <w:marRight w:val="0"/>
      <w:marTop w:val="0"/>
      <w:marBottom w:val="0"/>
      <w:divBdr>
        <w:top w:val="none" w:sz="0" w:space="0" w:color="auto"/>
        <w:left w:val="none" w:sz="0" w:space="0" w:color="auto"/>
        <w:bottom w:val="none" w:sz="0" w:space="0" w:color="auto"/>
        <w:right w:val="none" w:sz="0" w:space="0" w:color="auto"/>
      </w:divBdr>
    </w:div>
    <w:div w:id="697700221">
      <w:bodyDiv w:val="1"/>
      <w:marLeft w:val="0"/>
      <w:marRight w:val="0"/>
      <w:marTop w:val="0"/>
      <w:marBottom w:val="0"/>
      <w:divBdr>
        <w:top w:val="none" w:sz="0" w:space="0" w:color="auto"/>
        <w:left w:val="none" w:sz="0" w:space="0" w:color="auto"/>
        <w:bottom w:val="none" w:sz="0" w:space="0" w:color="auto"/>
        <w:right w:val="none" w:sz="0" w:space="0" w:color="auto"/>
      </w:divBdr>
    </w:div>
    <w:div w:id="700742424">
      <w:bodyDiv w:val="1"/>
      <w:marLeft w:val="0"/>
      <w:marRight w:val="0"/>
      <w:marTop w:val="0"/>
      <w:marBottom w:val="0"/>
      <w:divBdr>
        <w:top w:val="none" w:sz="0" w:space="0" w:color="auto"/>
        <w:left w:val="none" w:sz="0" w:space="0" w:color="auto"/>
        <w:bottom w:val="none" w:sz="0" w:space="0" w:color="auto"/>
        <w:right w:val="none" w:sz="0" w:space="0" w:color="auto"/>
      </w:divBdr>
    </w:div>
    <w:div w:id="704840382">
      <w:bodyDiv w:val="1"/>
      <w:marLeft w:val="0"/>
      <w:marRight w:val="0"/>
      <w:marTop w:val="0"/>
      <w:marBottom w:val="0"/>
      <w:divBdr>
        <w:top w:val="none" w:sz="0" w:space="0" w:color="auto"/>
        <w:left w:val="none" w:sz="0" w:space="0" w:color="auto"/>
        <w:bottom w:val="none" w:sz="0" w:space="0" w:color="auto"/>
        <w:right w:val="none" w:sz="0" w:space="0" w:color="auto"/>
      </w:divBdr>
    </w:div>
    <w:div w:id="705056826">
      <w:bodyDiv w:val="1"/>
      <w:marLeft w:val="0"/>
      <w:marRight w:val="0"/>
      <w:marTop w:val="0"/>
      <w:marBottom w:val="0"/>
      <w:divBdr>
        <w:top w:val="none" w:sz="0" w:space="0" w:color="auto"/>
        <w:left w:val="none" w:sz="0" w:space="0" w:color="auto"/>
        <w:bottom w:val="none" w:sz="0" w:space="0" w:color="auto"/>
        <w:right w:val="none" w:sz="0" w:space="0" w:color="auto"/>
      </w:divBdr>
    </w:div>
    <w:div w:id="705637648">
      <w:bodyDiv w:val="1"/>
      <w:marLeft w:val="0"/>
      <w:marRight w:val="0"/>
      <w:marTop w:val="0"/>
      <w:marBottom w:val="0"/>
      <w:divBdr>
        <w:top w:val="none" w:sz="0" w:space="0" w:color="auto"/>
        <w:left w:val="none" w:sz="0" w:space="0" w:color="auto"/>
        <w:bottom w:val="none" w:sz="0" w:space="0" w:color="auto"/>
        <w:right w:val="none" w:sz="0" w:space="0" w:color="auto"/>
      </w:divBdr>
    </w:div>
    <w:div w:id="706762427">
      <w:bodyDiv w:val="1"/>
      <w:marLeft w:val="0"/>
      <w:marRight w:val="0"/>
      <w:marTop w:val="0"/>
      <w:marBottom w:val="0"/>
      <w:divBdr>
        <w:top w:val="none" w:sz="0" w:space="0" w:color="auto"/>
        <w:left w:val="none" w:sz="0" w:space="0" w:color="auto"/>
        <w:bottom w:val="none" w:sz="0" w:space="0" w:color="auto"/>
        <w:right w:val="none" w:sz="0" w:space="0" w:color="auto"/>
      </w:divBdr>
    </w:div>
    <w:div w:id="707336441">
      <w:bodyDiv w:val="1"/>
      <w:marLeft w:val="0"/>
      <w:marRight w:val="0"/>
      <w:marTop w:val="0"/>
      <w:marBottom w:val="0"/>
      <w:divBdr>
        <w:top w:val="none" w:sz="0" w:space="0" w:color="auto"/>
        <w:left w:val="none" w:sz="0" w:space="0" w:color="auto"/>
        <w:bottom w:val="none" w:sz="0" w:space="0" w:color="auto"/>
        <w:right w:val="none" w:sz="0" w:space="0" w:color="auto"/>
      </w:divBdr>
    </w:div>
    <w:div w:id="707608231">
      <w:bodyDiv w:val="1"/>
      <w:marLeft w:val="0"/>
      <w:marRight w:val="0"/>
      <w:marTop w:val="0"/>
      <w:marBottom w:val="0"/>
      <w:divBdr>
        <w:top w:val="none" w:sz="0" w:space="0" w:color="auto"/>
        <w:left w:val="none" w:sz="0" w:space="0" w:color="auto"/>
        <w:bottom w:val="none" w:sz="0" w:space="0" w:color="auto"/>
        <w:right w:val="none" w:sz="0" w:space="0" w:color="auto"/>
      </w:divBdr>
    </w:div>
    <w:div w:id="707728729">
      <w:bodyDiv w:val="1"/>
      <w:marLeft w:val="0"/>
      <w:marRight w:val="0"/>
      <w:marTop w:val="0"/>
      <w:marBottom w:val="0"/>
      <w:divBdr>
        <w:top w:val="none" w:sz="0" w:space="0" w:color="auto"/>
        <w:left w:val="none" w:sz="0" w:space="0" w:color="auto"/>
        <w:bottom w:val="none" w:sz="0" w:space="0" w:color="auto"/>
        <w:right w:val="none" w:sz="0" w:space="0" w:color="auto"/>
      </w:divBdr>
    </w:div>
    <w:div w:id="711072681">
      <w:bodyDiv w:val="1"/>
      <w:marLeft w:val="0"/>
      <w:marRight w:val="0"/>
      <w:marTop w:val="0"/>
      <w:marBottom w:val="0"/>
      <w:divBdr>
        <w:top w:val="none" w:sz="0" w:space="0" w:color="auto"/>
        <w:left w:val="none" w:sz="0" w:space="0" w:color="auto"/>
        <w:bottom w:val="none" w:sz="0" w:space="0" w:color="auto"/>
        <w:right w:val="none" w:sz="0" w:space="0" w:color="auto"/>
      </w:divBdr>
    </w:div>
    <w:div w:id="713236949">
      <w:bodyDiv w:val="1"/>
      <w:marLeft w:val="0"/>
      <w:marRight w:val="0"/>
      <w:marTop w:val="0"/>
      <w:marBottom w:val="0"/>
      <w:divBdr>
        <w:top w:val="none" w:sz="0" w:space="0" w:color="auto"/>
        <w:left w:val="none" w:sz="0" w:space="0" w:color="auto"/>
        <w:bottom w:val="none" w:sz="0" w:space="0" w:color="auto"/>
        <w:right w:val="none" w:sz="0" w:space="0" w:color="auto"/>
      </w:divBdr>
    </w:div>
    <w:div w:id="715929786">
      <w:bodyDiv w:val="1"/>
      <w:marLeft w:val="0"/>
      <w:marRight w:val="0"/>
      <w:marTop w:val="0"/>
      <w:marBottom w:val="0"/>
      <w:divBdr>
        <w:top w:val="none" w:sz="0" w:space="0" w:color="auto"/>
        <w:left w:val="none" w:sz="0" w:space="0" w:color="auto"/>
        <w:bottom w:val="none" w:sz="0" w:space="0" w:color="auto"/>
        <w:right w:val="none" w:sz="0" w:space="0" w:color="auto"/>
      </w:divBdr>
    </w:div>
    <w:div w:id="718356275">
      <w:bodyDiv w:val="1"/>
      <w:marLeft w:val="0"/>
      <w:marRight w:val="0"/>
      <w:marTop w:val="0"/>
      <w:marBottom w:val="0"/>
      <w:divBdr>
        <w:top w:val="none" w:sz="0" w:space="0" w:color="auto"/>
        <w:left w:val="none" w:sz="0" w:space="0" w:color="auto"/>
        <w:bottom w:val="none" w:sz="0" w:space="0" w:color="auto"/>
        <w:right w:val="none" w:sz="0" w:space="0" w:color="auto"/>
      </w:divBdr>
    </w:div>
    <w:div w:id="722632004">
      <w:bodyDiv w:val="1"/>
      <w:marLeft w:val="0"/>
      <w:marRight w:val="0"/>
      <w:marTop w:val="0"/>
      <w:marBottom w:val="0"/>
      <w:divBdr>
        <w:top w:val="none" w:sz="0" w:space="0" w:color="auto"/>
        <w:left w:val="none" w:sz="0" w:space="0" w:color="auto"/>
        <w:bottom w:val="none" w:sz="0" w:space="0" w:color="auto"/>
        <w:right w:val="none" w:sz="0" w:space="0" w:color="auto"/>
      </w:divBdr>
    </w:div>
    <w:div w:id="723023400">
      <w:bodyDiv w:val="1"/>
      <w:marLeft w:val="0"/>
      <w:marRight w:val="0"/>
      <w:marTop w:val="0"/>
      <w:marBottom w:val="0"/>
      <w:divBdr>
        <w:top w:val="none" w:sz="0" w:space="0" w:color="auto"/>
        <w:left w:val="none" w:sz="0" w:space="0" w:color="auto"/>
        <w:bottom w:val="none" w:sz="0" w:space="0" w:color="auto"/>
        <w:right w:val="none" w:sz="0" w:space="0" w:color="auto"/>
      </w:divBdr>
    </w:div>
    <w:div w:id="723481091">
      <w:bodyDiv w:val="1"/>
      <w:marLeft w:val="0"/>
      <w:marRight w:val="0"/>
      <w:marTop w:val="0"/>
      <w:marBottom w:val="0"/>
      <w:divBdr>
        <w:top w:val="none" w:sz="0" w:space="0" w:color="auto"/>
        <w:left w:val="none" w:sz="0" w:space="0" w:color="auto"/>
        <w:bottom w:val="none" w:sz="0" w:space="0" w:color="auto"/>
        <w:right w:val="none" w:sz="0" w:space="0" w:color="auto"/>
      </w:divBdr>
    </w:div>
    <w:div w:id="725494874">
      <w:bodyDiv w:val="1"/>
      <w:marLeft w:val="0"/>
      <w:marRight w:val="0"/>
      <w:marTop w:val="0"/>
      <w:marBottom w:val="0"/>
      <w:divBdr>
        <w:top w:val="none" w:sz="0" w:space="0" w:color="auto"/>
        <w:left w:val="none" w:sz="0" w:space="0" w:color="auto"/>
        <w:bottom w:val="none" w:sz="0" w:space="0" w:color="auto"/>
        <w:right w:val="none" w:sz="0" w:space="0" w:color="auto"/>
      </w:divBdr>
    </w:div>
    <w:div w:id="726030567">
      <w:bodyDiv w:val="1"/>
      <w:marLeft w:val="0"/>
      <w:marRight w:val="0"/>
      <w:marTop w:val="0"/>
      <w:marBottom w:val="0"/>
      <w:divBdr>
        <w:top w:val="none" w:sz="0" w:space="0" w:color="auto"/>
        <w:left w:val="none" w:sz="0" w:space="0" w:color="auto"/>
        <w:bottom w:val="none" w:sz="0" w:space="0" w:color="auto"/>
        <w:right w:val="none" w:sz="0" w:space="0" w:color="auto"/>
      </w:divBdr>
    </w:div>
    <w:div w:id="727454801">
      <w:bodyDiv w:val="1"/>
      <w:marLeft w:val="0"/>
      <w:marRight w:val="0"/>
      <w:marTop w:val="0"/>
      <w:marBottom w:val="0"/>
      <w:divBdr>
        <w:top w:val="none" w:sz="0" w:space="0" w:color="auto"/>
        <w:left w:val="none" w:sz="0" w:space="0" w:color="auto"/>
        <w:bottom w:val="none" w:sz="0" w:space="0" w:color="auto"/>
        <w:right w:val="none" w:sz="0" w:space="0" w:color="auto"/>
      </w:divBdr>
    </w:div>
    <w:div w:id="727535675">
      <w:bodyDiv w:val="1"/>
      <w:marLeft w:val="0"/>
      <w:marRight w:val="0"/>
      <w:marTop w:val="0"/>
      <w:marBottom w:val="0"/>
      <w:divBdr>
        <w:top w:val="none" w:sz="0" w:space="0" w:color="auto"/>
        <w:left w:val="none" w:sz="0" w:space="0" w:color="auto"/>
        <w:bottom w:val="none" w:sz="0" w:space="0" w:color="auto"/>
        <w:right w:val="none" w:sz="0" w:space="0" w:color="auto"/>
      </w:divBdr>
    </w:div>
    <w:div w:id="727874676">
      <w:bodyDiv w:val="1"/>
      <w:marLeft w:val="0"/>
      <w:marRight w:val="0"/>
      <w:marTop w:val="0"/>
      <w:marBottom w:val="0"/>
      <w:divBdr>
        <w:top w:val="none" w:sz="0" w:space="0" w:color="auto"/>
        <w:left w:val="none" w:sz="0" w:space="0" w:color="auto"/>
        <w:bottom w:val="none" w:sz="0" w:space="0" w:color="auto"/>
        <w:right w:val="none" w:sz="0" w:space="0" w:color="auto"/>
      </w:divBdr>
    </w:div>
    <w:div w:id="731544214">
      <w:bodyDiv w:val="1"/>
      <w:marLeft w:val="0"/>
      <w:marRight w:val="0"/>
      <w:marTop w:val="0"/>
      <w:marBottom w:val="0"/>
      <w:divBdr>
        <w:top w:val="none" w:sz="0" w:space="0" w:color="auto"/>
        <w:left w:val="none" w:sz="0" w:space="0" w:color="auto"/>
        <w:bottom w:val="none" w:sz="0" w:space="0" w:color="auto"/>
        <w:right w:val="none" w:sz="0" w:space="0" w:color="auto"/>
      </w:divBdr>
    </w:div>
    <w:div w:id="732200129">
      <w:bodyDiv w:val="1"/>
      <w:marLeft w:val="0"/>
      <w:marRight w:val="0"/>
      <w:marTop w:val="0"/>
      <w:marBottom w:val="0"/>
      <w:divBdr>
        <w:top w:val="none" w:sz="0" w:space="0" w:color="auto"/>
        <w:left w:val="none" w:sz="0" w:space="0" w:color="auto"/>
        <w:bottom w:val="none" w:sz="0" w:space="0" w:color="auto"/>
        <w:right w:val="none" w:sz="0" w:space="0" w:color="auto"/>
      </w:divBdr>
    </w:div>
    <w:div w:id="732777596">
      <w:bodyDiv w:val="1"/>
      <w:marLeft w:val="0"/>
      <w:marRight w:val="0"/>
      <w:marTop w:val="0"/>
      <w:marBottom w:val="0"/>
      <w:divBdr>
        <w:top w:val="none" w:sz="0" w:space="0" w:color="auto"/>
        <w:left w:val="none" w:sz="0" w:space="0" w:color="auto"/>
        <w:bottom w:val="none" w:sz="0" w:space="0" w:color="auto"/>
        <w:right w:val="none" w:sz="0" w:space="0" w:color="auto"/>
      </w:divBdr>
    </w:div>
    <w:div w:id="732898176">
      <w:bodyDiv w:val="1"/>
      <w:marLeft w:val="0"/>
      <w:marRight w:val="0"/>
      <w:marTop w:val="0"/>
      <w:marBottom w:val="0"/>
      <w:divBdr>
        <w:top w:val="none" w:sz="0" w:space="0" w:color="auto"/>
        <w:left w:val="none" w:sz="0" w:space="0" w:color="auto"/>
        <w:bottom w:val="none" w:sz="0" w:space="0" w:color="auto"/>
        <w:right w:val="none" w:sz="0" w:space="0" w:color="auto"/>
      </w:divBdr>
    </w:div>
    <w:div w:id="733964186">
      <w:bodyDiv w:val="1"/>
      <w:marLeft w:val="0"/>
      <w:marRight w:val="0"/>
      <w:marTop w:val="0"/>
      <w:marBottom w:val="0"/>
      <w:divBdr>
        <w:top w:val="none" w:sz="0" w:space="0" w:color="auto"/>
        <w:left w:val="none" w:sz="0" w:space="0" w:color="auto"/>
        <w:bottom w:val="none" w:sz="0" w:space="0" w:color="auto"/>
        <w:right w:val="none" w:sz="0" w:space="0" w:color="auto"/>
      </w:divBdr>
    </w:div>
    <w:div w:id="737099117">
      <w:bodyDiv w:val="1"/>
      <w:marLeft w:val="0"/>
      <w:marRight w:val="0"/>
      <w:marTop w:val="0"/>
      <w:marBottom w:val="0"/>
      <w:divBdr>
        <w:top w:val="none" w:sz="0" w:space="0" w:color="auto"/>
        <w:left w:val="none" w:sz="0" w:space="0" w:color="auto"/>
        <w:bottom w:val="none" w:sz="0" w:space="0" w:color="auto"/>
        <w:right w:val="none" w:sz="0" w:space="0" w:color="auto"/>
      </w:divBdr>
    </w:div>
    <w:div w:id="737172382">
      <w:bodyDiv w:val="1"/>
      <w:marLeft w:val="0"/>
      <w:marRight w:val="0"/>
      <w:marTop w:val="0"/>
      <w:marBottom w:val="0"/>
      <w:divBdr>
        <w:top w:val="none" w:sz="0" w:space="0" w:color="auto"/>
        <w:left w:val="none" w:sz="0" w:space="0" w:color="auto"/>
        <w:bottom w:val="none" w:sz="0" w:space="0" w:color="auto"/>
        <w:right w:val="none" w:sz="0" w:space="0" w:color="auto"/>
      </w:divBdr>
    </w:div>
    <w:div w:id="739793659">
      <w:bodyDiv w:val="1"/>
      <w:marLeft w:val="0"/>
      <w:marRight w:val="0"/>
      <w:marTop w:val="0"/>
      <w:marBottom w:val="0"/>
      <w:divBdr>
        <w:top w:val="none" w:sz="0" w:space="0" w:color="auto"/>
        <w:left w:val="none" w:sz="0" w:space="0" w:color="auto"/>
        <w:bottom w:val="none" w:sz="0" w:space="0" w:color="auto"/>
        <w:right w:val="none" w:sz="0" w:space="0" w:color="auto"/>
      </w:divBdr>
    </w:div>
    <w:div w:id="740130532">
      <w:bodyDiv w:val="1"/>
      <w:marLeft w:val="0"/>
      <w:marRight w:val="0"/>
      <w:marTop w:val="0"/>
      <w:marBottom w:val="0"/>
      <w:divBdr>
        <w:top w:val="none" w:sz="0" w:space="0" w:color="auto"/>
        <w:left w:val="none" w:sz="0" w:space="0" w:color="auto"/>
        <w:bottom w:val="none" w:sz="0" w:space="0" w:color="auto"/>
        <w:right w:val="none" w:sz="0" w:space="0" w:color="auto"/>
      </w:divBdr>
    </w:div>
    <w:div w:id="740640092">
      <w:bodyDiv w:val="1"/>
      <w:marLeft w:val="0"/>
      <w:marRight w:val="0"/>
      <w:marTop w:val="0"/>
      <w:marBottom w:val="0"/>
      <w:divBdr>
        <w:top w:val="none" w:sz="0" w:space="0" w:color="auto"/>
        <w:left w:val="none" w:sz="0" w:space="0" w:color="auto"/>
        <w:bottom w:val="none" w:sz="0" w:space="0" w:color="auto"/>
        <w:right w:val="none" w:sz="0" w:space="0" w:color="auto"/>
      </w:divBdr>
    </w:div>
    <w:div w:id="742878495">
      <w:bodyDiv w:val="1"/>
      <w:marLeft w:val="0"/>
      <w:marRight w:val="0"/>
      <w:marTop w:val="0"/>
      <w:marBottom w:val="0"/>
      <w:divBdr>
        <w:top w:val="none" w:sz="0" w:space="0" w:color="auto"/>
        <w:left w:val="none" w:sz="0" w:space="0" w:color="auto"/>
        <w:bottom w:val="none" w:sz="0" w:space="0" w:color="auto"/>
        <w:right w:val="none" w:sz="0" w:space="0" w:color="auto"/>
      </w:divBdr>
    </w:div>
    <w:div w:id="743186890">
      <w:bodyDiv w:val="1"/>
      <w:marLeft w:val="0"/>
      <w:marRight w:val="0"/>
      <w:marTop w:val="0"/>
      <w:marBottom w:val="0"/>
      <w:divBdr>
        <w:top w:val="none" w:sz="0" w:space="0" w:color="auto"/>
        <w:left w:val="none" w:sz="0" w:space="0" w:color="auto"/>
        <w:bottom w:val="none" w:sz="0" w:space="0" w:color="auto"/>
        <w:right w:val="none" w:sz="0" w:space="0" w:color="auto"/>
      </w:divBdr>
    </w:div>
    <w:div w:id="743335919">
      <w:bodyDiv w:val="1"/>
      <w:marLeft w:val="0"/>
      <w:marRight w:val="0"/>
      <w:marTop w:val="0"/>
      <w:marBottom w:val="0"/>
      <w:divBdr>
        <w:top w:val="none" w:sz="0" w:space="0" w:color="auto"/>
        <w:left w:val="none" w:sz="0" w:space="0" w:color="auto"/>
        <w:bottom w:val="none" w:sz="0" w:space="0" w:color="auto"/>
        <w:right w:val="none" w:sz="0" w:space="0" w:color="auto"/>
      </w:divBdr>
    </w:div>
    <w:div w:id="745423563">
      <w:bodyDiv w:val="1"/>
      <w:marLeft w:val="0"/>
      <w:marRight w:val="0"/>
      <w:marTop w:val="0"/>
      <w:marBottom w:val="0"/>
      <w:divBdr>
        <w:top w:val="none" w:sz="0" w:space="0" w:color="auto"/>
        <w:left w:val="none" w:sz="0" w:space="0" w:color="auto"/>
        <w:bottom w:val="none" w:sz="0" w:space="0" w:color="auto"/>
        <w:right w:val="none" w:sz="0" w:space="0" w:color="auto"/>
      </w:divBdr>
    </w:div>
    <w:div w:id="745498803">
      <w:bodyDiv w:val="1"/>
      <w:marLeft w:val="0"/>
      <w:marRight w:val="0"/>
      <w:marTop w:val="0"/>
      <w:marBottom w:val="0"/>
      <w:divBdr>
        <w:top w:val="none" w:sz="0" w:space="0" w:color="auto"/>
        <w:left w:val="none" w:sz="0" w:space="0" w:color="auto"/>
        <w:bottom w:val="none" w:sz="0" w:space="0" w:color="auto"/>
        <w:right w:val="none" w:sz="0" w:space="0" w:color="auto"/>
      </w:divBdr>
    </w:div>
    <w:div w:id="746070592">
      <w:bodyDiv w:val="1"/>
      <w:marLeft w:val="0"/>
      <w:marRight w:val="0"/>
      <w:marTop w:val="0"/>
      <w:marBottom w:val="0"/>
      <w:divBdr>
        <w:top w:val="none" w:sz="0" w:space="0" w:color="auto"/>
        <w:left w:val="none" w:sz="0" w:space="0" w:color="auto"/>
        <w:bottom w:val="none" w:sz="0" w:space="0" w:color="auto"/>
        <w:right w:val="none" w:sz="0" w:space="0" w:color="auto"/>
      </w:divBdr>
    </w:div>
    <w:div w:id="746607345">
      <w:bodyDiv w:val="1"/>
      <w:marLeft w:val="0"/>
      <w:marRight w:val="0"/>
      <w:marTop w:val="0"/>
      <w:marBottom w:val="0"/>
      <w:divBdr>
        <w:top w:val="none" w:sz="0" w:space="0" w:color="auto"/>
        <w:left w:val="none" w:sz="0" w:space="0" w:color="auto"/>
        <w:bottom w:val="none" w:sz="0" w:space="0" w:color="auto"/>
        <w:right w:val="none" w:sz="0" w:space="0" w:color="auto"/>
      </w:divBdr>
    </w:div>
    <w:div w:id="746656146">
      <w:bodyDiv w:val="1"/>
      <w:marLeft w:val="0"/>
      <w:marRight w:val="0"/>
      <w:marTop w:val="0"/>
      <w:marBottom w:val="0"/>
      <w:divBdr>
        <w:top w:val="none" w:sz="0" w:space="0" w:color="auto"/>
        <w:left w:val="none" w:sz="0" w:space="0" w:color="auto"/>
        <w:bottom w:val="none" w:sz="0" w:space="0" w:color="auto"/>
        <w:right w:val="none" w:sz="0" w:space="0" w:color="auto"/>
      </w:divBdr>
    </w:div>
    <w:div w:id="747844232">
      <w:bodyDiv w:val="1"/>
      <w:marLeft w:val="0"/>
      <w:marRight w:val="0"/>
      <w:marTop w:val="0"/>
      <w:marBottom w:val="0"/>
      <w:divBdr>
        <w:top w:val="none" w:sz="0" w:space="0" w:color="auto"/>
        <w:left w:val="none" w:sz="0" w:space="0" w:color="auto"/>
        <w:bottom w:val="none" w:sz="0" w:space="0" w:color="auto"/>
        <w:right w:val="none" w:sz="0" w:space="0" w:color="auto"/>
      </w:divBdr>
    </w:div>
    <w:div w:id="748380819">
      <w:bodyDiv w:val="1"/>
      <w:marLeft w:val="0"/>
      <w:marRight w:val="0"/>
      <w:marTop w:val="0"/>
      <w:marBottom w:val="0"/>
      <w:divBdr>
        <w:top w:val="none" w:sz="0" w:space="0" w:color="auto"/>
        <w:left w:val="none" w:sz="0" w:space="0" w:color="auto"/>
        <w:bottom w:val="none" w:sz="0" w:space="0" w:color="auto"/>
        <w:right w:val="none" w:sz="0" w:space="0" w:color="auto"/>
      </w:divBdr>
    </w:div>
    <w:div w:id="748424899">
      <w:bodyDiv w:val="1"/>
      <w:marLeft w:val="0"/>
      <w:marRight w:val="0"/>
      <w:marTop w:val="0"/>
      <w:marBottom w:val="0"/>
      <w:divBdr>
        <w:top w:val="none" w:sz="0" w:space="0" w:color="auto"/>
        <w:left w:val="none" w:sz="0" w:space="0" w:color="auto"/>
        <w:bottom w:val="none" w:sz="0" w:space="0" w:color="auto"/>
        <w:right w:val="none" w:sz="0" w:space="0" w:color="auto"/>
      </w:divBdr>
    </w:div>
    <w:div w:id="749544346">
      <w:bodyDiv w:val="1"/>
      <w:marLeft w:val="0"/>
      <w:marRight w:val="0"/>
      <w:marTop w:val="0"/>
      <w:marBottom w:val="0"/>
      <w:divBdr>
        <w:top w:val="none" w:sz="0" w:space="0" w:color="auto"/>
        <w:left w:val="none" w:sz="0" w:space="0" w:color="auto"/>
        <w:bottom w:val="none" w:sz="0" w:space="0" w:color="auto"/>
        <w:right w:val="none" w:sz="0" w:space="0" w:color="auto"/>
      </w:divBdr>
    </w:div>
    <w:div w:id="750155993">
      <w:bodyDiv w:val="1"/>
      <w:marLeft w:val="0"/>
      <w:marRight w:val="0"/>
      <w:marTop w:val="0"/>
      <w:marBottom w:val="0"/>
      <w:divBdr>
        <w:top w:val="none" w:sz="0" w:space="0" w:color="auto"/>
        <w:left w:val="none" w:sz="0" w:space="0" w:color="auto"/>
        <w:bottom w:val="none" w:sz="0" w:space="0" w:color="auto"/>
        <w:right w:val="none" w:sz="0" w:space="0" w:color="auto"/>
      </w:divBdr>
    </w:div>
    <w:div w:id="750584958">
      <w:bodyDiv w:val="1"/>
      <w:marLeft w:val="0"/>
      <w:marRight w:val="0"/>
      <w:marTop w:val="0"/>
      <w:marBottom w:val="0"/>
      <w:divBdr>
        <w:top w:val="none" w:sz="0" w:space="0" w:color="auto"/>
        <w:left w:val="none" w:sz="0" w:space="0" w:color="auto"/>
        <w:bottom w:val="none" w:sz="0" w:space="0" w:color="auto"/>
        <w:right w:val="none" w:sz="0" w:space="0" w:color="auto"/>
      </w:divBdr>
    </w:div>
    <w:div w:id="751241611">
      <w:bodyDiv w:val="1"/>
      <w:marLeft w:val="0"/>
      <w:marRight w:val="0"/>
      <w:marTop w:val="0"/>
      <w:marBottom w:val="0"/>
      <w:divBdr>
        <w:top w:val="none" w:sz="0" w:space="0" w:color="auto"/>
        <w:left w:val="none" w:sz="0" w:space="0" w:color="auto"/>
        <w:bottom w:val="none" w:sz="0" w:space="0" w:color="auto"/>
        <w:right w:val="none" w:sz="0" w:space="0" w:color="auto"/>
      </w:divBdr>
    </w:div>
    <w:div w:id="751782254">
      <w:bodyDiv w:val="1"/>
      <w:marLeft w:val="0"/>
      <w:marRight w:val="0"/>
      <w:marTop w:val="0"/>
      <w:marBottom w:val="0"/>
      <w:divBdr>
        <w:top w:val="none" w:sz="0" w:space="0" w:color="auto"/>
        <w:left w:val="none" w:sz="0" w:space="0" w:color="auto"/>
        <w:bottom w:val="none" w:sz="0" w:space="0" w:color="auto"/>
        <w:right w:val="none" w:sz="0" w:space="0" w:color="auto"/>
      </w:divBdr>
    </w:div>
    <w:div w:id="752044403">
      <w:bodyDiv w:val="1"/>
      <w:marLeft w:val="0"/>
      <w:marRight w:val="0"/>
      <w:marTop w:val="0"/>
      <w:marBottom w:val="0"/>
      <w:divBdr>
        <w:top w:val="none" w:sz="0" w:space="0" w:color="auto"/>
        <w:left w:val="none" w:sz="0" w:space="0" w:color="auto"/>
        <w:bottom w:val="none" w:sz="0" w:space="0" w:color="auto"/>
        <w:right w:val="none" w:sz="0" w:space="0" w:color="auto"/>
      </w:divBdr>
    </w:div>
    <w:div w:id="753941126">
      <w:bodyDiv w:val="1"/>
      <w:marLeft w:val="0"/>
      <w:marRight w:val="0"/>
      <w:marTop w:val="0"/>
      <w:marBottom w:val="0"/>
      <w:divBdr>
        <w:top w:val="none" w:sz="0" w:space="0" w:color="auto"/>
        <w:left w:val="none" w:sz="0" w:space="0" w:color="auto"/>
        <w:bottom w:val="none" w:sz="0" w:space="0" w:color="auto"/>
        <w:right w:val="none" w:sz="0" w:space="0" w:color="auto"/>
      </w:divBdr>
    </w:div>
    <w:div w:id="755978266">
      <w:bodyDiv w:val="1"/>
      <w:marLeft w:val="0"/>
      <w:marRight w:val="0"/>
      <w:marTop w:val="0"/>
      <w:marBottom w:val="0"/>
      <w:divBdr>
        <w:top w:val="none" w:sz="0" w:space="0" w:color="auto"/>
        <w:left w:val="none" w:sz="0" w:space="0" w:color="auto"/>
        <w:bottom w:val="none" w:sz="0" w:space="0" w:color="auto"/>
        <w:right w:val="none" w:sz="0" w:space="0" w:color="auto"/>
      </w:divBdr>
    </w:div>
    <w:div w:id="756368114">
      <w:bodyDiv w:val="1"/>
      <w:marLeft w:val="0"/>
      <w:marRight w:val="0"/>
      <w:marTop w:val="0"/>
      <w:marBottom w:val="0"/>
      <w:divBdr>
        <w:top w:val="none" w:sz="0" w:space="0" w:color="auto"/>
        <w:left w:val="none" w:sz="0" w:space="0" w:color="auto"/>
        <w:bottom w:val="none" w:sz="0" w:space="0" w:color="auto"/>
        <w:right w:val="none" w:sz="0" w:space="0" w:color="auto"/>
      </w:divBdr>
    </w:div>
    <w:div w:id="756513043">
      <w:bodyDiv w:val="1"/>
      <w:marLeft w:val="0"/>
      <w:marRight w:val="0"/>
      <w:marTop w:val="0"/>
      <w:marBottom w:val="0"/>
      <w:divBdr>
        <w:top w:val="none" w:sz="0" w:space="0" w:color="auto"/>
        <w:left w:val="none" w:sz="0" w:space="0" w:color="auto"/>
        <w:bottom w:val="none" w:sz="0" w:space="0" w:color="auto"/>
        <w:right w:val="none" w:sz="0" w:space="0" w:color="auto"/>
      </w:divBdr>
    </w:div>
    <w:div w:id="756514516">
      <w:bodyDiv w:val="1"/>
      <w:marLeft w:val="0"/>
      <w:marRight w:val="0"/>
      <w:marTop w:val="0"/>
      <w:marBottom w:val="0"/>
      <w:divBdr>
        <w:top w:val="none" w:sz="0" w:space="0" w:color="auto"/>
        <w:left w:val="none" w:sz="0" w:space="0" w:color="auto"/>
        <w:bottom w:val="none" w:sz="0" w:space="0" w:color="auto"/>
        <w:right w:val="none" w:sz="0" w:space="0" w:color="auto"/>
      </w:divBdr>
    </w:div>
    <w:div w:id="757481269">
      <w:bodyDiv w:val="1"/>
      <w:marLeft w:val="0"/>
      <w:marRight w:val="0"/>
      <w:marTop w:val="0"/>
      <w:marBottom w:val="0"/>
      <w:divBdr>
        <w:top w:val="none" w:sz="0" w:space="0" w:color="auto"/>
        <w:left w:val="none" w:sz="0" w:space="0" w:color="auto"/>
        <w:bottom w:val="none" w:sz="0" w:space="0" w:color="auto"/>
        <w:right w:val="none" w:sz="0" w:space="0" w:color="auto"/>
      </w:divBdr>
    </w:div>
    <w:div w:id="758449396">
      <w:bodyDiv w:val="1"/>
      <w:marLeft w:val="0"/>
      <w:marRight w:val="0"/>
      <w:marTop w:val="0"/>
      <w:marBottom w:val="0"/>
      <w:divBdr>
        <w:top w:val="none" w:sz="0" w:space="0" w:color="auto"/>
        <w:left w:val="none" w:sz="0" w:space="0" w:color="auto"/>
        <w:bottom w:val="none" w:sz="0" w:space="0" w:color="auto"/>
        <w:right w:val="none" w:sz="0" w:space="0" w:color="auto"/>
      </w:divBdr>
    </w:div>
    <w:div w:id="758452258">
      <w:bodyDiv w:val="1"/>
      <w:marLeft w:val="0"/>
      <w:marRight w:val="0"/>
      <w:marTop w:val="0"/>
      <w:marBottom w:val="0"/>
      <w:divBdr>
        <w:top w:val="none" w:sz="0" w:space="0" w:color="auto"/>
        <w:left w:val="none" w:sz="0" w:space="0" w:color="auto"/>
        <w:bottom w:val="none" w:sz="0" w:space="0" w:color="auto"/>
        <w:right w:val="none" w:sz="0" w:space="0" w:color="auto"/>
      </w:divBdr>
    </w:div>
    <w:div w:id="759331925">
      <w:bodyDiv w:val="1"/>
      <w:marLeft w:val="0"/>
      <w:marRight w:val="0"/>
      <w:marTop w:val="0"/>
      <w:marBottom w:val="0"/>
      <w:divBdr>
        <w:top w:val="none" w:sz="0" w:space="0" w:color="auto"/>
        <w:left w:val="none" w:sz="0" w:space="0" w:color="auto"/>
        <w:bottom w:val="none" w:sz="0" w:space="0" w:color="auto"/>
        <w:right w:val="none" w:sz="0" w:space="0" w:color="auto"/>
      </w:divBdr>
    </w:div>
    <w:div w:id="759762907">
      <w:bodyDiv w:val="1"/>
      <w:marLeft w:val="0"/>
      <w:marRight w:val="0"/>
      <w:marTop w:val="0"/>
      <w:marBottom w:val="0"/>
      <w:divBdr>
        <w:top w:val="none" w:sz="0" w:space="0" w:color="auto"/>
        <w:left w:val="none" w:sz="0" w:space="0" w:color="auto"/>
        <w:bottom w:val="none" w:sz="0" w:space="0" w:color="auto"/>
        <w:right w:val="none" w:sz="0" w:space="0" w:color="auto"/>
      </w:divBdr>
    </w:div>
    <w:div w:id="759957231">
      <w:bodyDiv w:val="1"/>
      <w:marLeft w:val="0"/>
      <w:marRight w:val="0"/>
      <w:marTop w:val="0"/>
      <w:marBottom w:val="0"/>
      <w:divBdr>
        <w:top w:val="none" w:sz="0" w:space="0" w:color="auto"/>
        <w:left w:val="none" w:sz="0" w:space="0" w:color="auto"/>
        <w:bottom w:val="none" w:sz="0" w:space="0" w:color="auto"/>
        <w:right w:val="none" w:sz="0" w:space="0" w:color="auto"/>
      </w:divBdr>
    </w:div>
    <w:div w:id="761535389">
      <w:bodyDiv w:val="1"/>
      <w:marLeft w:val="0"/>
      <w:marRight w:val="0"/>
      <w:marTop w:val="0"/>
      <w:marBottom w:val="0"/>
      <w:divBdr>
        <w:top w:val="none" w:sz="0" w:space="0" w:color="auto"/>
        <w:left w:val="none" w:sz="0" w:space="0" w:color="auto"/>
        <w:bottom w:val="none" w:sz="0" w:space="0" w:color="auto"/>
        <w:right w:val="none" w:sz="0" w:space="0" w:color="auto"/>
      </w:divBdr>
    </w:div>
    <w:div w:id="762724814">
      <w:bodyDiv w:val="1"/>
      <w:marLeft w:val="0"/>
      <w:marRight w:val="0"/>
      <w:marTop w:val="0"/>
      <w:marBottom w:val="0"/>
      <w:divBdr>
        <w:top w:val="none" w:sz="0" w:space="0" w:color="auto"/>
        <w:left w:val="none" w:sz="0" w:space="0" w:color="auto"/>
        <w:bottom w:val="none" w:sz="0" w:space="0" w:color="auto"/>
        <w:right w:val="none" w:sz="0" w:space="0" w:color="auto"/>
      </w:divBdr>
    </w:div>
    <w:div w:id="764306841">
      <w:bodyDiv w:val="1"/>
      <w:marLeft w:val="0"/>
      <w:marRight w:val="0"/>
      <w:marTop w:val="0"/>
      <w:marBottom w:val="0"/>
      <w:divBdr>
        <w:top w:val="none" w:sz="0" w:space="0" w:color="auto"/>
        <w:left w:val="none" w:sz="0" w:space="0" w:color="auto"/>
        <w:bottom w:val="none" w:sz="0" w:space="0" w:color="auto"/>
        <w:right w:val="none" w:sz="0" w:space="0" w:color="auto"/>
      </w:divBdr>
    </w:div>
    <w:div w:id="764422967">
      <w:bodyDiv w:val="1"/>
      <w:marLeft w:val="0"/>
      <w:marRight w:val="0"/>
      <w:marTop w:val="0"/>
      <w:marBottom w:val="0"/>
      <w:divBdr>
        <w:top w:val="none" w:sz="0" w:space="0" w:color="auto"/>
        <w:left w:val="none" w:sz="0" w:space="0" w:color="auto"/>
        <w:bottom w:val="none" w:sz="0" w:space="0" w:color="auto"/>
        <w:right w:val="none" w:sz="0" w:space="0" w:color="auto"/>
      </w:divBdr>
    </w:div>
    <w:div w:id="765148464">
      <w:bodyDiv w:val="1"/>
      <w:marLeft w:val="0"/>
      <w:marRight w:val="0"/>
      <w:marTop w:val="0"/>
      <w:marBottom w:val="0"/>
      <w:divBdr>
        <w:top w:val="none" w:sz="0" w:space="0" w:color="auto"/>
        <w:left w:val="none" w:sz="0" w:space="0" w:color="auto"/>
        <w:bottom w:val="none" w:sz="0" w:space="0" w:color="auto"/>
        <w:right w:val="none" w:sz="0" w:space="0" w:color="auto"/>
      </w:divBdr>
    </w:div>
    <w:div w:id="770442543">
      <w:bodyDiv w:val="1"/>
      <w:marLeft w:val="0"/>
      <w:marRight w:val="0"/>
      <w:marTop w:val="0"/>
      <w:marBottom w:val="0"/>
      <w:divBdr>
        <w:top w:val="none" w:sz="0" w:space="0" w:color="auto"/>
        <w:left w:val="none" w:sz="0" w:space="0" w:color="auto"/>
        <w:bottom w:val="none" w:sz="0" w:space="0" w:color="auto"/>
        <w:right w:val="none" w:sz="0" w:space="0" w:color="auto"/>
      </w:divBdr>
    </w:div>
    <w:div w:id="771248395">
      <w:bodyDiv w:val="1"/>
      <w:marLeft w:val="0"/>
      <w:marRight w:val="0"/>
      <w:marTop w:val="0"/>
      <w:marBottom w:val="0"/>
      <w:divBdr>
        <w:top w:val="none" w:sz="0" w:space="0" w:color="auto"/>
        <w:left w:val="none" w:sz="0" w:space="0" w:color="auto"/>
        <w:bottom w:val="none" w:sz="0" w:space="0" w:color="auto"/>
        <w:right w:val="none" w:sz="0" w:space="0" w:color="auto"/>
      </w:divBdr>
    </w:div>
    <w:div w:id="772282177">
      <w:bodyDiv w:val="1"/>
      <w:marLeft w:val="0"/>
      <w:marRight w:val="0"/>
      <w:marTop w:val="0"/>
      <w:marBottom w:val="0"/>
      <w:divBdr>
        <w:top w:val="none" w:sz="0" w:space="0" w:color="auto"/>
        <w:left w:val="none" w:sz="0" w:space="0" w:color="auto"/>
        <w:bottom w:val="none" w:sz="0" w:space="0" w:color="auto"/>
        <w:right w:val="none" w:sz="0" w:space="0" w:color="auto"/>
      </w:divBdr>
    </w:div>
    <w:div w:id="773133009">
      <w:bodyDiv w:val="1"/>
      <w:marLeft w:val="0"/>
      <w:marRight w:val="0"/>
      <w:marTop w:val="0"/>
      <w:marBottom w:val="0"/>
      <w:divBdr>
        <w:top w:val="none" w:sz="0" w:space="0" w:color="auto"/>
        <w:left w:val="none" w:sz="0" w:space="0" w:color="auto"/>
        <w:bottom w:val="none" w:sz="0" w:space="0" w:color="auto"/>
        <w:right w:val="none" w:sz="0" w:space="0" w:color="auto"/>
      </w:divBdr>
    </w:div>
    <w:div w:id="773860610">
      <w:bodyDiv w:val="1"/>
      <w:marLeft w:val="0"/>
      <w:marRight w:val="0"/>
      <w:marTop w:val="0"/>
      <w:marBottom w:val="0"/>
      <w:divBdr>
        <w:top w:val="none" w:sz="0" w:space="0" w:color="auto"/>
        <w:left w:val="none" w:sz="0" w:space="0" w:color="auto"/>
        <w:bottom w:val="none" w:sz="0" w:space="0" w:color="auto"/>
        <w:right w:val="none" w:sz="0" w:space="0" w:color="auto"/>
      </w:divBdr>
    </w:div>
    <w:div w:id="773936335">
      <w:bodyDiv w:val="1"/>
      <w:marLeft w:val="0"/>
      <w:marRight w:val="0"/>
      <w:marTop w:val="0"/>
      <w:marBottom w:val="0"/>
      <w:divBdr>
        <w:top w:val="none" w:sz="0" w:space="0" w:color="auto"/>
        <w:left w:val="none" w:sz="0" w:space="0" w:color="auto"/>
        <w:bottom w:val="none" w:sz="0" w:space="0" w:color="auto"/>
        <w:right w:val="none" w:sz="0" w:space="0" w:color="auto"/>
      </w:divBdr>
    </w:div>
    <w:div w:id="775446818">
      <w:bodyDiv w:val="1"/>
      <w:marLeft w:val="0"/>
      <w:marRight w:val="0"/>
      <w:marTop w:val="0"/>
      <w:marBottom w:val="0"/>
      <w:divBdr>
        <w:top w:val="none" w:sz="0" w:space="0" w:color="auto"/>
        <w:left w:val="none" w:sz="0" w:space="0" w:color="auto"/>
        <w:bottom w:val="none" w:sz="0" w:space="0" w:color="auto"/>
        <w:right w:val="none" w:sz="0" w:space="0" w:color="auto"/>
      </w:divBdr>
    </w:div>
    <w:div w:id="776215707">
      <w:bodyDiv w:val="1"/>
      <w:marLeft w:val="0"/>
      <w:marRight w:val="0"/>
      <w:marTop w:val="0"/>
      <w:marBottom w:val="0"/>
      <w:divBdr>
        <w:top w:val="none" w:sz="0" w:space="0" w:color="auto"/>
        <w:left w:val="none" w:sz="0" w:space="0" w:color="auto"/>
        <w:bottom w:val="none" w:sz="0" w:space="0" w:color="auto"/>
        <w:right w:val="none" w:sz="0" w:space="0" w:color="auto"/>
      </w:divBdr>
    </w:div>
    <w:div w:id="776482126">
      <w:bodyDiv w:val="1"/>
      <w:marLeft w:val="0"/>
      <w:marRight w:val="0"/>
      <w:marTop w:val="0"/>
      <w:marBottom w:val="0"/>
      <w:divBdr>
        <w:top w:val="none" w:sz="0" w:space="0" w:color="auto"/>
        <w:left w:val="none" w:sz="0" w:space="0" w:color="auto"/>
        <w:bottom w:val="none" w:sz="0" w:space="0" w:color="auto"/>
        <w:right w:val="none" w:sz="0" w:space="0" w:color="auto"/>
      </w:divBdr>
    </w:div>
    <w:div w:id="778061782">
      <w:bodyDiv w:val="1"/>
      <w:marLeft w:val="0"/>
      <w:marRight w:val="0"/>
      <w:marTop w:val="0"/>
      <w:marBottom w:val="0"/>
      <w:divBdr>
        <w:top w:val="none" w:sz="0" w:space="0" w:color="auto"/>
        <w:left w:val="none" w:sz="0" w:space="0" w:color="auto"/>
        <w:bottom w:val="none" w:sz="0" w:space="0" w:color="auto"/>
        <w:right w:val="none" w:sz="0" w:space="0" w:color="auto"/>
      </w:divBdr>
    </w:div>
    <w:div w:id="778135628">
      <w:bodyDiv w:val="1"/>
      <w:marLeft w:val="0"/>
      <w:marRight w:val="0"/>
      <w:marTop w:val="0"/>
      <w:marBottom w:val="0"/>
      <w:divBdr>
        <w:top w:val="none" w:sz="0" w:space="0" w:color="auto"/>
        <w:left w:val="none" w:sz="0" w:space="0" w:color="auto"/>
        <w:bottom w:val="none" w:sz="0" w:space="0" w:color="auto"/>
        <w:right w:val="none" w:sz="0" w:space="0" w:color="auto"/>
      </w:divBdr>
    </w:div>
    <w:div w:id="778447545">
      <w:bodyDiv w:val="1"/>
      <w:marLeft w:val="0"/>
      <w:marRight w:val="0"/>
      <w:marTop w:val="0"/>
      <w:marBottom w:val="0"/>
      <w:divBdr>
        <w:top w:val="none" w:sz="0" w:space="0" w:color="auto"/>
        <w:left w:val="none" w:sz="0" w:space="0" w:color="auto"/>
        <w:bottom w:val="none" w:sz="0" w:space="0" w:color="auto"/>
        <w:right w:val="none" w:sz="0" w:space="0" w:color="auto"/>
      </w:divBdr>
    </w:div>
    <w:div w:id="778916873">
      <w:bodyDiv w:val="1"/>
      <w:marLeft w:val="0"/>
      <w:marRight w:val="0"/>
      <w:marTop w:val="0"/>
      <w:marBottom w:val="0"/>
      <w:divBdr>
        <w:top w:val="none" w:sz="0" w:space="0" w:color="auto"/>
        <w:left w:val="none" w:sz="0" w:space="0" w:color="auto"/>
        <w:bottom w:val="none" w:sz="0" w:space="0" w:color="auto"/>
        <w:right w:val="none" w:sz="0" w:space="0" w:color="auto"/>
      </w:divBdr>
    </w:div>
    <w:div w:id="779492095">
      <w:bodyDiv w:val="1"/>
      <w:marLeft w:val="0"/>
      <w:marRight w:val="0"/>
      <w:marTop w:val="0"/>
      <w:marBottom w:val="0"/>
      <w:divBdr>
        <w:top w:val="none" w:sz="0" w:space="0" w:color="auto"/>
        <w:left w:val="none" w:sz="0" w:space="0" w:color="auto"/>
        <w:bottom w:val="none" w:sz="0" w:space="0" w:color="auto"/>
        <w:right w:val="none" w:sz="0" w:space="0" w:color="auto"/>
      </w:divBdr>
    </w:div>
    <w:div w:id="781802912">
      <w:bodyDiv w:val="1"/>
      <w:marLeft w:val="0"/>
      <w:marRight w:val="0"/>
      <w:marTop w:val="0"/>
      <w:marBottom w:val="0"/>
      <w:divBdr>
        <w:top w:val="none" w:sz="0" w:space="0" w:color="auto"/>
        <w:left w:val="none" w:sz="0" w:space="0" w:color="auto"/>
        <w:bottom w:val="none" w:sz="0" w:space="0" w:color="auto"/>
        <w:right w:val="none" w:sz="0" w:space="0" w:color="auto"/>
      </w:divBdr>
    </w:div>
    <w:div w:id="782308708">
      <w:bodyDiv w:val="1"/>
      <w:marLeft w:val="0"/>
      <w:marRight w:val="0"/>
      <w:marTop w:val="0"/>
      <w:marBottom w:val="0"/>
      <w:divBdr>
        <w:top w:val="none" w:sz="0" w:space="0" w:color="auto"/>
        <w:left w:val="none" w:sz="0" w:space="0" w:color="auto"/>
        <w:bottom w:val="none" w:sz="0" w:space="0" w:color="auto"/>
        <w:right w:val="none" w:sz="0" w:space="0" w:color="auto"/>
      </w:divBdr>
    </w:div>
    <w:div w:id="783690292">
      <w:bodyDiv w:val="1"/>
      <w:marLeft w:val="0"/>
      <w:marRight w:val="0"/>
      <w:marTop w:val="0"/>
      <w:marBottom w:val="0"/>
      <w:divBdr>
        <w:top w:val="none" w:sz="0" w:space="0" w:color="auto"/>
        <w:left w:val="none" w:sz="0" w:space="0" w:color="auto"/>
        <w:bottom w:val="none" w:sz="0" w:space="0" w:color="auto"/>
        <w:right w:val="none" w:sz="0" w:space="0" w:color="auto"/>
      </w:divBdr>
    </w:div>
    <w:div w:id="785125649">
      <w:bodyDiv w:val="1"/>
      <w:marLeft w:val="0"/>
      <w:marRight w:val="0"/>
      <w:marTop w:val="0"/>
      <w:marBottom w:val="0"/>
      <w:divBdr>
        <w:top w:val="none" w:sz="0" w:space="0" w:color="auto"/>
        <w:left w:val="none" w:sz="0" w:space="0" w:color="auto"/>
        <w:bottom w:val="none" w:sz="0" w:space="0" w:color="auto"/>
        <w:right w:val="none" w:sz="0" w:space="0" w:color="auto"/>
      </w:divBdr>
    </w:div>
    <w:div w:id="785202170">
      <w:bodyDiv w:val="1"/>
      <w:marLeft w:val="0"/>
      <w:marRight w:val="0"/>
      <w:marTop w:val="0"/>
      <w:marBottom w:val="0"/>
      <w:divBdr>
        <w:top w:val="none" w:sz="0" w:space="0" w:color="auto"/>
        <w:left w:val="none" w:sz="0" w:space="0" w:color="auto"/>
        <w:bottom w:val="none" w:sz="0" w:space="0" w:color="auto"/>
        <w:right w:val="none" w:sz="0" w:space="0" w:color="auto"/>
      </w:divBdr>
    </w:div>
    <w:div w:id="786005705">
      <w:bodyDiv w:val="1"/>
      <w:marLeft w:val="0"/>
      <w:marRight w:val="0"/>
      <w:marTop w:val="0"/>
      <w:marBottom w:val="0"/>
      <w:divBdr>
        <w:top w:val="none" w:sz="0" w:space="0" w:color="auto"/>
        <w:left w:val="none" w:sz="0" w:space="0" w:color="auto"/>
        <w:bottom w:val="none" w:sz="0" w:space="0" w:color="auto"/>
        <w:right w:val="none" w:sz="0" w:space="0" w:color="auto"/>
      </w:divBdr>
    </w:div>
    <w:div w:id="787043235">
      <w:bodyDiv w:val="1"/>
      <w:marLeft w:val="0"/>
      <w:marRight w:val="0"/>
      <w:marTop w:val="0"/>
      <w:marBottom w:val="0"/>
      <w:divBdr>
        <w:top w:val="none" w:sz="0" w:space="0" w:color="auto"/>
        <w:left w:val="none" w:sz="0" w:space="0" w:color="auto"/>
        <w:bottom w:val="none" w:sz="0" w:space="0" w:color="auto"/>
        <w:right w:val="none" w:sz="0" w:space="0" w:color="auto"/>
      </w:divBdr>
    </w:div>
    <w:div w:id="787625742">
      <w:bodyDiv w:val="1"/>
      <w:marLeft w:val="0"/>
      <w:marRight w:val="0"/>
      <w:marTop w:val="0"/>
      <w:marBottom w:val="0"/>
      <w:divBdr>
        <w:top w:val="none" w:sz="0" w:space="0" w:color="auto"/>
        <w:left w:val="none" w:sz="0" w:space="0" w:color="auto"/>
        <w:bottom w:val="none" w:sz="0" w:space="0" w:color="auto"/>
        <w:right w:val="none" w:sz="0" w:space="0" w:color="auto"/>
      </w:divBdr>
    </w:div>
    <w:div w:id="787773513">
      <w:bodyDiv w:val="1"/>
      <w:marLeft w:val="0"/>
      <w:marRight w:val="0"/>
      <w:marTop w:val="0"/>
      <w:marBottom w:val="0"/>
      <w:divBdr>
        <w:top w:val="none" w:sz="0" w:space="0" w:color="auto"/>
        <w:left w:val="none" w:sz="0" w:space="0" w:color="auto"/>
        <w:bottom w:val="none" w:sz="0" w:space="0" w:color="auto"/>
        <w:right w:val="none" w:sz="0" w:space="0" w:color="auto"/>
      </w:divBdr>
    </w:div>
    <w:div w:id="787890193">
      <w:bodyDiv w:val="1"/>
      <w:marLeft w:val="0"/>
      <w:marRight w:val="0"/>
      <w:marTop w:val="0"/>
      <w:marBottom w:val="0"/>
      <w:divBdr>
        <w:top w:val="none" w:sz="0" w:space="0" w:color="auto"/>
        <w:left w:val="none" w:sz="0" w:space="0" w:color="auto"/>
        <w:bottom w:val="none" w:sz="0" w:space="0" w:color="auto"/>
        <w:right w:val="none" w:sz="0" w:space="0" w:color="auto"/>
      </w:divBdr>
    </w:div>
    <w:div w:id="788744166">
      <w:bodyDiv w:val="1"/>
      <w:marLeft w:val="0"/>
      <w:marRight w:val="0"/>
      <w:marTop w:val="0"/>
      <w:marBottom w:val="0"/>
      <w:divBdr>
        <w:top w:val="none" w:sz="0" w:space="0" w:color="auto"/>
        <w:left w:val="none" w:sz="0" w:space="0" w:color="auto"/>
        <w:bottom w:val="none" w:sz="0" w:space="0" w:color="auto"/>
        <w:right w:val="none" w:sz="0" w:space="0" w:color="auto"/>
      </w:divBdr>
    </w:div>
    <w:div w:id="790634204">
      <w:bodyDiv w:val="1"/>
      <w:marLeft w:val="0"/>
      <w:marRight w:val="0"/>
      <w:marTop w:val="0"/>
      <w:marBottom w:val="0"/>
      <w:divBdr>
        <w:top w:val="none" w:sz="0" w:space="0" w:color="auto"/>
        <w:left w:val="none" w:sz="0" w:space="0" w:color="auto"/>
        <w:bottom w:val="none" w:sz="0" w:space="0" w:color="auto"/>
        <w:right w:val="none" w:sz="0" w:space="0" w:color="auto"/>
      </w:divBdr>
    </w:div>
    <w:div w:id="791827263">
      <w:bodyDiv w:val="1"/>
      <w:marLeft w:val="0"/>
      <w:marRight w:val="0"/>
      <w:marTop w:val="0"/>
      <w:marBottom w:val="0"/>
      <w:divBdr>
        <w:top w:val="none" w:sz="0" w:space="0" w:color="auto"/>
        <w:left w:val="none" w:sz="0" w:space="0" w:color="auto"/>
        <w:bottom w:val="none" w:sz="0" w:space="0" w:color="auto"/>
        <w:right w:val="none" w:sz="0" w:space="0" w:color="auto"/>
      </w:divBdr>
    </w:div>
    <w:div w:id="792333765">
      <w:bodyDiv w:val="1"/>
      <w:marLeft w:val="0"/>
      <w:marRight w:val="0"/>
      <w:marTop w:val="0"/>
      <w:marBottom w:val="0"/>
      <w:divBdr>
        <w:top w:val="none" w:sz="0" w:space="0" w:color="auto"/>
        <w:left w:val="none" w:sz="0" w:space="0" w:color="auto"/>
        <w:bottom w:val="none" w:sz="0" w:space="0" w:color="auto"/>
        <w:right w:val="none" w:sz="0" w:space="0" w:color="auto"/>
      </w:divBdr>
    </w:div>
    <w:div w:id="792401948">
      <w:bodyDiv w:val="1"/>
      <w:marLeft w:val="0"/>
      <w:marRight w:val="0"/>
      <w:marTop w:val="0"/>
      <w:marBottom w:val="0"/>
      <w:divBdr>
        <w:top w:val="none" w:sz="0" w:space="0" w:color="auto"/>
        <w:left w:val="none" w:sz="0" w:space="0" w:color="auto"/>
        <w:bottom w:val="none" w:sz="0" w:space="0" w:color="auto"/>
        <w:right w:val="none" w:sz="0" w:space="0" w:color="auto"/>
      </w:divBdr>
    </w:div>
    <w:div w:id="793015609">
      <w:bodyDiv w:val="1"/>
      <w:marLeft w:val="0"/>
      <w:marRight w:val="0"/>
      <w:marTop w:val="0"/>
      <w:marBottom w:val="0"/>
      <w:divBdr>
        <w:top w:val="none" w:sz="0" w:space="0" w:color="auto"/>
        <w:left w:val="none" w:sz="0" w:space="0" w:color="auto"/>
        <w:bottom w:val="none" w:sz="0" w:space="0" w:color="auto"/>
        <w:right w:val="none" w:sz="0" w:space="0" w:color="auto"/>
      </w:divBdr>
    </w:div>
    <w:div w:id="793065110">
      <w:bodyDiv w:val="1"/>
      <w:marLeft w:val="0"/>
      <w:marRight w:val="0"/>
      <w:marTop w:val="0"/>
      <w:marBottom w:val="0"/>
      <w:divBdr>
        <w:top w:val="none" w:sz="0" w:space="0" w:color="auto"/>
        <w:left w:val="none" w:sz="0" w:space="0" w:color="auto"/>
        <w:bottom w:val="none" w:sz="0" w:space="0" w:color="auto"/>
        <w:right w:val="none" w:sz="0" w:space="0" w:color="auto"/>
      </w:divBdr>
    </w:div>
    <w:div w:id="794449160">
      <w:bodyDiv w:val="1"/>
      <w:marLeft w:val="0"/>
      <w:marRight w:val="0"/>
      <w:marTop w:val="0"/>
      <w:marBottom w:val="0"/>
      <w:divBdr>
        <w:top w:val="none" w:sz="0" w:space="0" w:color="auto"/>
        <w:left w:val="none" w:sz="0" w:space="0" w:color="auto"/>
        <w:bottom w:val="none" w:sz="0" w:space="0" w:color="auto"/>
        <w:right w:val="none" w:sz="0" w:space="0" w:color="auto"/>
      </w:divBdr>
    </w:div>
    <w:div w:id="795369673">
      <w:bodyDiv w:val="1"/>
      <w:marLeft w:val="0"/>
      <w:marRight w:val="0"/>
      <w:marTop w:val="0"/>
      <w:marBottom w:val="0"/>
      <w:divBdr>
        <w:top w:val="none" w:sz="0" w:space="0" w:color="auto"/>
        <w:left w:val="none" w:sz="0" w:space="0" w:color="auto"/>
        <w:bottom w:val="none" w:sz="0" w:space="0" w:color="auto"/>
        <w:right w:val="none" w:sz="0" w:space="0" w:color="auto"/>
      </w:divBdr>
    </w:div>
    <w:div w:id="796341950">
      <w:bodyDiv w:val="1"/>
      <w:marLeft w:val="0"/>
      <w:marRight w:val="0"/>
      <w:marTop w:val="0"/>
      <w:marBottom w:val="0"/>
      <w:divBdr>
        <w:top w:val="none" w:sz="0" w:space="0" w:color="auto"/>
        <w:left w:val="none" w:sz="0" w:space="0" w:color="auto"/>
        <w:bottom w:val="none" w:sz="0" w:space="0" w:color="auto"/>
        <w:right w:val="none" w:sz="0" w:space="0" w:color="auto"/>
      </w:divBdr>
    </w:div>
    <w:div w:id="798495064">
      <w:bodyDiv w:val="1"/>
      <w:marLeft w:val="0"/>
      <w:marRight w:val="0"/>
      <w:marTop w:val="0"/>
      <w:marBottom w:val="0"/>
      <w:divBdr>
        <w:top w:val="none" w:sz="0" w:space="0" w:color="auto"/>
        <w:left w:val="none" w:sz="0" w:space="0" w:color="auto"/>
        <w:bottom w:val="none" w:sz="0" w:space="0" w:color="auto"/>
        <w:right w:val="none" w:sz="0" w:space="0" w:color="auto"/>
      </w:divBdr>
    </w:div>
    <w:div w:id="799571312">
      <w:bodyDiv w:val="1"/>
      <w:marLeft w:val="0"/>
      <w:marRight w:val="0"/>
      <w:marTop w:val="0"/>
      <w:marBottom w:val="0"/>
      <w:divBdr>
        <w:top w:val="none" w:sz="0" w:space="0" w:color="auto"/>
        <w:left w:val="none" w:sz="0" w:space="0" w:color="auto"/>
        <w:bottom w:val="none" w:sz="0" w:space="0" w:color="auto"/>
        <w:right w:val="none" w:sz="0" w:space="0" w:color="auto"/>
      </w:divBdr>
    </w:div>
    <w:div w:id="801507758">
      <w:bodyDiv w:val="1"/>
      <w:marLeft w:val="0"/>
      <w:marRight w:val="0"/>
      <w:marTop w:val="0"/>
      <w:marBottom w:val="0"/>
      <w:divBdr>
        <w:top w:val="none" w:sz="0" w:space="0" w:color="auto"/>
        <w:left w:val="none" w:sz="0" w:space="0" w:color="auto"/>
        <w:bottom w:val="none" w:sz="0" w:space="0" w:color="auto"/>
        <w:right w:val="none" w:sz="0" w:space="0" w:color="auto"/>
      </w:divBdr>
    </w:div>
    <w:div w:id="802380759">
      <w:bodyDiv w:val="1"/>
      <w:marLeft w:val="0"/>
      <w:marRight w:val="0"/>
      <w:marTop w:val="0"/>
      <w:marBottom w:val="0"/>
      <w:divBdr>
        <w:top w:val="none" w:sz="0" w:space="0" w:color="auto"/>
        <w:left w:val="none" w:sz="0" w:space="0" w:color="auto"/>
        <w:bottom w:val="none" w:sz="0" w:space="0" w:color="auto"/>
        <w:right w:val="none" w:sz="0" w:space="0" w:color="auto"/>
      </w:divBdr>
    </w:div>
    <w:div w:id="802770282">
      <w:bodyDiv w:val="1"/>
      <w:marLeft w:val="0"/>
      <w:marRight w:val="0"/>
      <w:marTop w:val="0"/>
      <w:marBottom w:val="0"/>
      <w:divBdr>
        <w:top w:val="none" w:sz="0" w:space="0" w:color="auto"/>
        <w:left w:val="none" w:sz="0" w:space="0" w:color="auto"/>
        <w:bottom w:val="none" w:sz="0" w:space="0" w:color="auto"/>
        <w:right w:val="none" w:sz="0" w:space="0" w:color="auto"/>
      </w:divBdr>
    </w:div>
    <w:div w:id="802892461">
      <w:bodyDiv w:val="1"/>
      <w:marLeft w:val="0"/>
      <w:marRight w:val="0"/>
      <w:marTop w:val="0"/>
      <w:marBottom w:val="0"/>
      <w:divBdr>
        <w:top w:val="none" w:sz="0" w:space="0" w:color="auto"/>
        <w:left w:val="none" w:sz="0" w:space="0" w:color="auto"/>
        <w:bottom w:val="none" w:sz="0" w:space="0" w:color="auto"/>
        <w:right w:val="none" w:sz="0" w:space="0" w:color="auto"/>
      </w:divBdr>
    </w:div>
    <w:div w:id="803423857">
      <w:bodyDiv w:val="1"/>
      <w:marLeft w:val="0"/>
      <w:marRight w:val="0"/>
      <w:marTop w:val="0"/>
      <w:marBottom w:val="0"/>
      <w:divBdr>
        <w:top w:val="none" w:sz="0" w:space="0" w:color="auto"/>
        <w:left w:val="none" w:sz="0" w:space="0" w:color="auto"/>
        <w:bottom w:val="none" w:sz="0" w:space="0" w:color="auto"/>
        <w:right w:val="none" w:sz="0" w:space="0" w:color="auto"/>
      </w:divBdr>
    </w:div>
    <w:div w:id="804740602">
      <w:bodyDiv w:val="1"/>
      <w:marLeft w:val="0"/>
      <w:marRight w:val="0"/>
      <w:marTop w:val="0"/>
      <w:marBottom w:val="0"/>
      <w:divBdr>
        <w:top w:val="none" w:sz="0" w:space="0" w:color="auto"/>
        <w:left w:val="none" w:sz="0" w:space="0" w:color="auto"/>
        <w:bottom w:val="none" w:sz="0" w:space="0" w:color="auto"/>
        <w:right w:val="none" w:sz="0" w:space="0" w:color="auto"/>
      </w:divBdr>
    </w:div>
    <w:div w:id="806052967">
      <w:bodyDiv w:val="1"/>
      <w:marLeft w:val="0"/>
      <w:marRight w:val="0"/>
      <w:marTop w:val="0"/>
      <w:marBottom w:val="0"/>
      <w:divBdr>
        <w:top w:val="none" w:sz="0" w:space="0" w:color="auto"/>
        <w:left w:val="none" w:sz="0" w:space="0" w:color="auto"/>
        <w:bottom w:val="none" w:sz="0" w:space="0" w:color="auto"/>
        <w:right w:val="none" w:sz="0" w:space="0" w:color="auto"/>
      </w:divBdr>
    </w:div>
    <w:div w:id="808982427">
      <w:bodyDiv w:val="1"/>
      <w:marLeft w:val="0"/>
      <w:marRight w:val="0"/>
      <w:marTop w:val="0"/>
      <w:marBottom w:val="0"/>
      <w:divBdr>
        <w:top w:val="none" w:sz="0" w:space="0" w:color="auto"/>
        <w:left w:val="none" w:sz="0" w:space="0" w:color="auto"/>
        <w:bottom w:val="none" w:sz="0" w:space="0" w:color="auto"/>
        <w:right w:val="none" w:sz="0" w:space="0" w:color="auto"/>
      </w:divBdr>
    </w:div>
    <w:div w:id="810054675">
      <w:bodyDiv w:val="1"/>
      <w:marLeft w:val="0"/>
      <w:marRight w:val="0"/>
      <w:marTop w:val="0"/>
      <w:marBottom w:val="0"/>
      <w:divBdr>
        <w:top w:val="none" w:sz="0" w:space="0" w:color="auto"/>
        <w:left w:val="none" w:sz="0" w:space="0" w:color="auto"/>
        <w:bottom w:val="none" w:sz="0" w:space="0" w:color="auto"/>
        <w:right w:val="none" w:sz="0" w:space="0" w:color="auto"/>
      </w:divBdr>
    </w:div>
    <w:div w:id="810287228">
      <w:bodyDiv w:val="1"/>
      <w:marLeft w:val="0"/>
      <w:marRight w:val="0"/>
      <w:marTop w:val="0"/>
      <w:marBottom w:val="0"/>
      <w:divBdr>
        <w:top w:val="none" w:sz="0" w:space="0" w:color="auto"/>
        <w:left w:val="none" w:sz="0" w:space="0" w:color="auto"/>
        <w:bottom w:val="none" w:sz="0" w:space="0" w:color="auto"/>
        <w:right w:val="none" w:sz="0" w:space="0" w:color="auto"/>
      </w:divBdr>
    </w:div>
    <w:div w:id="810439026">
      <w:bodyDiv w:val="1"/>
      <w:marLeft w:val="0"/>
      <w:marRight w:val="0"/>
      <w:marTop w:val="0"/>
      <w:marBottom w:val="0"/>
      <w:divBdr>
        <w:top w:val="none" w:sz="0" w:space="0" w:color="auto"/>
        <w:left w:val="none" w:sz="0" w:space="0" w:color="auto"/>
        <w:bottom w:val="none" w:sz="0" w:space="0" w:color="auto"/>
        <w:right w:val="none" w:sz="0" w:space="0" w:color="auto"/>
      </w:divBdr>
    </w:div>
    <w:div w:id="811025794">
      <w:bodyDiv w:val="1"/>
      <w:marLeft w:val="0"/>
      <w:marRight w:val="0"/>
      <w:marTop w:val="0"/>
      <w:marBottom w:val="0"/>
      <w:divBdr>
        <w:top w:val="none" w:sz="0" w:space="0" w:color="auto"/>
        <w:left w:val="none" w:sz="0" w:space="0" w:color="auto"/>
        <w:bottom w:val="none" w:sz="0" w:space="0" w:color="auto"/>
        <w:right w:val="none" w:sz="0" w:space="0" w:color="auto"/>
      </w:divBdr>
    </w:div>
    <w:div w:id="812017497">
      <w:bodyDiv w:val="1"/>
      <w:marLeft w:val="0"/>
      <w:marRight w:val="0"/>
      <w:marTop w:val="0"/>
      <w:marBottom w:val="0"/>
      <w:divBdr>
        <w:top w:val="none" w:sz="0" w:space="0" w:color="auto"/>
        <w:left w:val="none" w:sz="0" w:space="0" w:color="auto"/>
        <w:bottom w:val="none" w:sz="0" w:space="0" w:color="auto"/>
        <w:right w:val="none" w:sz="0" w:space="0" w:color="auto"/>
      </w:divBdr>
    </w:div>
    <w:div w:id="814642168">
      <w:bodyDiv w:val="1"/>
      <w:marLeft w:val="0"/>
      <w:marRight w:val="0"/>
      <w:marTop w:val="0"/>
      <w:marBottom w:val="0"/>
      <w:divBdr>
        <w:top w:val="none" w:sz="0" w:space="0" w:color="auto"/>
        <w:left w:val="none" w:sz="0" w:space="0" w:color="auto"/>
        <w:bottom w:val="none" w:sz="0" w:space="0" w:color="auto"/>
        <w:right w:val="none" w:sz="0" w:space="0" w:color="auto"/>
      </w:divBdr>
    </w:div>
    <w:div w:id="818573200">
      <w:bodyDiv w:val="1"/>
      <w:marLeft w:val="0"/>
      <w:marRight w:val="0"/>
      <w:marTop w:val="0"/>
      <w:marBottom w:val="0"/>
      <w:divBdr>
        <w:top w:val="none" w:sz="0" w:space="0" w:color="auto"/>
        <w:left w:val="none" w:sz="0" w:space="0" w:color="auto"/>
        <w:bottom w:val="none" w:sz="0" w:space="0" w:color="auto"/>
        <w:right w:val="none" w:sz="0" w:space="0" w:color="auto"/>
      </w:divBdr>
    </w:div>
    <w:div w:id="822508448">
      <w:bodyDiv w:val="1"/>
      <w:marLeft w:val="0"/>
      <w:marRight w:val="0"/>
      <w:marTop w:val="0"/>
      <w:marBottom w:val="0"/>
      <w:divBdr>
        <w:top w:val="none" w:sz="0" w:space="0" w:color="auto"/>
        <w:left w:val="none" w:sz="0" w:space="0" w:color="auto"/>
        <w:bottom w:val="none" w:sz="0" w:space="0" w:color="auto"/>
        <w:right w:val="none" w:sz="0" w:space="0" w:color="auto"/>
      </w:divBdr>
    </w:div>
    <w:div w:id="823089176">
      <w:bodyDiv w:val="1"/>
      <w:marLeft w:val="0"/>
      <w:marRight w:val="0"/>
      <w:marTop w:val="0"/>
      <w:marBottom w:val="0"/>
      <w:divBdr>
        <w:top w:val="none" w:sz="0" w:space="0" w:color="auto"/>
        <w:left w:val="none" w:sz="0" w:space="0" w:color="auto"/>
        <w:bottom w:val="none" w:sz="0" w:space="0" w:color="auto"/>
        <w:right w:val="none" w:sz="0" w:space="0" w:color="auto"/>
      </w:divBdr>
    </w:div>
    <w:div w:id="824248833">
      <w:bodyDiv w:val="1"/>
      <w:marLeft w:val="0"/>
      <w:marRight w:val="0"/>
      <w:marTop w:val="0"/>
      <w:marBottom w:val="0"/>
      <w:divBdr>
        <w:top w:val="none" w:sz="0" w:space="0" w:color="auto"/>
        <w:left w:val="none" w:sz="0" w:space="0" w:color="auto"/>
        <w:bottom w:val="none" w:sz="0" w:space="0" w:color="auto"/>
        <w:right w:val="none" w:sz="0" w:space="0" w:color="auto"/>
      </w:divBdr>
    </w:div>
    <w:div w:id="824512142">
      <w:bodyDiv w:val="1"/>
      <w:marLeft w:val="0"/>
      <w:marRight w:val="0"/>
      <w:marTop w:val="0"/>
      <w:marBottom w:val="0"/>
      <w:divBdr>
        <w:top w:val="none" w:sz="0" w:space="0" w:color="auto"/>
        <w:left w:val="none" w:sz="0" w:space="0" w:color="auto"/>
        <w:bottom w:val="none" w:sz="0" w:space="0" w:color="auto"/>
        <w:right w:val="none" w:sz="0" w:space="0" w:color="auto"/>
      </w:divBdr>
    </w:div>
    <w:div w:id="824933316">
      <w:bodyDiv w:val="1"/>
      <w:marLeft w:val="0"/>
      <w:marRight w:val="0"/>
      <w:marTop w:val="0"/>
      <w:marBottom w:val="0"/>
      <w:divBdr>
        <w:top w:val="none" w:sz="0" w:space="0" w:color="auto"/>
        <w:left w:val="none" w:sz="0" w:space="0" w:color="auto"/>
        <w:bottom w:val="none" w:sz="0" w:space="0" w:color="auto"/>
        <w:right w:val="none" w:sz="0" w:space="0" w:color="auto"/>
      </w:divBdr>
    </w:div>
    <w:div w:id="826281762">
      <w:bodyDiv w:val="1"/>
      <w:marLeft w:val="0"/>
      <w:marRight w:val="0"/>
      <w:marTop w:val="0"/>
      <w:marBottom w:val="0"/>
      <w:divBdr>
        <w:top w:val="none" w:sz="0" w:space="0" w:color="auto"/>
        <w:left w:val="none" w:sz="0" w:space="0" w:color="auto"/>
        <w:bottom w:val="none" w:sz="0" w:space="0" w:color="auto"/>
        <w:right w:val="none" w:sz="0" w:space="0" w:color="auto"/>
      </w:divBdr>
    </w:div>
    <w:div w:id="826554286">
      <w:bodyDiv w:val="1"/>
      <w:marLeft w:val="0"/>
      <w:marRight w:val="0"/>
      <w:marTop w:val="0"/>
      <w:marBottom w:val="0"/>
      <w:divBdr>
        <w:top w:val="none" w:sz="0" w:space="0" w:color="auto"/>
        <w:left w:val="none" w:sz="0" w:space="0" w:color="auto"/>
        <w:bottom w:val="none" w:sz="0" w:space="0" w:color="auto"/>
        <w:right w:val="none" w:sz="0" w:space="0" w:color="auto"/>
      </w:divBdr>
    </w:div>
    <w:div w:id="826628069">
      <w:bodyDiv w:val="1"/>
      <w:marLeft w:val="0"/>
      <w:marRight w:val="0"/>
      <w:marTop w:val="0"/>
      <w:marBottom w:val="0"/>
      <w:divBdr>
        <w:top w:val="none" w:sz="0" w:space="0" w:color="auto"/>
        <w:left w:val="none" w:sz="0" w:space="0" w:color="auto"/>
        <w:bottom w:val="none" w:sz="0" w:space="0" w:color="auto"/>
        <w:right w:val="none" w:sz="0" w:space="0" w:color="auto"/>
      </w:divBdr>
    </w:div>
    <w:div w:id="827088122">
      <w:bodyDiv w:val="1"/>
      <w:marLeft w:val="0"/>
      <w:marRight w:val="0"/>
      <w:marTop w:val="0"/>
      <w:marBottom w:val="0"/>
      <w:divBdr>
        <w:top w:val="none" w:sz="0" w:space="0" w:color="auto"/>
        <w:left w:val="none" w:sz="0" w:space="0" w:color="auto"/>
        <w:bottom w:val="none" w:sz="0" w:space="0" w:color="auto"/>
        <w:right w:val="none" w:sz="0" w:space="0" w:color="auto"/>
      </w:divBdr>
    </w:div>
    <w:div w:id="827863355">
      <w:bodyDiv w:val="1"/>
      <w:marLeft w:val="0"/>
      <w:marRight w:val="0"/>
      <w:marTop w:val="0"/>
      <w:marBottom w:val="0"/>
      <w:divBdr>
        <w:top w:val="none" w:sz="0" w:space="0" w:color="auto"/>
        <w:left w:val="none" w:sz="0" w:space="0" w:color="auto"/>
        <w:bottom w:val="none" w:sz="0" w:space="0" w:color="auto"/>
        <w:right w:val="none" w:sz="0" w:space="0" w:color="auto"/>
      </w:divBdr>
    </w:div>
    <w:div w:id="828210412">
      <w:bodyDiv w:val="1"/>
      <w:marLeft w:val="0"/>
      <w:marRight w:val="0"/>
      <w:marTop w:val="0"/>
      <w:marBottom w:val="0"/>
      <w:divBdr>
        <w:top w:val="none" w:sz="0" w:space="0" w:color="auto"/>
        <w:left w:val="none" w:sz="0" w:space="0" w:color="auto"/>
        <w:bottom w:val="none" w:sz="0" w:space="0" w:color="auto"/>
        <w:right w:val="none" w:sz="0" w:space="0" w:color="auto"/>
      </w:divBdr>
    </w:div>
    <w:div w:id="828978248">
      <w:bodyDiv w:val="1"/>
      <w:marLeft w:val="0"/>
      <w:marRight w:val="0"/>
      <w:marTop w:val="0"/>
      <w:marBottom w:val="0"/>
      <w:divBdr>
        <w:top w:val="none" w:sz="0" w:space="0" w:color="auto"/>
        <w:left w:val="none" w:sz="0" w:space="0" w:color="auto"/>
        <w:bottom w:val="none" w:sz="0" w:space="0" w:color="auto"/>
        <w:right w:val="none" w:sz="0" w:space="0" w:color="auto"/>
      </w:divBdr>
    </w:div>
    <w:div w:id="831603757">
      <w:bodyDiv w:val="1"/>
      <w:marLeft w:val="0"/>
      <w:marRight w:val="0"/>
      <w:marTop w:val="0"/>
      <w:marBottom w:val="0"/>
      <w:divBdr>
        <w:top w:val="none" w:sz="0" w:space="0" w:color="auto"/>
        <w:left w:val="none" w:sz="0" w:space="0" w:color="auto"/>
        <w:bottom w:val="none" w:sz="0" w:space="0" w:color="auto"/>
        <w:right w:val="none" w:sz="0" w:space="0" w:color="auto"/>
      </w:divBdr>
    </w:div>
    <w:div w:id="832450861">
      <w:bodyDiv w:val="1"/>
      <w:marLeft w:val="0"/>
      <w:marRight w:val="0"/>
      <w:marTop w:val="0"/>
      <w:marBottom w:val="0"/>
      <w:divBdr>
        <w:top w:val="none" w:sz="0" w:space="0" w:color="auto"/>
        <w:left w:val="none" w:sz="0" w:space="0" w:color="auto"/>
        <w:bottom w:val="none" w:sz="0" w:space="0" w:color="auto"/>
        <w:right w:val="none" w:sz="0" w:space="0" w:color="auto"/>
      </w:divBdr>
    </w:div>
    <w:div w:id="834878214">
      <w:bodyDiv w:val="1"/>
      <w:marLeft w:val="0"/>
      <w:marRight w:val="0"/>
      <w:marTop w:val="0"/>
      <w:marBottom w:val="0"/>
      <w:divBdr>
        <w:top w:val="none" w:sz="0" w:space="0" w:color="auto"/>
        <w:left w:val="none" w:sz="0" w:space="0" w:color="auto"/>
        <w:bottom w:val="none" w:sz="0" w:space="0" w:color="auto"/>
        <w:right w:val="none" w:sz="0" w:space="0" w:color="auto"/>
      </w:divBdr>
    </w:div>
    <w:div w:id="836767851">
      <w:bodyDiv w:val="1"/>
      <w:marLeft w:val="0"/>
      <w:marRight w:val="0"/>
      <w:marTop w:val="0"/>
      <w:marBottom w:val="0"/>
      <w:divBdr>
        <w:top w:val="none" w:sz="0" w:space="0" w:color="auto"/>
        <w:left w:val="none" w:sz="0" w:space="0" w:color="auto"/>
        <w:bottom w:val="none" w:sz="0" w:space="0" w:color="auto"/>
        <w:right w:val="none" w:sz="0" w:space="0" w:color="auto"/>
      </w:divBdr>
    </w:div>
    <w:div w:id="838272899">
      <w:bodyDiv w:val="1"/>
      <w:marLeft w:val="0"/>
      <w:marRight w:val="0"/>
      <w:marTop w:val="0"/>
      <w:marBottom w:val="0"/>
      <w:divBdr>
        <w:top w:val="none" w:sz="0" w:space="0" w:color="auto"/>
        <w:left w:val="none" w:sz="0" w:space="0" w:color="auto"/>
        <w:bottom w:val="none" w:sz="0" w:space="0" w:color="auto"/>
        <w:right w:val="none" w:sz="0" w:space="0" w:color="auto"/>
      </w:divBdr>
    </w:div>
    <w:div w:id="838498559">
      <w:bodyDiv w:val="1"/>
      <w:marLeft w:val="0"/>
      <w:marRight w:val="0"/>
      <w:marTop w:val="0"/>
      <w:marBottom w:val="0"/>
      <w:divBdr>
        <w:top w:val="none" w:sz="0" w:space="0" w:color="auto"/>
        <w:left w:val="none" w:sz="0" w:space="0" w:color="auto"/>
        <w:bottom w:val="none" w:sz="0" w:space="0" w:color="auto"/>
        <w:right w:val="none" w:sz="0" w:space="0" w:color="auto"/>
      </w:divBdr>
    </w:div>
    <w:div w:id="840579851">
      <w:bodyDiv w:val="1"/>
      <w:marLeft w:val="0"/>
      <w:marRight w:val="0"/>
      <w:marTop w:val="0"/>
      <w:marBottom w:val="0"/>
      <w:divBdr>
        <w:top w:val="none" w:sz="0" w:space="0" w:color="auto"/>
        <w:left w:val="none" w:sz="0" w:space="0" w:color="auto"/>
        <w:bottom w:val="none" w:sz="0" w:space="0" w:color="auto"/>
        <w:right w:val="none" w:sz="0" w:space="0" w:color="auto"/>
      </w:divBdr>
    </w:div>
    <w:div w:id="843401645">
      <w:bodyDiv w:val="1"/>
      <w:marLeft w:val="0"/>
      <w:marRight w:val="0"/>
      <w:marTop w:val="0"/>
      <w:marBottom w:val="0"/>
      <w:divBdr>
        <w:top w:val="none" w:sz="0" w:space="0" w:color="auto"/>
        <w:left w:val="none" w:sz="0" w:space="0" w:color="auto"/>
        <w:bottom w:val="none" w:sz="0" w:space="0" w:color="auto"/>
        <w:right w:val="none" w:sz="0" w:space="0" w:color="auto"/>
      </w:divBdr>
    </w:div>
    <w:div w:id="843521133">
      <w:bodyDiv w:val="1"/>
      <w:marLeft w:val="0"/>
      <w:marRight w:val="0"/>
      <w:marTop w:val="0"/>
      <w:marBottom w:val="0"/>
      <w:divBdr>
        <w:top w:val="none" w:sz="0" w:space="0" w:color="auto"/>
        <w:left w:val="none" w:sz="0" w:space="0" w:color="auto"/>
        <w:bottom w:val="none" w:sz="0" w:space="0" w:color="auto"/>
        <w:right w:val="none" w:sz="0" w:space="0" w:color="auto"/>
      </w:divBdr>
    </w:div>
    <w:div w:id="845362087">
      <w:bodyDiv w:val="1"/>
      <w:marLeft w:val="0"/>
      <w:marRight w:val="0"/>
      <w:marTop w:val="0"/>
      <w:marBottom w:val="0"/>
      <w:divBdr>
        <w:top w:val="none" w:sz="0" w:space="0" w:color="auto"/>
        <w:left w:val="none" w:sz="0" w:space="0" w:color="auto"/>
        <w:bottom w:val="none" w:sz="0" w:space="0" w:color="auto"/>
        <w:right w:val="none" w:sz="0" w:space="0" w:color="auto"/>
      </w:divBdr>
    </w:div>
    <w:div w:id="846557350">
      <w:bodyDiv w:val="1"/>
      <w:marLeft w:val="0"/>
      <w:marRight w:val="0"/>
      <w:marTop w:val="0"/>
      <w:marBottom w:val="0"/>
      <w:divBdr>
        <w:top w:val="none" w:sz="0" w:space="0" w:color="auto"/>
        <w:left w:val="none" w:sz="0" w:space="0" w:color="auto"/>
        <w:bottom w:val="none" w:sz="0" w:space="0" w:color="auto"/>
        <w:right w:val="none" w:sz="0" w:space="0" w:color="auto"/>
      </w:divBdr>
    </w:div>
    <w:div w:id="847600714">
      <w:bodyDiv w:val="1"/>
      <w:marLeft w:val="0"/>
      <w:marRight w:val="0"/>
      <w:marTop w:val="0"/>
      <w:marBottom w:val="0"/>
      <w:divBdr>
        <w:top w:val="none" w:sz="0" w:space="0" w:color="auto"/>
        <w:left w:val="none" w:sz="0" w:space="0" w:color="auto"/>
        <w:bottom w:val="none" w:sz="0" w:space="0" w:color="auto"/>
        <w:right w:val="none" w:sz="0" w:space="0" w:color="auto"/>
      </w:divBdr>
    </w:div>
    <w:div w:id="847788424">
      <w:bodyDiv w:val="1"/>
      <w:marLeft w:val="0"/>
      <w:marRight w:val="0"/>
      <w:marTop w:val="0"/>
      <w:marBottom w:val="0"/>
      <w:divBdr>
        <w:top w:val="none" w:sz="0" w:space="0" w:color="auto"/>
        <w:left w:val="none" w:sz="0" w:space="0" w:color="auto"/>
        <w:bottom w:val="none" w:sz="0" w:space="0" w:color="auto"/>
        <w:right w:val="none" w:sz="0" w:space="0" w:color="auto"/>
      </w:divBdr>
    </w:div>
    <w:div w:id="850492133">
      <w:bodyDiv w:val="1"/>
      <w:marLeft w:val="0"/>
      <w:marRight w:val="0"/>
      <w:marTop w:val="0"/>
      <w:marBottom w:val="0"/>
      <w:divBdr>
        <w:top w:val="none" w:sz="0" w:space="0" w:color="auto"/>
        <w:left w:val="none" w:sz="0" w:space="0" w:color="auto"/>
        <w:bottom w:val="none" w:sz="0" w:space="0" w:color="auto"/>
        <w:right w:val="none" w:sz="0" w:space="0" w:color="auto"/>
      </w:divBdr>
    </w:div>
    <w:div w:id="851266276">
      <w:bodyDiv w:val="1"/>
      <w:marLeft w:val="0"/>
      <w:marRight w:val="0"/>
      <w:marTop w:val="0"/>
      <w:marBottom w:val="0"/>
      <w:divBdr>
        <w:top w:val="none" w:sz="0" w:space="0" w:color="auto"/>
        <w:left w:val="none" w:sz="0" w:space="0" w:color="auto"/>
        <w:bottom w:val="none" w:sz="0" w:space="0" w:color="auto"/>
        <w:right w:val="none" w:sz="0" w:space="0" w:color="auto"/>
      </w:divBdr>
    </w:div>
    <w:div w:id="852187033">
      <w:bodyDiv w:val="1"/>
      <w:marLeft w:val="0"/>
      <w:marRight w:val="0"/>
      <w:marTop w:val="0"/>
      <w:marBottom w:val="0"/>
      <w:divBdr>
        <w:top w:val="none" w:sz="0" w:space="0" w:color="auto"/>
        <w:left w:val="none" w:sz="0" w:space="0" w:color="auto"/>
        <w:bottom w:val="none" w:sz="0" w:space="0" w:color="auto"/>
        <w:right w:val="none" w:sz="0" w:space="0" w:color="auto"/>
      </w:divBdr>
    </w:div>
    <w:div w:id="853496134">
      <w:bodyDiv w:val="1"/>
      <w:marLeft w:val="0"/>
      <w:marRight w:val="0"/>
      <w:marTop w:val="0"/>
      <w:marBottom w:val="0"/>
      <w:divBdr>
        <w:top w:val="none" w:sz="0" w:space="0" w:color="auto"/>
        <w:left w:val="none" w:sz="0" w:space="0" w:color="auto"/>
        <w:bottom w:val="none" w:sz="0" w:space="0" w:color="auto"/>
        <w:right w:val="none" w:sz="0" w:space="0" w:color="auto"/>
      </w:divBdr>
    </w:div>
    <w:div w:id="855926195">
      <w:bodyDiv w:val="1"/>
      <w:marLeft w:val="0"/>
      <w:marRight w:val="0"/>
      <w:marTop w:val="0"/>
      <w:marBottom w:val="0"/>
      <w:divBdr>
        <w:top w:val="none" w:sz="0" w:space="0" w:color="auto"/>
        <w:left w:val="none" w:sz="0" w:space="0" w:color="auto"/>
        <w:bottom w:val="none" w:sz="0" w:space="0" w:color="auto"/>
        <w:right w:val="none" w:sz="0" w:space="0" w:color="auto"/>
      </w:divBdr>
    </w:div>
    <w:div w:id="856164459">
      <w:bodyDiv w:val="1"/>
      <w:marLeft w:val="0"/>
      <w:marRight w:val="0"/>
      <w:marTop w:val="0"/>
      <w:marBottom w:val="0"/>
      <w:divBdr>
        <w:top w:val="none" w:sz="0" w:space="0" w:color="auto"/>
        <w:left w:val="none" w:sz="0" w:space="0" w:color="auto"/>
        <w:bottom w:val="none" w:sz="0" w:space="0" w:color="auto"/>
        <w:right w:val="none" w:sz="0" w:space="0" w:color="auto"/>
      </w:divBdr>
    </w:div>
    <w:div w:id="857701012">
      <w:bodyDiv w:val="1"/>
      <w:marLeft w:val="0"/>
      <w:marRight w:val="0"/>
      <w:marTop w:val="0"/>
      <w:marBottom w:val="0"/>
      <w:divBdr>
        <w:top w:val="none" w:sz="0" w:space="0" w:color="auto"/>
        <w:left w:val="none" w:sz="0" w:space="0" w:color="auto"/>
        <w:bottom w:val="none" w:sz="0" w:space="0" w:color="auto"/>
        <w:right w:val="none" w:sz="0" w:space="0" w:color="auto"/>
      </w:divBdr>
    </w:div>
    <w:div w:id="859316428">
      <w:bodyDiv w:val="1"/>
      <w:marLeft w:val="0"/>
      <w:marRight w:val="0"/>
      <w:marTop w:val="0"/>
      <w:marBottom w:val="0"/>
      <w:divBdr>
        <w:top w:val="none" w:sz="0" w:space="0" w:color="auto"/>
        <w:left w:val="none" w:sz="0" w:space="0" w:color="auto"/>
        <w:bottom w:val="none" w:sz="0" w:space="0" w:color="auto"/>
        <w:right w:val="none" w:sz="0" w:space="0" w:color="auto"/>
      </w:divBdr>
    </w:div>
    <w:div w:id="860440588">
      <w:bodyDiv w:val="1"/>
      <w:marLeft w:val="0"/>
      <w:marRight w:val="0"/>
      <w:marTop w:val="0"/>
      <w:marBottom w:val="0"/>
      <w:divBdr>
        <w:top w:val="none" w:sz="0" w:space="0" w:color="auto"/>
        <w:left w:val="none" w:sz="0" w:space="0" w:color="auto"/>
        <w:bottom w:val="none" w:sz="0" w:space="0" w:color="auto"/>
        <w:right w:val="none" w:sz="0" w:space="0" w:color="auto"/>
      </w:divBdr>
    </w:div>
    <w:div w:id="861162393">
      <w:bodyDiv w:val="1"/>
      <w:marLeft w:val="0"/>
      <w:marRight w:val="0"/>
      <w:marTop w:val="0"/>
      <w:marBottom w:val="0"/>
      <w:divBdr>
        <w:top w:val="none" w:sz="0" w:space="0" w:color="auto"/>
        <w:left w:val="none" w:sz="0" w:space="0" w:color="auto"/>
        <w:bottom w:val="none" w:sz="0" w:space="0" w:color="auto"/>
        <w:right w:val="none" w:sz="0" w:space="0" w:color="auto"/>
      </w:divBdr>
    </w:div>
    <w:div w:id="861433914">
      <w:bodyDiv w:val="1"/>
      <w:marLeft w:val="0"/>
      <w:marRight w:val="0"/>
      <w:marTop w:val="0"/>
      <w:marBottom w:val="0"/>
      <w:divBdr>
        <w:top w:val="none" w:sz="0" w:space="0" w:color="auto"/>
        <w:left w:val="none" w:sz="0" w:space="0" w:color="auto"/>
        <w:bottom w:val="none" w:sz="0" w:space="0" w:color="auto"/>
        <w:right w:val="none" w:sz="0" w:space="0" w:color="auto"/>
      </w:divBdr>
      <w:divsChild>
        <w:div w:id="1042751421">
          <w:marLeft w:val="0"/>
          <w:marRight w:val="0"/>
          <w:marTop w:val="0"/>
          <w:marBottom w:val="0"/>
          <w:divBdr>
            <w:top w:val="none" w:sz="0" w:space="0" w:color="auto"/>
            <w:left w:val="none" w:sz="0" w:space="0" w:color="auto"/>
            <w:bottom w:val="none" w:sz="0" w:space="0" w:color="auto"/>
            <w:right w:val="none" w:sz="0" w:space="0" w:color="auto"/>
          </w:divBdr>
        </w:div>
        <w:div w:id="956333589">
          <w:marLeft w:val="0"/>
          <w:marRight w:val="0"/>
          <w:marTop w:val="0"/>
          <w:marBottom w:val="0"/>
          <w:divBdr>
            <w:top w:val="none" w:sz="0" w:space="0" w:color="auto"/>
            <w:left w:val="none" w:sz="0" w:space="0" w:color="auto"/>
            <w:bottom w:val="none" w:sz="0" w:space="0" w:color="auto"/>
            <w:right w:val="none" w:sz="0" w:space="0" w:color="auto"/>
          </w:divBdr>
        </w:div>
        <w:div w:id="501244695">
          <w:marLeft w:val="0"/>
          <w:marRight w:val="0"/>
          <w:marTop w:val="0"/>
          <w:marBottom w:val="0"/>
          <w:divBdr>
            <w:top w:val="none" w:sz="0" w:space="0" w:color="auto"/>
            <w:left w:val="none" w:sz="0" w:space="0" w:color="auto"/>
            <w:bottom w:val="none" w:sz="0" w:space="0" w:color="auto"/>
            <w:right w:val="none" w:sz="0" w:space="0" w:color="auto"/>
          </w:divBdr>
        </w:div>
        <w:div w:id="56706507">
          <w:marLeft w:val="0"/>
          <w:marRight w:val="0"/>
          <w:marTop w:val="0"/>
          <w:marBottom w:val="0"/>
          <w:divBdr>
            <w:top w:val="none" w:sz="0" w:space="0" w:color="auto"/>
            <w:left w:val="none" w:sz="0" w:space="0" w:color="auto"/>
            <w:bottom w:val="none" w:sz="0" w:space="0" w:color="auto"/>
            <w:right w:val="none" w:sz="0" w:space="0" w:color="auto"/>
          </w:divBdr>
        </w:div>
        <w:div w:id="529294568">
          <w:marLeft w:val="0"/>
          <w:marRight w:val="0"/>
          <w:marTop w:val="0"/>
          <w:marBottom w:val="0"/>
          <w:divBdr>
            <w:top w:val="none" w:sz="0" w:space="0" w:color="auto"/>
            <w:left w:val="none" w:sz="0" w:space="0" w:color="auto"/>
            <w:bottom w:val="none" w:sz="0" w:space="0" w:color="auto"/>
            <w:right w:val="none" w:sz="0" w:space="0" w:color="auto"/>
          </w:divBdr>
        </w:div>
        <w:div w:id="1230191125">
          <w:marLeft w:val="0"/>
          <w:marRight w:val="0"/>
          <w:marTop w:val="0"/>
          <w:marBottom w:val="0"/>
          <w:divBdr>
            <w:top w:val="none" w:sz="0" w:space="0" w:color="auto"/>
            <w:left w:val="none" w:sz="0" w:space="0" w:color="auto"/>
            <w:bottom w:val="none" w:sz="0" w:space="0" w:color="auto"/>
            <w:right w:val="none" w:sz="0" w:space="0" w:color="auto"/>
          </w:divBdr>
        </w:div>
        <w:div w:id="1387142492">
          <w:marLeft w:val="0"/>
          <w:marRight w:val="0"/>
          <w:marTop w:val="0"/>
          <w:marBottom w:val="0"/>
          <w:divBdr>
            <w:top w:val="none" w:sz="0" w:space="0" w:color="auto"/>
            <w:left w:val="none" w:sz="0" w:space="0" w:color="auto"/>
            <w:bottom w:val="none" w:sz="0" w:space="0" w:color="auto"/>
            <w:right w:val="none" w:sz="0" w:space="0" w:color="auto"/>
          </w:divBdr>
        </w:div>
        <w:div w:id="1398211998">
          <w:marLeft w:val="0"/>
          <w:marRight w:val="0"/>
          <w:marTop w:val="0"/>
          <w:marBottom w:val="0"/>
          <w:divBdr>
            <w:top w:val="none" w:sz="0" w:space="0" w:color="auto"/>
            <w:left w:val="none" w:sz="0" w:space="0" w:color="auto"/>
            <w:bottom w:val="none" w:sz="0" w:space="0" w:color="auto"/>
            <w:right w:val="none" w:sz="0" w:space="0" w:color="auto"/>
          </w:divBdr>
        </w:div>
        <w:div w:id="451942029">
          <w:marLeft w:val="0"/>
          <w:marRight w:val="0"/>
          <w:marTop w:val="0"/>
          <w:marBottom w:val="0"/>
          <w:divBdr>
            <w:top w:val="none" w:sz="0" w:space="0" w:color="auto"/>
            <w:left w:val="none" w:sz="0" w:space="0" w:color="auto"/>
            <w:bottom w:val="none" w:sz="0" w:space="0" w:color="auto"/>
            <w:right w:val="none" w:sz="0" w:space="0" w:color="auto"/>
          </w:divBdr>
        </w:div>
        <w:div w:id="1016079207">
          <w:marLeft w:val="0"/>
          <w:marRight w:val="0"/>
          <w:marTop w:val="0"/>
          <w:marBottom w:val="0"/>
          <w:divBdr>
            <w:top w:val="none" w:sz="0" w:space="0" w:color="auto"/>
            <w:left w:val="none" w:sz="0" w:space="0" w:color="auto"/>
            <w:bottom w:val="none" w:sz="0" w:space="0" w:color="auto"/>
            <w:right w:val="none" w:sz="0" w:space="0" w:color="auto"/>
          </w:divBdr>
        </w:div>
        <w:div w:id="1100446626">
          <w:marLeft w:val="0"/>
          <w:marRight w:val="0"/>
          <w:marTop w:val="0"/>
          <w:marBottom w:val="0"/>
          <w:divBdr>
            <w:top w:val="none" w:sz="0" w:space="0" w:color="auto"/>
            <w:left w:val="none" w:sz="0" w:space="0" w:color="auto"/>
            <w:bottom w:val="none" w:sz="0" w:space="0" w:color="auto"/>
            <w:right w:val="none" w:sz="0" w:space="0" w:color="auto"/>
          </w:divBdr>
        </w:div>
        <w:div w:id="875384268">
          <w:marLeft w:val="0"/>
          <w:marRight w:val="0"/>
          <w:marTop w:val="0"/>
          <w:marBottom w:val="0"/>
          <w:divBdr>
            <w:top w:val="none" w:sz="0" w:space="0" w:color="auto"/>
            <w:left w:val="none" w:sz="0" w:space="0" w:color="auto"/>
            <w:bottom w:val="none" w:sz="0" w:space="0" w:color="auto"/>
            <w:right w:val="none" w:sz="0" w:space="0" w:color="auto"/>
          </w:divBdr>
        </w:div>
        <w:div w:id="809438326">
          <w:marLeft w:val="0"/>
          <w:marRight w:val="0"/>
          <w:marTop w:val="0"/>
          <w:marBottom w:val="0"/>
          <w:divBdr>
            <w:top w:val="none" w:sz="0" w:space="0" w:color="auto"/>
            <w:left w:val="none" w:sz="0" w:space="0" w:color="auto"/>
            <w:bottom w:val="none" w:sz="0" w:space="0" w:color="auto"/>
            <w:right w:val="none" w:sz="0" w:space="0" w:color="auto"/>
          </w:divBdr>
        </w:div>
        <w:div w:id="619797947">
          <w:marLeft w:val="0"/>
          <w:marRight w:val="0"/>
          <w:marTop w:val="0"/>
          <w:marBottom w:val="0"/>
          <w:divBdr>
            <w:top w:val="none" w:sz="0" w:space="0" w:color="auto"/>
            <w:left w:val="none" w:sz="0" w:space="0" w:color="auto"/>
            <w:bottom w:val="none" w:sz="0" w:space="0" w:color="auto"/>
            <w:right w:val="none" w:sz="0" w:space="0" w:color="auto"/>
          </w:divBdr>
        </w:div>
        <w:div w:id="91436724">
          <w:marLeft w:val="0"/>
          <w:marRight w:val="0"/>
          <w:marTop w:val="0"/>
          <w:marBottom w:val="0"/>
          <w:divBdr>
            <w:top w:val="none" w:sz="0" w:space="0" w:color="auto"/>
            <w:left w:val="none" w:sz="0" w:space="0" w:color="auto"/>
            <w:bottom w:val="none" w:sz="0" w:space="0" w:color="auto"/>
            <w:right w:val="none" w:sz="0" w:space="0" w:color="auto"/>
          </w:divBdr>
        </w:div>
        <w:div w:id="585965155">
          <w:marLeft w:val="0"/>
          <w:marRight w:val="0"/>
          <w:marTop w:val="0"/>
          <w:marBottom w:val="0"/>
          <w:divBdr>
            <w:top w:val="none" w:sz="0" w:space="0" w:color="auto"/>
            <w:left w:val="none" w:sz="0" w:space="0" w:color="auto"/>
            <w:bottom w:val="none" w:sz="0" w:space="0" w:color="auto"/>
            <w:right w:val="none" w:sz="0" w:space="0" w:color="auto"/>
          </w:divBdr>
        </w:div>
        <w:div w:id="1116170221">
          <w:marLeft w:val="0"/>
          <w:marRight w:val="0"/>
          <w:marTop w:val="0"/>
          <w:marBottom w:val="0"/>
          <w:divBdr>
            <w:top w:val="none" w:sz="0" w:space="0" w:color="auto"/>
            <w:left w:val="none" w:sz="0" w:space="0" w:color="auto"/>
            <w:bottom w:val="none" w:sz="0" w:space="0" w:color="auto"/>
            <w:right w:val="none" w:sz="0" w:space="0" w:color="auto"/>
          </w:divBdr>
        </w:div>
        <w:div w:id="177358395">
          <w:marLeft w:val="0"/>
          <w:marRight w:val="0"/>
          <w:marTop w:val="0"/>
          <w:marBottom w:val="0"/>
          <w:divBdr>
            <w:top w:val="none" w:sz="0" w:space="0" w:color="auto"/>
            <w:left w:val="none" w:sz="0" w:space="0" w:color="auto"/>
            <w:bottom w:val="none" w:sz="0" w:space="0" w:color="auto"/>
            <w:right w:val="none" w:sz="0" w:space="0" w:color="auto"/>
          </w:divBdr>
        </w:div>
        <w:div w:id="1473521694">
          <w:marLeft w:val="0"/>
          <w:marRight w:val="0"/>
          <w:marTop w:val="0"/>
          <w:marBottom w:val="0"/>
          <w:divBdr>
            <w:top w:val="none" w:sz="0" w:space="0" w:color="auto"/>
            <w:left w:val="none" w:sz="0" w:space="0" w:color="auto"/>
            <w:bottom w:val="none" w:sz="0" w:space="0" w:color="auto"/>
            <w:right w:val="none" w:sz="0" w:space="0" w:color="auto"/>
          </w:divBdr>
        </w:div>
        <w:div w:id="258490945">
          <w:marLeft w:val="0"/>
          <w:marRight w:val="0"/>
          <w:marTop w:val="0"/>
          <w:marBottom w:val="0"/>
          <w:divBdr>
            <w:top w:val="none" w:sz="0" w:space="0" w:color="auto"/>
            <w:left w:val="none" w:sz="0" w:space="0" w:color="auto"/>
            <w:bottom w:val="none" w:sz="0" w:space="0" w:color="auto"/>
            <w:right w:val="none" w:sz="0" w:space="0" w:color="auto"/>
          </w:divBdr>
        </w:div>
        <w:div w:id="1656445734">
          <w:marLeft w:val="0"/>
          <w:marRight w:val="0"/>
          <w:marTop w:val="0"/>
          <w:marBottom w:val="0"/>
          <w:divBdr>
            <w:top w:val="none" w:sz="0" w:space="0" w:color="auto"/>
            <w:left w:val="none" w:sz="0" w:space="0" w:color="auto"/>
            <w:bottom w:val="none" w:sz="0" w:space="0" w:color="auto"/>
            <w:right w:val="none" w:sz="0" w:space="0" w:color="auto"/>
          </w:divBdr>
        </w:div>
        <w:div w:id="1394349866">
          <w:marLeft w:val="0"/>
          <w:marRight w:val="0"/>
          <w:marTop w:val="0"/>
          <w:marBottom w:val="0"/>
          <w:divBdr>
            <w:top w:val="none" w:sz="0" w:space="0" w:color="auto"/>
            <w:left w:val="none" w:sz="0" w:space="0" w:color="auto"/>
            <w:bottom w:val="none" w:sz="0" w:space="0" w:color="auto"/>
            <w:right w:val="none" w:sz="0" w:space="0" w:color="auto"/>
          </w:divBdr>
        </w:div>
        <w:div w:id="1043752863">
          <w:marLeft w:val="0"/>
          <w:marRight w:val="0"/>
          <w:marTop w:val="0"/>
          <w:marBottom w:val="0"/>
          <w:divBdr>
            <w:top w:val="none" w:sz="0" w:space="0" w:color="auto"/>
            <w:left w:val="none" w:sz="0" w:space="0" w:color="auto"/>
            <w:bottom w:val="none" w:sz="0" w:space="0" w:color="auto"/>
            <w:right w:val="none" w:sz="0" w:space="0" w:color="auto"/>
          </w:divBdr>
        </w:div>
        <w:div w:id="1725366360">
          <w:marLeft w:val="0"/>
          <w:marRight w:val="0"/>
          <w:marTop w:val="0"/>
          <w:marBottom w:val="0"/>
          <w:divBdr>
            <w:top w:val="none" w:sz="0" w:space="0" w:color="auto"/>
            <w:left w:val="none" w:sz="0" w:space="0" w:color="auto"/>
            <w:bottom w:val="none" w:sz="0" w:space="0" w:color="auto"/>
            <w:right w:val="none" w:sz="0" w:space="0" w:color="auto"/>
          </w:divBdr>
        </w:div>
        <w:div w:id="1187989014">
          <w:marLeft w:val="0"/>
          <w:marRight w:val="0"/>
          <w:marTop w:val="0"/>
          <w:marBottom w:val="0"/>
          <w:divBdr>
            <w:top w:val="none" w:sz="0" w:space="0" w:color="auto"/>
            <w:left w:val="none" w:sz="0" w:space="0" w:color="auto"/>
            <w:bottom w:val="none" w:sz="0" w:space="0" w:color="auto"/>
            <w:right w:val="none" w:sz="0" w:space="0" w:color="auto"/>
          </w:divBdr>
        </w:div>
        <w:div w:id="1651134159">
          <w:marLeft w:val="0"/>
          <w:marRight w:val="0"/>
          <w:marTop w:val="0"/>
          <w:marBottom w:val="0"/>
          <w:divBdr>
            <w:top w:val="none" w:sz="0" w:space="0" w:color="auto"/>
            <w:left w:val="none" w:sz="0" w:space="0" w:color="auto"/>
            <w:bottom w:val="none" w:sz="0" w:space="0" w:color="auto"/>
            <w:right w:val="none" w:sz="0" w:space="0" w:color="auto"/>
          </w:divBdr>
        </w:div>
        <w:div w:id="106781631">
          <w:marLeft w:val="0"/>
          <w:marRight w:val="0"/>
          <w:marTop w:val="0"/>
          <w:marBottom w:val="0"/>
          <w:divBdr>
            <w:top w:val="none" w:sz="0" w:space="0" w:color="auto"/>
            <w:left w:val="none" w:sz="0" w:space="0" w:color="auto"/>
            <w:bottom w:val="none" w:sz="0" w:space="0" w:color="auto"/>
            <w:right w:val="none" w:sz="0" w:space="0" w:color="auto"/>
          </w:divBdr>
        </w:div>
        <w:div w:id="1512985569">
          <w:marLeft w:val="0"/>
          <w:marRight w:val="0"/>
          <w:marTop w:val="0"/>
          <w:marBottom w:val="0"/>
          <w:divBdr>
            <w:top w:val="none" w:sz="0" w:space="0" w:color="auto"/>
            <w:left w:val="none" w:sz="0" w:space="0" w:color="auto"/>
            <w:bottom w:val="none" w:sz="0" w:space="0" w:color="auto"/>
            <w:right w:val="none" w:sz="0" w:space="0" w:color="auto"/>
          </w:divBdr>
        </w:div>
        <w:div w:id="112671937">
          <w:marLeft w:val="0"/>
          <w:marRight w:val="0"/>
          <w:marTop w:val="0"/>
          <w:marBottom w:val="0"/>
          <w:divBdr>
            <w:top w:val="none" w:sz="0" w:space="0" w:color="auto"/>
            <w:left w:val="none" w:sz="0" w:space="0" w:color="auto"/>
            <w:bottom w:val="none" w:sz="0" w:space="0" w:color="auto"/>
            <w:right w:val="none" w:sz="0" w:space="0" w:color="auto"/>
          </w:divBdr>
        </w:div>
        <w:div w:id="1134249757">
          <w:marLeft w:val="0"/>
          <w:marRight w:val="0"/>
          <w:marTop w:val="0"/>
          <w:marBottom w:val="0"/>
          <w:divBdr>
            <w:top w:val="none" w:sz="0" w:space="0" w:color="auto"/>
            <w:left w:val="none" w:sz="0" w:space="0" w:color="auto"/>
            <w:bottom w:val="none" w:sz="0" w:space="0" w:color="auto"/>
            <w:right w:val="none" w:sz="0" w:space="0" w:color="auto"/>
          </w:divBdr>
        </w:div>
      </w:divsChild>
    </w:div>
    <w:div w:id="863862144">
      <w:bodyDiv w:val="1"/>
      <w:marLeft w:val="0"/>
      <w:marRight w:val="0"/>
      <w:marTop w:val="0"/>
      <w:marBottom w:val="0"/>
      <w:divBdr>
        <w:top w:val="none" w:sz="0" w:space="0" w:color="auto"/>
        <w:left w:val="none" w:sz="0" w:space="0" w:color="auto"/>
        <w:bottom w:val="none" w:sz="0" w:space="0" w:color="auto"/>
        <w:right w:val="none" w:sz="0" w:space="0" w:color="auto"/>
      </w:divBdr>
    </w:div>
    <w:div w:id="863903402">
      <w:bodyDiv w:val="1"/>
      <w:marLeft w:val="0"/>
      <w:marRight w:val="0"/>
      <w:marTop w:val="0"/>
      <w:marBottom w:val="0"/>
      <w:divBdr>
        <w:top w:val="none" w:sz="0" w:space="0" w:color="auto"/>
        <w:left w:val="none" w:sz="0" w:space="0" w:color="auto"/>
        <w:bottom w:val="none" w:sz="0" w:space="0" w:color="auto"/>
        <w:right w:val="none" w:sz="0" w:space="0" w:color="auto"/>
      </w:divBdr>
    </w:div>
    <w:div w:id="864251383">
      <w:bodyDiv w:val="1"/>
      <w:marLeft w:val="0"/>
      <w:marRight w:val="0"/>
      <w:marTop w:val="0"/>
      <w:marBottom w:val="0"/>
      <w:divBdr>
        <w:top w:val="none" w:sz="0" w:space="0" w:color="auto"/>
        <w:left w:val="none" w:sz="0" w:space="0" w:color="auto"/>
        <w:bottom w:val="none" w:sz="0" w:space="0" w:color="auto"/>
        <w:right w:val="none" w:sz="0" w:space="0" w:color="auto"/>
      </w:divBdr>
    </w:div>
    <w:div w:id="865406841">
      <w:bodyDiv w:val="1"/>
      <w:marLeft w:val="0"/>
      <w:marRight w:val="0"/>
      <w:marTop w:val="0"/>
      <w:marBottom w:val="0"/>
      <w:divBdr>
        <w:top w:val="none" w:sz="0" w:space="0" w:color="auto"/>
        <w:left w:val="none" w:sz="0" w:space="0" w:color="auto"/>
        <w:bottom w:val="none" w:sz="0" w:space="0" w:color="auto"/>
        <w:right w:val="none" w:sz="0" w:space="0" w:color="auto"/>
      </w:divBdr>
    </w:div>
    <w:div w:id="865757207">
      <w:bodyDiv w:val="1"/>
      <w:marLeft w:val="0"/>
      <w:marRight w:val="0"/>
      <w:marTop w:val="0"/>
      <w:marBottom w:val="0"/>
      <w:divBdr>
        <w:top w:val="none" w:sz="0" w:space="0" w:color="auto"/>
        <w:left w:val="none" w:sz="0" w:space="0" w:color="auto"/>
        <w:bottom w:val="none" w:sz="0" w:space="0" w:color="auto"/>
        <w:right w:val="none" w:sz="0" w:space="0" w:color="auto"/>
      </w:divBdr>
    </w:div>
    <w:div w:id="866410805">
      <w:bodyDiv w:val="1"/>
      <w:marLeft w:val="0"/>
      <w:marRight w:val="0"/>
      <w:marTop w:val="0"/>
      <w:marBottom w:val="0"/>
      <w:divBdr>
        <w:top w:val="none" w:sz="0" w:space="0" w:color="auto"/>
        <w:left w:val="none" w:sz="0" w:space="0" w:color="auto"/>
        <w:bottom w:val="none" w:sz="0" w:space="0" w:color="auto"/>
        <w:right w:val="none" w:sz="0" w:space="0" w:color="auto"/>
      </w:divBdr>
    </w:div>
    <w:div w:id="866605277">
      <w:bodyDiv w:val="1"/>
      <w:marLeft w:val="0"/>
      <w:marRight w:val="0"/>
      <w:marTop w:val="0"/>
      <w:marBottom w:val="0"/>
      <w:divBdr>
        <w:top w:val="none" w:sz="0" w:space="0" w:color="auto"/>
        <w:left w:val="none" w:sz="0" w:space="0" w:color="auto"/>
        <w:bottom w:val="none" w:sz="0" w:space="0" w:color="auto"/>
        <w:right w:val="none" w:sz="0" w:space="0" w:color="auto"/>
      </w:divBdr>
    </w:div>
    <w:div w:id="868185573">
      <w:bodyDiv w:val="1"/>
      <w:marLeft w:val="0"/>
      <w:marRight w:val="0"/>
      <w:marTop w:val="0"/>
      <w:marBottom w:val="0"/>
      <w:divBdr>
        <w:top w:val="none" w:sz="0" w:space="0" w:color="auto"/>
        <w:left w:val="none" w:sz="0" w:space="0" w:color="auto"/>
        <w:bottom w:val="none" w:sz="0" w:space="0" w:color="auto"/>
        <w:right w:val="none" w:sz="0" w:space="0" w:color="auto"/>
      </w:divBdr>
    </w:div>
    <w:div w:id="868838017">
      <w:bodyDiv w:val="1"/>
      <w:marLeft w:val="0"/>
      <w:marRight w:val="0"/>
      <w:marTop w:val="0"/>
      <w:marBottom w:val="0"/>
      <w:divBdr>
        <w:top w:val="none" w:sz="0" w:space="0" w:color="auto"/>
        <w:left w:val="none" w:sz="0" w:space="0" w:color="auto"/>
        <w:bottom w:val="none" w:sz="0" w:space="0" w:color="auto"/>
        <w:right w:val="none" w:sz="0" w:space="0" w:color="auto"/>
      </w:divBdr>
    </w:div>
    <w:div w:id="869027344">
      <w:bodyDiv w:val="1"/>
      <w:marLeft w:val="0"/>
      <w:marRight w:val="0"/>
      <w:marTop w:val="0"/>
      <w:marBottom w:val="0"/>
      <w:divBdr>
        <w:top w:val="none" w:sz="0" w:space="0" w:color="auto"/>
        <w:left w:val="none" w:sz="0" w:space="0" w:color="auto"/>
        <w:bottom w:val="none" w:sz="0" w:space="0" w:color="auto"/>
        <w:right w:val="none" w:sz="0" w:space="0" w:color="auto"/>
      </w:divBdr>
    </w:div>
    <w:div w:id="869219995">
      <w:bodyDiv w:val="1"/>
      <w:marLeft w:val="0"/>
      <w:marRight w:val="0"/>
      <w:marTop w:val="0"/>
      <w:marBottom w:val="0"/>
      <w:divBdr>
        <w:top w:val="none" w:sz="0" w:space="0" w:color="auto"/>
        <w:left w:val="none" w:sz="0" w:space="0" w:color="auto"/>
        <w:bottom w:val="none" w:sz="0" w:space="0" w:color="auto"/>
        <w:right w:val="none" w:sz="0" w:space="0" w:color="auto"/>
      </w:divBdr>
    </w:div>
    <w:div w:id="871304712">
      <w:bodyDiv w:val="1"/>
      <w:marLeft w:val="0"/>
      <w:marRight w:val="0"/>
      <w:marTop w:val="0"/>
      <w:marBottom w:val="0"/>
      <w:divBdr>
        <w:top w:val="none" w:sz="0" w:space="0" w:color="auto"/>
        <w:left w:val="none" w:sz="0" w:space="0" w:color="auto"/>
        <w:bottom w:val="none" w:sz="0" w:space="0" w:color="auto"/>
        <w:right w:val="none" w:sz="0" w:space="0" w:color="auto"/>
      </w:divBdr>
    </w:div>
    <w:div w:id="871767678">
      <w:bodyDiv w:val="1"/>
      <w:marLeft w:val="0"/>
      <w:marRight w:val="0"/>
      <w:marTop w:val="0"/>
      <w:marBottom w:val="0"/>
      <w:divBdr>
        <w:top w:val="none" w:sz="0" w:space="0" w:color="auto"/>
        <w:left w:val="none" w:sz="0" w:space="0" w:color="auto"/>
        <w:bottom w:val="none" w:sz="0" w:space="0" w:color="auto"/>
        <w:right w:val="none" w:sz="0" w:space="0" w:color="auto"/>
      </w:divBdr>
    </w:div>
    <w:div w:id="871922526">
      <w:bodyDiv w:val="1"/>
      <w:marLeft w:val="0"/>
      <w:marRight w:val="0"/>
      <w:marTop w:val="0"/>
      <w:marBottom w:val="0"/>
      <w:divBdr>
        <w:top w:val="none" w:sz="0" w:space="0" w:color="auto"/>
        <w:left w:val="none" w:sz="0" w:space="0" w:color="auto"/>
        <w:bottom w:val="none" w:sz="0" w:space="0" w:color="auto"/>
        <w:right w:val="none" w:sz="0" w:space="0" w:color="auto"/>
      </w:divBdr>
    </w:div>
    <w:div w:id="872621215">
      <w:bodyDiv w:val="1"/>
      <w:marLeft w:val="0"/>
      <w:marRight w:val="0"/>
      <w:marTop w:val="0"/>
      <w:marBottom w:val="0"/>
      <w:divBdr>
        <w:top w:val="none" w:sz="0" w:space="0" w:color="auto"/>
        <w:left w:val="none" w:sz="0" w:space="0" w:color="auto"/>
        <w:bottom w:val="none" w:sz="0" w:space="0" w:color="auto"/>
        <w:right w:val="none" w:sz="0" w:space="0" w:color="auto"/>
      </w:divBdr>
    </w:div>
    <w:div w:id="872689673">
      <w:bodyDiv w:val="1"/>
      <w:marLeft w:val="0"/>
      <w:marRight w:val="0"/>
      <w:marTop w:val="0"/>
      <w:marBottom w:val="0"/>
      <w:divBdr>
        <w:top w:val="none" w:sz="0" w:space="0" w:color="auto"/>
        <w:left w:val="none" w:sz="0" w:space="0" w:color="auto"/>
        <w:bottom w:val="none" w:sz="0" w:space="0" w:color="auto"/>
        <w:right w:val="none" w:sz="0" w:space="0" w:color="auto"/>
      </w:divBdr>
    </w:div>
    <w:div w:id="872696395">
      <w:bodyDiv w:val="1"/>
      <w:marLeft w:val="0"/>
      <w:marRight w:val="0"/>
      <w:marTop w:val="0"/>
      <w:marBottom w:val="0"/>
      <w:divBdr>
        <w:top w:val="none" w:sz="0" w:space="0" w:color="auto"/>
        <w:left w:val="none" w:sz="0" w:space="0" w:color="auto"/>
        <w:bottom w:val="none" w:sz="0" w:space="0" w:color="auto"/>
        <w:right w:val="none" w:sz="0" w:space="0" w:color="auto"/>
      </w:divBdr>
    </w:div>
    <w:div w:id="874078878">
      <w:bodyDiv w:val="1"/>
      <w:marLeft w:val="0"/>
      <w:marRight w:val="0"/>
      <w:marTop w:val="0"/>
      <w:marBottom w:val="0"/>
      <w:divBdr>
        <w:top w:val="none" w:sz="0" w:space="0" w:color="auto"/>
        <w:left w:val="none" w:sz="0" w:space="0" w:color="auto"/>
        <w:bottom w:val="none" w:sz="0" w:space="0" w:color="auto"/>
        <w:right w:val="none" w:sz="0" w:space="0" w:color="auto"/>
      </w:divBdr>
    </w:div>
    <w:div w:id="875971729">
      <w:bodyDiv w:val="1"/>
      <w:marLeft w:val="0"/>
      <w:marRight w:val="0"/>
      <w:marTop w:val="0"/>
      <w:marBottom w:val="0"/>
      <w:divBdr>
        <w:top w:val="none" w:sz="0" w:space="0" w:color="auto"/>
        <w:left w:val="none" w:sz="0" w:space="0" w:color="auto"/>
        <w:bottom w:val="none" w:sz="0" w:space="0" w:color="auto"/>
        <w:right w:val="none" w:sz="0" w:space="0" w:color="auto"/>
      </w:divBdr>
    </w:div>
    <w:div w:id="877082724">
      <w:bodyDiv w:val="1"/>
      <w:marLeft w:val="0"/>
      <w:marRight w:val="0"/>
      <w:marTop w:val="0"/>
      <w:marBottom w:val="0"/>
      <w:divBdr>
        <w:top w:val="none" w:sz="0" w:space="0" w:color="auto"/>
        <w:left w:val="none" w:sz="0" w:space="0" w:color="auto"/>
        <w:bottom w:val="none" w:sz="0" w:space="0" w:color="auto"/>
        <w:right w:val="none" w:sz="0" w:space="0" w:color="auto"/>
      </w:divBdr>
    </w:div>
    <w:div w:id="880020150">
      <w:bodyDiv w:val="1"/>
      <w:marLeft w:val="0"/>
      <w:marRight w:val="0"/>
      <w:marTop w:val="0"/>
      <w:marBottom w:val="0"/>
      <w:divBdr>
        <w:top w:val="none" w:sz="0" w:space="0" w:color="auto"/>
        <w:left w:val="none" w:sz="0" w:space="0" w:color="auto"/>
        <w:bottom w:val="none" w:sz="0" w:space="0" w:color="auto"/>
        <w:right w:val="none" w:sz="0" w:space="0" w:color="auto"/>
      </w:divBdr>
    </w:div>
    <w:div w:id="880557243">
      <w:bodyDiv w:val="1"/>
      <w:marLeft w:val="0"/>
      <w:marRight w:val="0"/>
      <w:marTop w:val="0"/>
      <w:marBottom w:val="0"/>
      <w:divBdr>
        <w:top w:val="none" w:sz="0" w:space="0" w:color="auto"/>
        <w:left w:val="none" w:sz="0" w:space="0" w:color="auto"/>
        <w:bottom w:val="none" w:sz="0" w:space="0" w:color="auto"/>
        <w:right w:val="none" w:sz="0" w:space="0" w:color="auto"/>
      </w:divBdr>
    </w:div>
    <w:div w:id="882905988">
      <w:bodyDiv w:val="1"/>
      <w:marLeft w:val="0"/>
      <w:marRight w:val="0"/>
      <w:marTop w:val="0"/>
      <w:marBottom w:val="0"/>
      <w:divBdr>
        <w:top w:val="none" w:sz="0" w:space="0" w:color="auto"/>
        <w:left w:val="none" w:sz="0" w:space="0" w:color="auto"/>
        <w:bottom w:val="none" w:sz="0" w:space="0" w:color="auto"/>
        <w:right w:val="none" w:sz="0" w:space="0" w:color="auto"/>
      </w:divBdr>
    </w:div>
    <w:div w:id="883564469">
      <w:bodyDiv w:val="1"/>
      <w:marLeft w:val="0"/>
      <w:marRight w:val="0"/>
      <w:marTop w:val="0"/>
      <w:marBottom w:val="0"/>
      <w:divBdr>
        <w:top w:val="none" w:sz="0" w:space="0" w:color="auto"/>
        <w:left w:val="none" w:sz="0" w:space="0" w:color="auto"/>
        <w:bottom w:val="none" w:sz="0" w:space="0" w:color="auto"/>
        <w:right w:val="none" w:sz="0" w:space="0" w:color="auto"/>
      </w:divBdr>
    </w:div>
    <w:div w:id="883981889">
      <w:bodyDiv w:val="1"/>
      <w:marLeft w:val="0"/>
      <w:marRight w:val="0"/>
      <w:marTop w:val="0"/>
      <w:marBottom w:val="0"/>
      <w:divBdr>
        <w:top w:val="none" w:sz="0" w:space="0" w:color="auto"/>
        <w:left w:val="none" w:sz="0" w:space="0" w:color="auto"/>
        <w:bottom w:val="none" w:sz="0" w:space="0" w:color="auto"/>
        <w:right w:val="none" w:sz="0" w:space="0" w:color="auto"/>
      </w:divBdr>
    </w:div>
    <w:div w:id="884636612">
      <w:bodyDiv w:val="1"/>
      <w:marLeft w:val="0"/>
      <w:marRight w:val="0"/>
      <w:marTop w:val="0"/>
      <w:marBottom w:val="0"/>
      <w:divBdr>
        <w:top w:val="none" w:sz="0" w:space="0" w:color="auto"/>
        <w:left w:val="none" w:sz="0" w:space="0" w:color="auto"/>
        <w:bottom w:val="none" w:sz="0" w:space="0" w:color="auto"/>
        <w:right w:val="none" w:sz="0" w:space="0" w:color="auto"/>
      </w:divBdr>
    </w:div>
    <w:div w:id="884827800">
      <w:bodyDiv w:val="1"/>
      <w:marLeft w:val="0"/>
      <w:marRight w:val="0"/>
      <w:marTop w:val="0"/>
      <w:marBottom w:val="0"/>
      <w:divBdr>
        <w:top w:val="none" w:sz="0" w:space="0" w:color="auto"/>
        <w:left w:val="none" w:sz="0" w:space="0" w:color="auto"/>
        <w:bottom w:val="none" w:sz="0" w:space="0" w:color="auto"/>
        <w:right w:val="none" w:sz="0" w:space="0" w:color="auto"/>
      </w:divBdr>
    </w:div>
    <w:div w:id="885023106">
      <w:bodyDiv w:val="1"/>
      <w:marLeft w:val="0"/>
      <w:marRight w:val="0"/>
      <w:marTop w:val="0"/>
      <w:marBottom w:val="0"/>
      <w:divBdr>
        <w:top w:val="none" w:sz="0" w:space="0" w:color="auto"/>
        <w:left w:val="none" w:sz="0" w:space="0" w:color="auto"/>
        <w:bottom w:val="none" w:sz="0" w:space="0" w:color="auto"/>
        <w:right w:val="none" w:sz="0" w:space="0" w:color="auto"/>
      </w:divBdr>
    </w:div>
    <w:div w:id="886451351">
      <w:bodyDiv w:val="1"/>
      <w:marLeft w:val="0"/>
      <w:marRight w:val="0"/>
      <w:marTop w:val="0"/>
      <w:marBottom w:val="0"/>
      <w:divBdr>
        <w:top w:val="none" w:sz="0" w:space="0" w:color="auto"/>
        <w:left w:val="none" w:sz="0" w:space="0" w:color="auto"/>
        <w:bottom w:val="none" w:sz="0" w:space="0" w:color="auto"/>
        <w:right w:val="none" w:sz="0" w:space="0" w:color="auto"/>
      </w:divBdr>
    </w:div>
    <w:div w:id="887565670">
      <w:bodyDiv w:val="1"/>
      <w:marLeft w:val="0"/>
      <w:marRight w:val="0"/>
      <w:marTop w:val="0"/>
      <w:marBottom w:val="0"/>
      <w:divBdr>
        <w:top w:val="none" w:sz="0" w:space="0" w:color="auto"/>
        <w:left w:val="none" w:sz="0" w:space="0" w:color="auto"/>
        <w:bottom w:val="none" w:sz="0" w:space="0" w:color="auto"/>
        <w:right w:val="none" w:sz="0" w:space="0" w:color="auto"/>
      </w:divBdr>
    </w:div>
    <w:div w:id="888765216">
      <w:bodyDiv w:val="1"/>
      <w:marLeft w:val="0"/>
      <w:marRight w:val="0"/>
      <w:marTop w:val="0"/>
      <w:marBottom w:val="0"/>
      <w:divBdr>
        <w:top w:val="none" w:sz="0" w:space="0" w:color="auto"/>
        <w:left w:val="none" w:sz="0" w:space="0" w:color="auto"/>
        <w:bottom w:val="none" w:sz="0" w:space="0" w:color="auto"/>
        <w:right w:val="none" w:sz="0" w:space="0" w:color="auto"/>
      </w:divBdr>
    </w:div>
    <w:div w:id="889343747">
      <w:bodyDiv w:val="1"/>
      <w:marLeft w:val="0"/>
      <w:marRight w:val="0"/>
      <w:marTop w:val="0"/>
      <w:marBottom w:val="0"/>
      <w:divBdr>
        <w:top w:val="none" w:sz="0" w:space="0" w:color="auto"/>
        <w:left w:val="none" w:sz="0" w:space="0" w:color="auto"/>
        <w:bottom w:val="none" w:sz="0" w:space="0" w:color="auto"/>
        <w:right w:val="none" w:sz="0" w:space="0" w:color="auto"/>
      </w:divBdr>
    </w:div>
    <w:div w:id="890192873">
      <w:bodyDiv w:val="1"/>
      <w:marLeft w:val="0"/>
      <w:marRight w:val="0"/>
      <w:marTop w:val="0"/>
      <w:marBottom w:val="0"/>
      <w:divBdr>
        <w:top w:val="none" w:sz="0" w:space="0" w:color="auto"/>
        <w:left w:val="none" w:sz="0" w:space="0" w:color="auto"/>
        <w:bottom w:val="none" w:sz="0" w:space="0" w:color="auto"/>
        <w:right w:val="none" w:sz="0" w:space="0" w:color="auto"/>
      </w:divBdr>
    </w:div>
    <w:div w:id="890656841">
      <w:bodyDiv w:val="1"/>
      <w:marLeft w:val="0"/>
      <w:marRight w:val="0"/>
      <w:marTop w:val="0"/>
      <w:marBottom w:val="0"/>
      <w:divBdr>
        <w:top w:val="none" w:sz="0" w:space="0" w:color="auto"/>
        <w:left w:val="none" w:sz="0" w:space="0" w:color="auto"/>
        <w:bottom w:val="none" w:sz="0" w:space="0" w:color="auto"/>
        <w:right w:val="none" w:sz="0" w:space="0" w:color="auto"/>
      </w:divBdr>
    </w:div>
    <w:div w:id="893738594">
      <w:bodyDiv w:val="1"/>
      <w:marLeft w:val="0"/>
      <w:marRight w:val="0"/>
      <w:marTop w:val="0"/>
      <w:marBottom w:val="0"/>
      <w:divBdr>
        <w:top w:val="none" w:sz="0" w:space="0" w:color="auto"/>
        <w:left w:val="none" w:sz="0" w:space="0" w:color="auto"/>
        <w:bottom w:val="none" w:sz="0" w:space="0" w:color="auto"/>
        <w:right w:val="none" w:sz="0" w:space="0" w:color="auto"/>
      </w:divBdr>
    </w:div>
    <w:div w:id="894508103">
      <w:bodyDiv w:val="1"/>
      <w:marLeft w:val="0"/>
      <w:marRight w:val="0"/>
      <w:marTop w:val="0"/>
      <w:marBottom w:val="0"/>
      <w:divBdr>
        <w:top w:val="none" w:sz="0" w:space="0" w:color="auto"/>
        <w:left w:val="none" w:sz="0" w:space="0" w:color="auto"/>
        <w:bottom w:val="none" w:sz="0" w:space="0" w:color="auto"/>
        <w:right w:val="none" w:sz="0" w:space="0" w:color="auto"/>
      </w:divBdr>
    </w:div>
    <w:div w:id="894700473">
      <w:bodyDiv w:val="1"/>
      <w:marLeft w:val="0"/>
      <w:marRight w:val="0"/>
      <w:marTop w:val="0"/>
      <w:marBottom w:val="0"/>
      <w:divBdr>
        <w:top w:val="none" w:sz="0" w:space="0" w:color="auto"/>
        <w:left w:val="none" w:sz="0" w:space="0" w:color="auto"/>
        <w:bottom w:val="none" w:sz="0" w:space="0" w:color="auto"/>
        <w:right w:val="none" w:sz="0" w:space="0" w:color="auto"/>
      </w:divBdr>
    </w:div>
    <w:div w:id="895319837">
      <w:bodyDiv w:val="1"/>
      <w:marLeft w:val="0"/>
      <w:marRight w:val="0"/>
      <w:marTop w:val="0"/>
      <w:marBottom w:val="0"/>
      <w:divBdr>
        <w:top w:val="none" w:sz="0" w:space="0" w:color="auto"/>
        <w:left w:val="none" w:sz="0" w:space="0" w:color="auto"/>
        <w:bottom w:val="none" w:sz="0" w:space="0" w:color="auto"/>
        <w:right w:val="none" w:sz="0" w:space="0" w:color="auto"/>
      </w:divBdr>
    </w:div>
    <w:div w:id="901521929">
      <w:bodyDiv w:val="1"/>
      <w:marLeft w:val="0"/>
      <w:marRight w:val="0"/>
      <w:marTop w:val="0"/>
      <w:marBottom w:val="0"/>
      <w:divBdr>
        <w:top w:val="none" w:sz="0" w:space="0" w:color="auto"/>
        <w:left w:val="none" w:sz="0" w:space="0" w:color="auto"/>
        <w:bottom w:val="none" w:sz="0" w:space="0" w:color="auto"/>
        <w:right w:val="none" w:sz="0" w:space="0" w:color="auto"/>
      </w:divBdr>
    </w:div>
    <w:div w:id="906381807">
      <w:bodyDiv w:val="1"/>
      <w:marLeft w:val="0"/>
      <w:marRight w:val="0"/>
      <w:marTop w:val="0"/>
      <w:marBottom w:val="0"/>
      <w:divBdr>
        <w:top w:val="none" w:sz="0" w:space="0" w:color="auto"/>
        <w:left w:val="none" w:sz="0" w:space="0" w:color="auto"/>
        <w:bottom w:val="none" w:sz="0" w:space="0" w:color="auto"/>
        <w:right w:val="none" w:sz="0" w:space="0" w:color="auto"/>
      </w:divBdr>
    </w:div>
    <w:div w:id="908462098">
      <w:bodyDiv w:val="1"/>
      <w:marLeft w:val="0"/>
      <w:marRight w:val="0"/>
      <w:marTop w:val="0"/>
      <w:marBottom w:val="0"/>
      <w:divBdr>
        <w:top w:val="none" w:sz="0" w:space="0" w:color="auto"/>
        <w:left w:val="none" w:sz="0" w:space="0" w:color="auto"/>
        <w:bottom w:val="none" w:sz="0" w:space="0" w:color="auto"/>
        <w:right w:val="none" w:sz="0" w:space="0" w:color="auto"/>
      </w:divBdr>
    </w:div>
    <w:div w:id="908492208">
      <w:bodyDiv w:val="1"/>
      <w:marLeft w:val="0"/>
      <w:marRight w:val="0"/>
      <w:marTop w:val="0"/>
      <w:marBottom w:val="0"/>
      <w:divBdr>
        <w:top w:val="none" w:sz="0" w:space="0" w:color="auto"/>
        <w:left w:val="none" w:sz="0" w:space="0" w:color="auto"/>
        <w:bottom w:val="none" w:sz="0" w:space="0" w:color="auto"/>
        <w:right w:val="none" w:sz="0" w:space="0" w:color="auto"/>
      </w:divBdr>
    </w:div>
    <w:div w:id="908928931">
      <w:bodyDiv w:val="1"/>
      <w:marLeft w:val="0"/>
      <w:marRight w:val="0"/>
      <w:marTop w:val="0"/>
      <w:marBottom w:val="0"/>
      <w:divBdr>
        <w:top w:val="none" w:sz="0" w:space="0" w:color="auto"/>
        <w:left w:val="none" w:sz="0" w:space="0" w:color="auto"/>
        <w:bottom w:val="none" w:sz="0" w:space="0" w:color="auto"/>
        <w:right w:val="none" w:sz="0" w:space="0" w:color="auto"/>
      </w:divBdr>
    </w:div>
    <w:div w:id="909385228">
      <w:bodyDiv w:val="1"/>
      <w:marLeft w:val="0"/>
      <w:marRight w:val="0"/>
      <w:marTop w:val="0"/>
      <w:marBottom w:val="0"/>
      <w:divBdr>
        <w:top w:val="none" w:sz="0" w:space="0" w:color="auto"/>
        <w:left w:val="none" w:sz="0" w:space="0" w:color="auto"/>
        <w:bottom w:val="none" w:sz="0" w:space="0" w:color="auto"/>
        <w:right w:val="none" w:sz="0" w:space="0" w:color="auto"/>
      </w:divBdr>
    </w:div>
    <w:div w:id="910698029">
      <w:bodyDiv w:val="1"/>
      <w:marLeft w:val="0"/>
      <w:marRight w:val="0"/>
      <w:marTop w:val="0"/>
      <w:marBottom w:val="0"/>
      <w:divBdr>
        <w:top w:val="none" w:sz="0" w:space="0" w:color="auto"/>
        <w:left w:val="none" w:sz="0" w:space="0" w:color="auto"/>
        <w:bottom w:val="none" w:sz="0" w:space="0" w:color="auto"/>
        <w:right w:val="none" w:sz="0" w:space="0" w:color="auto"/>
      </w:divBdr>
    </w:div>
    <w:div w:id="912158355">
      <w:bodyDiv w:val="1"/>
      <w:marLeft w:val="0"/>
      <w:marRight w:val="0"/>
      <w:marTop w:val="0"/>
      <w:marBottom w:val="0"/>
      <w:divBdr>
        <w:top w:val="none" w:sz="0" w:space="0" w:color="auto"/>
        <w:left w:val="none" w:sz="0" w:space="0" w:color="auto"/>
        <w:bottom w:val="none" w:sz="0" w:space="0" w:color="auto"/>
        <w:right w:val="none" w:sz="0" w:space="0" w:color="auto"/>
      </w:divBdr>
    </w:div>
    <w:div w:id="915439296">
      <w:bodyDiv w:val="1"/>
      <w:marLeft w:val="0"/>
      <w:marRight w:val="0"/>
      <w:marTop w:val="0"/>
      <w:marBottom w:val="0"/>
      <w:divBdr>
        <w:top w:val="none" w:sz="0" w:space="0" w:color="auto"/>
        <w:left w:val="none" w:sz="0" w:space="0" w:color="auto"/>
        <w:bottom w:val="none" w:sz="0" w:space="0" w:color="auto"/>
        <w:right w:val="none" w:sz="0" w:space="0" w:color="auto"/>
      </w:divBdr>
    </w:div>
    <w:div w:id="915629496">
      <w:bodyDiv w:val="1"/>
      <w:marLeft w:val="0"/>
      <w:marRight w:val="0"/>
      <w:marTop w:val="0"/>
      <w:marBottom w:val="0"/>
      <w:divBdr>
        <w:top w:val="none" w:sz="0" w:space="0" w:color="auto"/>
        <w:left w:val="none" w:sz="0" w:space="0" w:color="auto"/>
        <w:bottom w:val="none" w:sz="0" w:space="0" w:color="auto"/>
        <w:right w:val="none" w:sz="0" w:space="0" w:color="auto"/>
      </w:divBdr>
    </w:div>
    <w:div w:id="919632104">
      <w:bodyDiv w:val="1"/>
      <w:marLeft w:val="0"/>
      <w:marRight w:val="0"/>
      <w:marTop w:val="0"/>
      <w:marBottom w:val="0"/>
      <w:divBdr>
        <w:top w:val="none" w:sz="0" w:space="0" w:color="auto"/>
        <w:left w:val="none" w:sz="0" w:space="0" w:color="auto"/>
        <w:bottom w:val="none" w:sz="0" w:space="0" w:color="auto"/>
        <w:right w:val="none" w:sz="0" w:space="0" w:color="auto"/>
      </w:divBdr>
    </w:div>
    <w:div w:id="924260720">
      <w:bodyDiv w:val="1"/>
      <w:marLeft w:val="0"/>
      <w:marRight w:val="0"/>
      <w:marTop w:val="0"/>
      <w:marBottom w:val="0"/>
      <w:divBdr>
        <w:top w:val="none" w:sz="0" w:space="0" w:color="auto"/>
        <w:left w:val="none" w:sz="0" w:space="0" w:color="auto"/>
        <w:bottom w:val="none" w:sz="0" w:space="0" w:color="auto"/>
        <w:right w:val="none" w:sz="0" w:space="0" w:color="auto"/>
      </w:divBdr>
    </w:div>
    <w:div w:id="924846766">
      <w:bodyDiv w:val="1"/>
      <w:marLeft w:val="0"/>
      <w:marRight w:val="0"/>
      <w:marTop w:val="0"/>
      <w:marBottom w:val="0"/>
      <w:divBdr>
        <w:top w:val="none" w:sz="0" w:space="0" w:color="auto"/>
        <w:left w:val="none" w:sz="0" w:space="0" w:color="auto"/>
        <w:bottom w:val="none" w:sz="0" w:space="0" w:color="auto"/>
        <w:right w:val="none" w:sz="0" w:space="0" w:color="auto"/>
      </w:divBdr>
    </w:div>
    <w:div w:id="925571419">
      <w:bodyDiv w:val="1"/>
      <w:marLeft w:val="0"/>
      <w:marRight w:val="0"/>
      <w:marTop w:val="0"/>
      <w:marBottom w:val="0"/>
      <w:divBdr>
        <w:top w:val="none" w:sz="0" w:space="0" w:color="auto"/>
        <w:left w:val="none" w:sz="0" w:space="0" w:color="auto"/>
        <w:bottom w:val="none" w:sz="0" w:space="0" w:color="auto"/>
        <w:right w:val="none" w:sz="0" w:space="0" w:color="auto"/>
      </w:divBdr>
    </w:div>
    <w:div w:id="928005368">
      <w:bodyDiv w:val="1"/>
      <w:marLeft w:val="0"/>
      <w:marRight w:val="0"/>
      <w:marTop w:val="0"/>
      <w:marBottom w:val="0"/>
      <w:divBdr>
        <w:top w:val="none" w:sz="0" w:space="0" w:color="auto"/>
        <w:left w:val="none" w:sz="0" w:space="0" w:color="auto"/>
        <w:bottom w:val="none" w:sz="0" w:space="0" w:color="auto"/>
        <w:right w:val="none" w:sz="0" w:space="0" w:color="auto"/>
      </w:divBdr>
    </w:div>
    <w:div w:id="928777125">
      <w:bodyDiv w:val="1"/>
      <w:marLeft w:val="0"/>
      <w:marRight w:val="0"/>
      <w:marTop w:val="0"/>
      <w:marBottom w:val="0"/>
      <w:divBdr>
        <w:top w:val="none" w:sz="0" w:space="0" w:color="auto"/>
        <w:left w:val="none" w:sz="0" w:space="0" w:color="auto"/>
        <w:bottom w:val="none" w:sz="0" w:space="0" w:color="auto"/>
        <w:right w:val="none" w:sz="0" w:space="0" w:color="auto"/>
      </w:divBdr>
    </w:div>
    <w:div w:id="932397007">
      <w:bodyDiv w:val="1"/>
      <w:marLeft w:val="0"/>
      <w:marRight w:val="0"/>
      <w:marTop w:val="0"/>
      <w:marBottom w:val="0"/>
      <w:divBdr>
        <w:top w:val="none" w:sz="0" w:space="0" w:color="auto"/>
        <w:left w:val="none" w:sz="0" w:space="0" w:color="auto"/>
        <w:bottom w:val="none" w:sz="0" w:space="0" w:color="auto"/>
        <w:right w:val="none" w:sz="0" w:space="0" w:color="auto"/>
      </w:divBdr>
    </w:div>
    <w:div w:id="933830147">
      <w:bodyDiv w:val="1"/>
      <w:marLeft w:val="0"/>
      <w:marRight w:val="0"/>
      <w:marTop w:val="0"/>
      <w:marBottom w:val="0"/>
      <w:divBdr>
        <w:top w:val="none" w:sz="0" w:space="0" w:color="auto"/>
        <w:left w:val="none" w:sz="0" w:space="0" w:color="auto"/>
        <w:bottom w:val="none" w:sz="0" w:space="0" w:color="auto"/>
        <w:right w:val="none" w:sz="0" w:space="0" w:color="auto"/>
      </w:divBdr>
    </w:div>
    <w:div w:id="936911804">
      <w:bodyDiv w:val="1"/>
      <w:marLeft w:val="0"/>
      <w:marRight w:val="0"/>
      <w:marTop w:val="0"/>
      <w:marBottom w:val="0"/>
      <w:divBdr>
        <w:top w:val="none" w:sz="0" w:space="0" w:color="auto"/>
        <w:left w:val="none" w:sz="0" w:space="0" w:color="auto"/>
        <w:bottom w:val="none" w:sz="0" w:space="0" w:color="auto"/>
        <w:right w:val="none" w:sz="0" w:space="0" w:color="auto"/>
      </w:divBdr>
    </w:div>
    <w:div w:id="937953947">
      <w:bodyDiv w:val="1"/>
      <w:marLeft w:val="0"/>
      <w:marRight w:val="0"/>
      <w:marTop w:val="0"/>
      <w:marBottom w:val="0"/>
      <w:divBdr>
        <w:top w:val="none" w:sz="0" w:space="0" w:color="auto"/>
        <w:left w:val="none" w:sz="0" w:space="0" w:color="auto"/>
        <w:bottom w:val="none" w:sz="0" w:space="0" w:color="auto"/>
        <w:right w:val="none" w:sz="0" w:space="0" w:color="auto"/>
      </w:divBdr>
    </w:div>
    <w:div w:id="940260344">
      <w:bodyDiv w:val="1"/>
      <w:marLeft w:val="0"/>
      <w:marRight w:val="0"/>
      <w:marTop w:val="0"/>
      <w:marBottom w:val="0"/>
      <w:divBdr>
        <w:top w:val="none" w:sz="0" w:space="0" w:color="auto"/>
        <w:left w:val="none" w:sz="0" w:space="0" w:color="auto"/>
        <w:bottom w:val="none" w:sz="0" w:space="0" w:color="auto"/>
        <w:right w:val="none" w:sz="0" w:space="0" w:color="auto"/>
      </w:divBdr>
    </w:div>
    <w:div w:id="940574718">
      <w:bodyDiv w:val="1"/>
      <w:marLeft w:val="0"/>
      <w:marRight w:val="0"/>
      <w:marTop w:val="0"/>
      <w:marBottom w:val="0"/>
      <w:divBdr>
        <w:top w:val="none" w:sz="0" w:space="0" w:color="auto"/>
        <w:left w:val="none" w:sz="0" w:space="0" w:color="auto"/>
        <w:bottom w:val="none" w:sz="0" w:space="0" w:color="auto"/>
        <w:right w:val="none" w:sz="0" w:space="0" w:color="auto"/>
      </w:divBdr>
    </w:div>
    <w:div w:id="940604193">
      <w:bodyDiv w:val="1"/>
      <w:marLeft w:val="0"/>
      <w:marRight w:val="0"/>
      <w:marTop w:val="0"/>
      <w:marBottom w:val="0"/>
      <w:divBdr>
        <w:top w:val="none" w:sz="0" w:space="0" w:color="auto"/>
        <w:left w:val="none" w:sz="0" w:space="0" w:color="auto"/>
        <w:bottom w:val="none" w:sz="0" w:space="0" w:color="auto"/>
        <w:right w:val="none" w:sz="0" w:space="0" w:color="auto"/>
      </w:divBdr>
    </w:div>
    <w:div w:id="945844879">
      <w:bodyDiv w:val="1"/>
      <w:marLeft w:val="0"/>
      <w:marRight w:val="0"/>
      <w:marTop w:val="0"/>
      <w:marBottom w:val="0"/>
      <w:divBdr>
        <w:top w:val="none" w:sz="0" w:space="0" w:color="auto"/>
        <w:left w:val="none" w:sz="0" w:space="0" w:color="auto"/>
        <w:bottom w:val="none" w:sz="0" w:space="0" w:color="auto"/>
        <w:right w:val="none" w:sz="0" w:space="0" w:color="auto"/>
      </w:divBdr>
    </w:div>
    <w:div w:id="948124964">
      <w:bodyDiv w:val="1"/>
      <w:marLeft w:val="0"/>
      <w:marRight w:val="0"/>
      <w:marTop w:val="0"/>
      <w:marBottom w:val="0"/>
      <w:divBdr>
        <w:top w:val="none" w:sz="0" w:space="0" w:color="auto"/>
        <w:left w:val="none" w:sz="0" w:space="0" w:color="auto"/>
        <w:bottom w:val="none" w:sz="0" w:space="0" w:color="auto"/>
        <w:right w:val="none" w:sz="0" w:space="0" w:color="auto"/>
      </w:divBdr>
    </w:div>
    <w:div w:id="948199994">
      <w:bodyDiv w:val="1"/>
      <w:marLeft w:val="0"/>
      <w:marRight w:val="0"/>
      <w:marTop w:val="0"/>
      <w:marBottom w:val="0"/>
      <w:divBdr>
        <w:top w:val="none" w:sz="0" w:space="0" w:color="auto"/>
        <w:left w:val="none" w:sz="0" w:space="0" w:color="auto"/>
        <w:bottom w:val="none" w:sz="0" w:space="0" w:color="auto"/>
        <w:right w:val="none" w:sz="0" w:space="0" w:color="auto"/>
      </w:divBdr>
    </w:div>
    <w:div w:id="949360236">
      <w:bodyDiv w:val="1"/>
      <w:marLeft w:val="0"/>
      <w:marRight w:val="0"/>
      <w:marTop w:val="0"/>
      <w:marBottom w:val="0"/>
      <w:divBdr>
        <w:top w:val="none" w:sz="0" w:space="0" w:color="auto"/>
        <w:left w:val="none" w:sz="0" w:space="0" w:color="auto"/>
        <w:bottom w:val="none" w:sz="0" w:space="0" w:color="auto"/>
        <w:right w:val="none" w:sz="0" w:space="0" w:color="auto"/>
      </w:divBdr>
    </w:div>
    <w:div w:id="950211202">
      <w:bodyDiv w:val="1"/>
      <w:marLeft w:val="0"/>
      <w:marRight w:val="0"/>
      <w:marTop w:val="0"/>
      <w:marBottom w:val="0"/>
      <w:divBdr>
        <w:top w:val="none" w:sz="0" w:space="0" w:color="auto"/>
        <w:left w:val="none" w:sz="0" w:space="0" w:color="auto"/>
        <w:bottom w:val="none" w:sz="0" w:space="0" w:color="auto"/>
        <w:right w:val="none" w:sz="0" w:space="0" w:color="auto"/>
      </w:divBdr>
    </w:div>
    <w:div w:id="951134858">
      <w:bodyDiv w:val="1"/>
      <w:marLeft w:val="0"/>
      <w:marRight w:val="0"/>
      <w:marTop w:val="0"/>
      <w:marBottom w:val="0"/>
      <w:divBdr>
        <w:top w:val="none" w:sz="0" w:space="0" w:color="auto"/>
        <w:left w:val="none" w:sz="0" w:space="0" w:color="auto"/>
        <w:bottom w:val="none" w:sz="0" w:space="0" w:color="auto"/>
        <w:right w:val="none" w:sz="0" w:space="0" w:color="auto"/>
      </w:divBdr>
    </w:div>
    <w:div w:id="951784426">
      <w:bodyDiv w:val="1"/>
      <w:marLeft w:val="0"/>
      <w:marRight w:val="0"/>
      <w:marTop w:val="0"/>
      <w:marBottom w:val="0"/>
      <w:divBdr>
        <w:top w:val="none" w:sz="0" w:space="0" w:color="auto"/>
        <w:left w:val="none" w:sz="0" w:space="0" w:color="auto"/>
        <w:bottom w:val="none" w:sz="0" w:space="0" w:color="auto"/>
        <w:right w:val="none" w:sz="0" w:space="0" w:color="auto"/>
      </w:divBdr>
    </w:div>
    <w:div w:id="955453035">
      <w:bodyDiv w:val="1"/>
      <w:marLeft w:val="0"/>
      <w:marRight w:val="0"/>
      <w:marTop w:val="0"/>
      <w:marBottom w:val="0"/>
      <w:divBdr>
        <w:top w:val="none" w:sz="0" w:space="0" w:color="auto"/>
        <w:left w:val="none" w:sz="0" w:space="0" w:color="auto"/>
        <w:bottom w:val="none" w:sz="0" w:space="0" w:color="auto"/>
        <w:right w:val="none" w:sz="0" w:space="0" w:color="auto"/>
      </w:divBdr>
    </w:div>
    <w:div w:id="957105899">
      <w:bodyDiv w:val="1"/>
      <w:marLeft w:val="0"/>
      <w:marRight w:val="0"/>
      <w:marTop w:val="0"/>
      <w:marBottom w:val="0"/>
      <w:divBdr>
        <w:top w:val="none" w:sz="0" w:space="0" w:color="auto"/>
        <w:left w:val="none" w:sz="0" w:space="0" w:color="auto"/>
        <w:bottom w:val="none" w:sz="0" w:space="0" w:color="auto"/>
        <w:right w:val="none" w:sz="0" w:space="0" w:color="auto"/>
      </w:divBdr>
    </w:div>
    <w:div w:id="957759323">
      <w:bodyDiv w:val="1"/>
      <w:marLeft w:val="0"/>
      <w:marRight w:val="0"/>
      <w:marTop w:val="0"/>
      <w:marBottom w:val="0"/>
      <w:divBdr>
        <w:top w:val="none" w:sz="0" w:space="0" w:color="auto"/>
        <w:left w:val="none" w:sz="0" w:space="0" w:color="auto"/>
        <w:bottom w:val="none" w:sz="0" w:space="0" w:color="auto"/>
        <w:right w:val="none" w:sz="0" w:space="0" w:color="auto"/>
      </w:divBdr>
    </w:div>
    <w:div w:id="957875175">
      <w:bodyDiv w:val="1"/>
      <w:marLeft w:val="0"/>
      <w:marRight w:val="0"/>
      <w:marTop w:val="0"/>
      <w:marBottom w:val="0"/>
      <w:divBdr>
        <w:top w:val="none" w:sz="0" w:space="0" w:color="auto"/>
        <w:left w:val="none" w:sz="0" w:space="0" w:color="auto"/>
        <w:bottom w:val="none" w:sz="0" w:space="0" w:color="auto"/>
        <w:right w:val="none" w:sz="0" w:space="0" w:color="auto"/>
      </w:divBdr>
    </w:div>
    <w:div w:id="958802038">
      <w:bodyDiv w:val="1"/>
      <w:marLeft w:val="0"/>
      <w:marRight w:val="0"/>
      <w:marTop w:val="0"/>
      <w:marBottom w:val="0"/>
      <w:divBdr>
        <w:top w:val="none" w:sz="0" w:space="0" w:color="auto"/>
        <w:left w:val="none" w:sz="0" w:space="0" w:color="auto"/>
        <w:bottom w:val="none" w:sz="0" w:space="0" w:color="auto"/>
        <w:right w:val="none" w:sz="0" w:space="0" w:color="auto"/>
      </w:divBdr>
    </w:div>
    <w:div w:id="960233545">
      <w:bodyDiv w:val="1"/>
      <w:marLeft w:val="0"/>
      <w:marRight w:val="0"/>
      <w:marTop w:val="0"/>
      <w:marBottom w:val="0"/>
      <w:divBdr>
        <w:top w:val="none" w:sz="0" w:space="0" w:color="auto"/>
        <w:left w:val="none" w:sz="0" w:space="0" w:color="auto"/>
        <w:bottom w:val="none" w:sz="0" w:space="0" w:color="auto"/>
        <w:right w:val="none" w:sz="0" w:space="0" w:color="auto"/>
      </w:divBdr>
    </w:div>
    <w:div w:id="961153131">
      <w:bodyDiv w:val="1"/>
      <w:marLeft w:val="0"/>
      <w:marRight w:val="0"/>
      <w:marTop w:val="0"/>
      <w:marBottom w:val="0"/>
      <w:divBdr>
        <w:top w:val="none" w:sz="0" w:space="0" w:color="auto"/>
        <w:left w:val="none" w:sz="0" w:space="0" w:color="auto"/>
        <w:bottom w:val="none" w:sz="0" w:space="0" w:color="auto"/>
        <w:right w:val="none" w:sz="0" w:space="0" w:color="auto"/>
      </w:divBdr>
    </w:div>
    <w:div w:id="962351031">
      <w:bodyDiv w:val="1"/>
      <w:marLeft w:val="0"/>
      <w:marRight w:val="0"/>
      <w:marTop w:val="0"/>
      <w:marBottom w:val="0"/>
      <w:divBdr>
        <w:top w:val="none" w:sz="0" w:space="0" w:color="auto"/>
        <w:left w:val="none" w:sz="0" w:space="0" w:color="auto"/>
        <w:bottom w:val="none" w:sz="0" w:space="0" w:color="auto"/>
        <w:right w:val="none" w:sz="0" w:space="0" w:color="auto"/>
      </w:divBdr>
    </w:div>
    <w:div w:id="962884726">
      <w:bodyDiv w:val="1"/>
      <w:marLeft w:val="0"/>
      <w:marRight w:val="0"/>
      <w:marTop w:val="0"/>
      <w:marBottom w:val="0"/>
      <w:divBdr>
        <w:top w:val="none" w:sz="0" w:space="0" w:color="auto"/>
        <w:left w:val="none" w:sz="0" w:space="0" w:color="auto"/>
        <w:bottom w:val="none" w:sz="0" w:space="0" w:color="auto"/>
        <w:right w:val="none" w:sz="0" w:space="0" w:color="auto"/>
      </w:divBdr>
    </w:div>
    <w:div w:id="963191344">
      <w:bodyDiv w:val="1"/>
      <w:marLeft w:val="0"/>
      <w:marRight w:val="0"/>
      <w:marTop w:val="0"/>
      <w:marBottom w:val="0"/>
      <w:divBdr>
        <w:top w:val="none" w:sz="0" w:space="0" w:color="auto"/>
        <w:left w:val="none" w:sz="0" w:space="0" w:color="auto"/>
        <w:bottom w:val="none" w:sz="0" w:space="0" w:color="auto"/>
        <w:right w:val="none" w:sz="0" w:space="0" w:color="auto"/>
      </w:divBdr>
    </w:div>
    <w:div w:id="963345140">
      <w:bodyDiv w:val="1"/>
      <w:marLeft w:val="0"/>
      <w:marRight w:val="0"/>
      <w:marTop w:val="0"/>
      <w:marBottom w:val="0"/>
      <w:divBdr>
        <w:top w:val="none" w:sz="0" w:space="0" w:color="auto"/>
        <w:left w:val="none" w:sz="0" w:space="0" w:color="auto"/>
        <w:bottom w:val="none" w:sz="0" w:space="0" w:color="auto"/>
        <w:right w:val="none" w:sz="0" w:space="0" w:color="auto"/>
      </w:divBdr>
    </w:div>
    <w:div w:id="966931354">
      <w:bodyDiv w:val="1"/>
      <w:marLeft w:val="0"/>
      <w:marRight w:val="0"/>
      <w:marTop w:val="0"/>
      <w:marBottom w:val="0"/>
      <w:divBdr>
        <w:top w:val="none" w:sz="0" w:space="0" w:color="auto"/>
        <w:left w:val="none" w:sz="0" w:space="0" w:color="auto"/>
        <w:bottom w:val="none" w:sz="0" w:space="0" w:color="auto"/>
        <w:right w:val="none" w:sz="0" w:space="0" w:color="auto"/>
      </w:divBdr>
    </w:div>
    <w:div w:id="967004754">
      <w:bodyDiv w:val="1"/>
      <w:marLeft w:val="0"/>
      <w:marRight w:val="0"/>
      <w:marTop w:val="0"/>
      <w:marBottom w:val="0"/>
      <w:divBdr>
        <w:top w:val="none" w:sz="0" w:space="0" w:color="auto"/>
        <w:left w:val="none" w:sz="0" w:space="0" w:color="auto"/>
        <w:bottom w:val="none" w:sz="0" w:space="0" w:color="auto"/>
        <w:right w:val="none" w:sz="0" w:space="0" w:color="auto"/>
      </w:divBdr>
    </w:div>
    <w:div w:id="969244461">
      <w:bodyDiv w:val="1"/>
      <w:marLeft w:val="0"/>
      <w:marRight w:val="0"/>
      <w:marTop w:val="0"/>
      <w:marBottom w:val="0"/>
      <w:divBdr>
        <w:top w:val="none" w:sz="0" w:space="0" w:color="auto"/>
        <w:left w:val="none" w:sz="0" w:space="0" w:color="auto"/>
        <w:bottom w:val="none" w:sz="0" w:space="0" w:color="auto"/>
        <w:right w:val="none" w:sz="0" w:space="0" w:color="auto"/>
      </w:divBdr>
    </w:div>
    <w:div w:id="970984535">
      <w:bodyDiv w:val="1"/>
      <w:marLeft w:val="0"/>
      <w:marRight w:val="0"/>
      <w:marTop w:val="0"/>
      <w:marBottom w:val="0"/>
      <w:divBdr>
        <w:top w:val="none" w:sz="0" w:space="0" w:color="auto"/>
        <w:left w:val="none" w:sz="0" w:space="0" w:color="auto"/>
        <w:bottom w:val="none" w:sz="0" w:space="0" w:color="auto"/>
        <w:right w:val="none" w:sz="0" w:space="0" w:color="auto"/>
      </w:divBdr>
    </w:div>
    <w:div w:id="972175428">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73676419">
      <w:bodyDiv w:val="1"/>
      <w:marLeft w:val="0"/>
      <w:marRight w:val="0"/>
      <w:marTop w:val="0"/>
      <w:marBottom w:val="0"/>
      <w:divBdr>
        <w:top w:val="none" w:sz="0" w:space="0" w:color="auto"/>
        <w:left w:val="none" w:sz="0" w:space="0" w:color="auto"/>
        <w:bottom w:val="none" w:sz="0" w:space="0" w:color="auto"/>
        <w:right w:val="none" w:sz="0" w:space="0" w:color="auto"/>
      </w:divBdr>
    </w:div>
    <w:div w:id="973801162">
      <w:bodyDiv w:val="1"/>
      <w:marLeft w:val="0"/>
      <w:marRight w:val="0"/>
      <w:marTop w:val="0"/>
      <w:marBottom w:val="0"/>
      <w:divBdr>
        <w:top w:val="none" w:sz="0" w:space="0" w:color="auto"/>
        <w:left w:val="none" w:sz="0" w:space="0" w:color="auto"/>
        <w:bottom w:val="none" w:sz="0" w:space="0" w:color="auto"/>
        <w:right w:val="none" w:sz="0" w:space="0" w:color="auto"/>
      </w:divBdr>
    </w:div>
    <w:div w:id="974261610">
      <w:bodyDiv w:val="1"/>
      <w:marLeft w:val="0"/>
      <w:marRight w:val="0"/>
      <w:marTop w:val="0"/>
      <w:marBottom w:val="0"/>
      <w:divBdr>
        <w:top w:val="none" w:sz="0" w:space="0" w:color="auto"/>
        <w:left w:val="none" w:sz="0" w:space="0" w:color="auto"/>
        <w:bottom w:val="none" w:sz="0" w:space="0" w:color="auto"/>
        <w:right w:val="none" w:sz="0" w:space="0" w:color="auto"/>
      </w:divBdr>
    </w:div>
    <w:div w:id="974793861">
      <w:bodyDiv w:val="1"/>
      <w:marLeft w:val="0"/>
      <w:marRight w:val="0"/>
      <w:marTop w:val="0"/>
      <w:marBottom w:val="0"/>
      <w:divBdr>
        <w:top w:val="none" w:sz="0" w:space="0" w:color="auto"/>
        <w:left w:val="none" w:sz="0" w:space="0" w:color="auto"/>
        <w:bottom w:val="none" w:sz="0" w:space="0" w:color="auto"/>
        <w:right w:val="none" w:sz="0" w:space="0" w:color="auto"/>
      </w:divBdr>
    </w:div>
    <w:div w:id="975839923">
      <w:bodyDiv w:val="1"/>
      <w:marLeft w:val="0"/>
      <w:marRight w:val="0"/>
      <w:marTop w:val="0"/>
      <w:marBottom w:val="0"/>
      <w:divBdr>
        <w:top w:val="none" w:sz="0" w:space="0" w:color="auto"/>
        <w:left w:val="none" w:sz="0" w:space="0" w:color="auto"/>
        <w:bottom w:val="none" w:sz="0" w:space="0" w:color="auto"/>
        <w:right w:val="none" w:sz="0" w:space="0" w:color="auto"/>
      </w:divBdr>
    </w:div>
    <w:div w:id="976296614">
      <w:bodyDiv w:val="1"/>
      <w:marLeft w:val="0"/>
      <w:marRight w:val="0"/>
      <w:marTop w:val="0"/>
      <w:marBottom w:val="0"/>
      <w:divBdr>
        <w:top w:val="none" w:sz="0" w:space="0" w:color="auto"/>
        <w:left w:val="none" w:sz="0" w:space="0" w:color="auto"/>
        <w:bottom w:val="none" w:sz="0" w:space="0" w:color="auto"/>
        <w:right w:val="none" w:sz="0" w:space="0" w:color="auto"/>
      </w:divBdr>
    </w:div>
    <w:div w:id="976571257">
      <w:bodyDiv w:val="1"/>
      <w:marLeft w:val="0"/>
      <w:marRight w:val="0"/>
      <w:marTop w:val="0"/>
      <w:marBottom w:val="0"/>
      <w:divBdr>
        <w:top w:val="none" w:sz="0" w:space="0" w:color="auto"/>
        <w:left w:val="none" w:sz="0" w:space="0" w:color="auto"/>
        <w:bottom w:val="none" w:sz="0" w:space="0" w:color="auto"/>
        <w:right w:val="none" w:sz="0" w:space="0" w:color="auto"/>
      </w:divBdr>
    </w:div>
    <w:div w:id="978073580">
      <w:bodyDiv w:val="1"/>
      <w:marLeft w:val="0"/>
      <w:marRight w:val="0"/>
      <w:marTop w:val="0"/>
      <w:marBottom w:val="0"/>
      <w:divBdr>
        <w:top w:val="none" w:sz="0" w:space="0" w:color="auto"/>
        <w:left w:val="none" w:sz="0" w:space="0" w:color="auto"/>
        <w:bottom w:val="none" w:sz="0" w:space="0" w:color="auto"/>
        <w:right w:val="none" w:sz="0" w:space="0" w:color="auto"/>
      </w:divBdr>
    </w:div>
    <w:div w:id="978539472">
      <w:bodyDiv w:val="1"/>
      <w:marLeft w:val="0"/>
      <w:marRight w:val="0"/>
      <w:marTop w:val="0"/>
      <w:marBottom w:val="0"/>
      <w:divBdr>
        <w:top w:val="none" w:sz="0" w:space="0" w:color="auto"/>
        <w:left w:val="none" w:sz="0" w:space="0" w:color="auto"/>
        <w:bottom w:val="none" w:sz="0" w:space="0" w:color="auto"/>
        <w:right w:val="none" w:sz="0" w:space="0" w:color="auto"/>
      </w:divBdr>
    </w:div>
    <w:div w:id="980232194">
      <w:bodyDiv w:val="1"/>
      <w:marLeft w:val="0"/>
      <w:marRight w:val="0"/>
      <w:marTop w:val="0"/>
      <w:marBottom w:val="0"/>
      <w:divBdr>
        <w:top w:val="none" w:sz="0" w:space="0" w:color="auto"/>
        <w:left w:val="none" w:sz="0" w:space="0" w:color="auto"/>
        <w:bottom w:val="none" w:sz="0" w:space="0" w:color="auto"/>
        <w:right w:val="none" w:sz="0" w:space="0" w:color="auto"/>
      </w:divBdr>
    </w:div>
    <w:div w:id="980623301">
      <w:bodyDiv w:val="1"/>
      <w:marLeft w:val="0"/>
      <w:marRight w:val="0"/>
      <w:marTop w:val="0"/>
      <w:marBottom w:val="0"/>
      <w:divBdr>
        <w:top w:val="none" w:sz="0" w:space="0" w:color="auto"/>
        <w:left w:val="none" w:sz="0" w:space="0" w:color="auto"/>
        <w:bottom w:val="none" w:sz="0" w:space="0" w:color="auto"/>
        <w:right w:val="none" w:sz="0" w:space="0" w:color="auto"/>
      </w:divBdr>
    </w:div>
    <w:div w:id="981039399">
      <w:bodyDiv w:val="1"/>
      <w:marLeft w:val="0"/>
      <w:marRight w:val="0"/>
      <w:marTop w:val="0"/>
      <w:marBottom w:val="0"/>
      <w:divBdr>
        <w:top w:val="none" w:sz="0" w:space="0" w:color="auto"/>
        <w:left w:val="none" w:sz="0" w:space="0" w:color="auto"/>
        <w:bottom w:val="none" w:sz="0" w:space="0" w:color="auto"/>
        <w:right w:val="none" w:sz="0" w:space="0" w:color="auto"/>
      </w:divBdr>
    </w:div>
    <w:div w:id="983856686">
      <w:bodyDiv w:val="1"/>
      <w:marLeft w:val="0"/>
      <w:marRight w:val="0"/>
      <w:marTop w:val="0"/>
      <w:marBottom w:val="0"/>
      <w:divBdr>
        <w:top w:val="none" w:sz="0" w:space="0" w:color="auto"/>
        <w:left w:val="none" w:sz="0" w:space="0" w:color="auto"/>
        <w:bottom w:val="none" w:sz="0" w:space="0" w:color="auto"/>
        <w:right w:val="none" w:sz="0" w:space="0" w:color="auto"/>
      </w:divBdr>
    </w:div>
    <w:div w:id="984310400">
      <w:bodyDiv w:val="1"/>
      <w:marLeft w:val="0"/>
      <w:marRight w:val="0"/>
      <w:marTop w:val="0"/>
      <w:marBottom w:val="0"/>
      <w:divBdr>
        <w:top w:val="none" w:sz="0" w:space="0" w:color="auto"/>
        <w:left w:val="none" w:sz="0" w:space="0" w:color="auto"/>
        <w:bottom w:val="none" w:sz="0" w:space="0" w:color="auto"/>
        <w:right w:val="none" w:sz="0" w:space="0" w:color="auto"/>
      </w:divBdr>
    </w:div>
    <w:div w:id="984891777">
      <w:bodyDiv w:val="1"/>
      <w:marLeft w:val="0"/>
      <w:marRight w:val="0"/>
      <w:marTop w:val="0"/>
      <w:marBottom w:val="0"/>
      <w:divBdr>
        <w:top w:val="none" w:sz="0" w:space="0" w:color="auto"/>
        <w:left w:val="none" w:sz="0" w:space="0" w:color="auto"/>
        <w:bottom w:val="none" w:sz="0" w:space="0" w:color="auto"/>
        <w:right w:val="none" w:sz="0" w:space="0" w:color="auto"/>
      </w:divBdr>
    </w:div>
    <w:div w:id="985745324">
      <w:bodyDiv w:val="1"/>
      <w:marLeft w:val="0"/>
      <w:marRight w:val="0"/>
      <w:marTop w:val="0"/>
      <w:marBottom w:val="0"/>
      <w:divBdr>
        <w:top w:val="none" w:sz="0" w:space="0" w:color="auto"/>
        <w:left w:val="none" w:sz="0" w:space="0" w:color="auto"/>
        <w:bottom w:val="none" w:sz="0" w:space="0" w:color="auto"/>
        <w:right w:val="none" w:sz="0" w:space="0" w:color="auto"/>
      </w:divBdr>
    </w:div>
    <w:div w:id="988706317">
      <w:bodyDiv w:val="1"/>
      <w:marLeft w:val="0"/>
      <w:marRight w:val="0"/>
      <w:marTop w:val="0"/>
      <w:marBottom w:val="0"/>
      <w:divBdr>
        <w:top w:val="none" w:sz="0" w:space="0" w:color="auto"/>
        <w:left w:val="none" w:sz="0" w:space="0" w:color="auto"/>
        <w:bottom w:val="none" w:sz="0" w:space="0" w:color="auto"/>
        <w:right w:val="none" w:sz="0" w:space="0" w:color="auto"/>
      </w:divBdr>
    </w:div>
    <w:div w:id="989866607">
      <w:bodyDiv w:val="1"/>
      <w:marLeft w:val="0"/>
      <w:marRight w:val="0"/>
      <w:marTop w:val="0"/>
      <w:marBottom w:val="0"/>
      <w:divBdr>
        <w:top w:val="none" w:sz="0" w:space="0" w:color="auto"/>
        <w:left w:val="none" w:sz="0" w:space="0" w:color="auto"/>
        <w:bottom w:val="none" w:sz="0" w:space="0" w:color="auto"/>
        <w:right w:val="none" w:sz="0" w:space="0" w:color="auto"/>
      </w:divBdr>
    </w:div>
    <w:div w:id="990989230">
      <w:bodyDiv w:val="1"/>
      <w:marLeft w:val="0"/>
      <w:marRight w:val="0"/>
      <w:marTop w:val="0"/>
      <w:marBottom w:val="0"/>
      <w:divBdr>
        <w:top w:val="none" w:sz="0" w:space="0" w:color="auto"/>
        <w:left w:val="none" w:sz="0" w:space="0" w:color="auto"/>
        <w:bottom w:val="none" w:sz="0" w:space="0" w:color="auto"/>
        <w:right w:val="none" w:sz="0" w:space="0" w:color="auto"/>
      </w:divBdr>
    </w:div>
    <w:div w:id="991179206">
      <w:bodyDiv w:val="1"/>
      <w:marLeft w:val="0"/>
      <w:marRight w:val="0"/>
      <w:marTop w:val="0"/>
      <w:marBottom w:val="0"/>
      <w:divBdr>
        <w:top w:val="none" w:sz="0" w:space="0" w:color="auto"/>
        <w:left w:val="none" w:sz="0" w:space="0" w:color="auto"/>
        <w:bottom w:val="none" w:sz="0" w:space="0" w:color="auto"/>
        <w:right w:val="none" w:sz="0" w:space="0" w:color="auto"/>
      </w:divBdr>
    </w:div>
    <w:div w:id="992443191">
      <w:bodyDiv w:val="1"/>
      <w:marLeft w:val="0"/>
      <w:marRight w:val="0"/>
      <w:marTop w:val="0"/>
      <w:marBottom w:val="0"/>
      <w:divBdr>
        <w:top w:val="none" w:sz="0" w:space="0" w:color="auto"/>
        <w:left w:val="none" w:sz="0" w:space="0" w:color="auto"/>
        <w:bottom w:val="none" w:sz="0" w:space="0" w:color="auto"/>
        <w:right w:val="none" w:sz="0" w:space="0" w:color="auto"/>
      </w:divBdr>
    </w:div>
    <w:div w:id="995835976">
      <w:bodyDiv w:val="1"/>
      <w:marLeft w:val="0"/>
      <w:marRight w:val="0"/>
      <w:marTop w:val="0"/>
      <w:marBottom w:val="0"/>
      <w:divBdr>
        <w:top w:val="none" w:sz="0" w:space="0" w:color="auto"/>
        <w:left w:val="none" w:sz="0" w:space="0" w:color="auto"/>
        <w:bottom w:val="none" w:sz="0" w:space="0" w:color="auto"/>
        <w:right w:val="none" w:sz="0" w:space="0" w:color="auto"/>
      </w:divBdr>
    </w:div>
    <w:div w:id="995841116">
      <w:bodyDiv w:val="1"/>
      <w:marLeft w:val="0"/>
      <w:marRight w:val="0"/>
      <w:marTop w:val="0"/>
      <w:marBottom w:val="0"/>
      <w:divBdr>
        <w:top w:val="none" w:sz="0" w:space="0" w:color="auto"/>
        <w:left w:val="none" w:sz="0" w:space="0" w:color="auto"/>
        <w:bottom w:val="none" w:sz="0" w:space="0" w:color="auto"/>
        <w:right w:val="none" w:sz="0" w:space="0" w:color="auto"/>
      </w:divBdr>
    </w:div>
    <w:div w:id="996687366">
      <w:bodyDiv w:val="1"/>
      <w:marLeft w:val="0"/>
      <w:marRight w:val="0"/>
      <w:marTop w:val="0"/>
      <w:marBottom w:val="0"/>
      <w:divBdr>
        <w:top w:val="none" w:sz="0" w:space="0" w:color="auto"/>
        <w:left w:val="none" w:sz="0" w:space="0" w:color="auto"/>
        <w:bottom w:val="none" w:sz="0" w:space="0" w:color="auto"/>
        <w:right w:val="none" w:sz="0" w:space="0" w:color="auto"/>
      </w:divBdr>
    </w:div>
    <w:div w:id="997538730">
      <w:bodyDiv w:val="1"/>
      <w:marLeft w:val="0"/>
      <w:marRight w:val="0"/>
      <w:marTop w:val="0"/>
      <w:marBottom w:val="0"/>
      <w:divBdr>
        <w:top w:val="none" w:sz="0" w:space="0" w:color="auto"/>
        <w:left w:val="none" w:sz="0" w:space="0" w:color="auto"/>
        <w:bottom w:val="none" w:sz="0" w:space="0" w:color="auto"/>
        <w:right w:val="none" w:sz="0" w:space="0" w:color="auto"/>
      </w:divBdr>
    </w:div>
    <w:div w:id="999121648">
      <w:bodyDiv w:val="1"/>
      <w:marLeft w:val="0"/>
      <w:marRight w:val="0"/>
      <w:marTop w:val="0"/>
      <w:marBottom w:val="0"/>
      <w:divBdr>
        <w:top w:val="none" w:sz="0" w:space="0" w:color="auto"/>
        <w:left w:val="none" w:sz="0" w:space="0" w:color="auto"/>
        <w:bottom w:val="none" w:sz="0" w:space="0" w:color="auto"/>
        <w:right w:val="none" w:sz="0" w:space="0" w:color="auto"/>
      </w:divBdr>
    </w:div>
    <w:div w:id="999427157">
      <w:bodyDiv w:val="1"/>
      <w:marLeft w:val="0"/>
      <w:marRight w:val="0"/>
      <w:marTop w:val="0"/>
      <w:marBottom w:val="0"/>
      <w:divBdr>
        <w:top w:val="none" w:sz="0" w:space="0" w:color="auto"/>
        <w:left w:val="none" w:sz="0" w:space="0" w:color="auto"/>
        <w:bottom w:val="none" w:sz="0" w:space="0" w:color="auto"/>
        <w:right w:val="none" w:sz="0" w:space="0" w:color="auto"/>
      </w:divBdr>
    </w:div>
    <w:div w:id="1000163317">
      <w:bodyDiv w:val="1"/>
      <w:marLeft w:val="0"/>
      <w:marRight w:val="0"/>
      <w:marTop w:val="0"/>
      <w:marBottom w:val="0"/>
      <w:divBdr>
        <w:top w:val="none" w:sz="0" w:space="0" w:color="auto"/>
        <w:left w:val="none" w:sz="0" w:space="0" w:color="auto"/>
        <w:bottom w:val="none" w:sz="0" w:space="0" w:color="auto"/>
        <w:right w:val="none" w:sz="0" w:space="0" w:color="auto"/>
      </w:divBdr>
    </w:div>
    <w:div w:id="1001660941">
      <w:bodyDiv w:val="1"/>
      <w:marLeft w:val="0"/>
      <w:marRight w:val="0"/>
      <w:marTop w:val="0"/>
      <w:marBottom w:val="0"/>
      <w:divBdr>
        <w:top w:val="none" w:sz="0" w:space="0" w:color="auto"/>
        <w:left w:val="none" w:sz="0" w:space="0" w:color="auto"/>
        <w:bottom w:val="none" w:sz="0" w:space="0" w:color="auto"/>
        <w:right w:val="none" w:sz="0" w:space="0" w:color="auto"/>
      </w:divBdr>
    </w:div>
    <w:div w:id="1003776312">
      <w:bodyDiv w:val="1"/>
      <w:marLeft w:val="0"/>
      <w:marRight w:val="0"/>
      <w:marTop w:val="0"/>
      <w:marBottom w:val="0"/>
      <w:divBdr>
        <w:top w:val="none" w:sz="0" w:space="0" w:color="auto"/>
        <w:left w:val="none" w:sz="0" w:space="0" w:color="auto"/>
        <w:bottom w:val="none" w:sz="0" w:space="0" w:color="auto"/>
        <w:right w:val="none" w:sz="0" w:space="0" w:color="auto"/>
      </w:divBdr>
    </w:div>
    <w:div w:id="1004433417">
      <w:bodyDiv w:val="1"/>
      <w:marLeft w:val="0"/>
      <w:marRight w:val="0"/>
      <w:marTop w:val="0"/>
      <w:marBottom w:val="0"/>
      <w:divBdr>
        <w:top w:val="none" w:sz="0" w:space="0" w:color="auto"/>
        <w:left w:val="none" w:sz="0" w:space="0" w:color="auto"/>
        <w:bottom w:val="none" w:sz="0" w:space="0" w:color="auto"/>
        <w:right w:val="none" w:sz="0" w:space="0" w:color="auto"/>
      </w:divBdr>
    </w:div>
    <w:div w:id="1006128510">
      <w:bodyDiv w:val="1"/>
      <w:marLeft w:val="0"/>
      <w:marRight w:val="0"/>
      <w:marTop w:val="0"/>
      <w:marBottom w:val="0"/>
      <w:divBdr>
        <w:top w:val="none" w:sz="0" w:space="0" w:color="auto"/>
        <w:left w:val="none" w:sz="0" w:space="0" w:color="auto"/>
        <w:bottom w:val="none" w:sz="0" w:space="0" w:color="auto"/>
        <w:right w:val="none" w:sz="0" w:space="0" w:color="auto"/>
      </w:divBdr>
    </w:div>
    <w:div w:id="1006977009">
      <w:bodyDiv w:val="1"/>
      <w:marLeft w:val="0"/>
      <w:marRight w:val="0"/>
      <w:marTop w:val="0"/>
      <w:marBottom w:val="0"/>
      <w:divBdr>
        <w:top w:val="none" w:sz="0" w:space="0" w:color="auto"/>
        <w:left w:val="none" w:sz="0" w:space="0" w:color="auto"/>
        <w:bottom w:val="none" w:sz="0" w:space="0" w:color="auto"/>
        <w:right w:val="none" w:sz="0" w:space="0" w:color="auto"/>
      </w:divBdr>
    </w:div>
    <w:div w:id="1007026197">
      <w:bodyDiv w:val="1"/>
      <w:marLeft w:val="0"/>
      <w:marRight w:val="0"/>
      <w:marTop w:val="0"/>
      <w:marBottom w:val="0"/>
      <w:divBdr>
        <w:top w:val="none" w:sz="0" w:space="0" w:color="auto"/>
        <w:left w:val="none" w:sz="0" w:space="0" w:color="auto"/>
        <w:bottom w:val="none" w:sz="0" w:space="0" w:color="auto"/>
        <w:right w:val="none" w:sz="0" w:space="0" w:color="auto"/>
      </w:divBdr>
    </w:div>
    <w:div w:id="1009143918">
      <w:bodyDiv w:val="1"/>
      <w:marLeft w:val="0"/>
      <w:marRight w:val="0"/>
      <w:marTop w:val="0"/>
      <w:marBottom w:val="0"/>
      <w:divBdr>
        <w:top w:val="none" w:sz="0" w:space="0" w:color="auto"/>
        <w:left w:val="none" w:sz="0" w:space="0" w:color="auto"/>
        <w:bottom w:val="none" w:sz="0" w:space="0" w:color="auto"/>
        <w:right w:val="none" w:sz="0" w:space="0" w:color="auto"/>
      </w:divBdr>
    </w:div>
    <w:div w:id="1010715735">
      <w:bodyDiv w:val="1"/>
      <w:marLeft w:val="0"/>
      <w:marRight w:val="0"/>
      <w:marTop w:val="0"/>
      <w:marBottom w:val="0"/>
      <w:divBdr>
        <w:top w:val="none" w:sz="0" w:space="0" w:color="auto"/>
        <w:left w:val="none" w:sz="0" w:space="0" w:color="auto"/>
        <w:bottom w:val="none" w:sz="0" w:space="0" w:color="auto"/>
        <w:right w:val="none" w:sz="0" w:space="0" w:color="auto"/>
      </w:divBdr>
    </w:div>
    <w:div w:id="1010839680">
      <w:bodyDiv w:val="1"/>
      <w:marLeft w:val="0"/>
      <w:marRight w:val="0"/>
      <w:marTop w:val="0"/>
      <w:marBottom w:val="0"/>
      <w:divBdr>
        <w:top w:val="none" w:sz="0" w:space="0" w:color="auto"/>
        <w:left w:val="none" w:sz="0" w:space="0" w:color="auto"/>
        <w:bottom w:val="none" w:sz="0" w:space="0" w:color="auto"/>
        <w:right w:val="none" w:sz="0" w:space="0" w:color="auto"/>
      </w:divBdr>
    </w:div>
    <w:div w:id="1015421869">
      <w:bodyDiv w:val="1"/>
      <w:marLeft w:val="0"/>
      <w:marRight w:val="0"/>
      <w:marTop w:val="0"/>
      <w:marBottom w:val="0"/>
      <w:divBdr>
        <w:top w:val="none" w:sz="0" w:space="0" w:color="auto"/>
        <w:left w:val="none" w:sz="0" w:space="0" w:color="auto"/>
        <w:bottom w:val="none" w:sz="0" w:space="0" w:color="auto"/>
        <w:right w:val="none" w:sz="0" w:space="0" w:color="auto"/>
      </w:divBdr>
    </w:div>
    <w:div w:id="1019043461">
      <w:bodyDiv w:val="1"/>
      <w:marLeft w:val="0"/>
      <w:marRight w:val="0"/>
      <w:marTop w:val="0"/>
      <w:marBottom w:val="0"/>
      <w:divBdr>
        <w:top w:val="none" w:sz="0" w:space="0" w:color="auto"/>
        <w:left w:val="none" w:sz="0" w:space="0" w:color="auto"/>
        <w:bottom w:val="none" w:sz="0" w:space="0" w:color="auto"/>
        <w:right w:val="none" w:sz="0" w:space="0" w:color="auto"/>
      </w:divBdr>
    </w:div>
    <w:div w:id="1019508510">
      <w:bodyDiv w:val="1"/>
      <w:marLeft w:val="0"/>
      <w:marRight w:val="0"/>
      <w:marTop w:val="0"/>
      <w:marBottom w:val="0"/>
      <w:divBdr>
        <w:top w:val="none" w:sz="0" w:space="0" w:color="auto"/>
        <w:left w:val="none" w:sz="0" w:space="0" w:color="auto"/>
        <w:bottom w:val="none" w:sz="0" w:space="0" w:color="auto"/>
        <w:right w:val="none" w:sz="0" w:space="0" w:color="auto"/>
      </w:divBdr>
    </w:div>
    <w:div w:id="1019552052">
      <w:bodyDiv w:val="1"/>
      <w:marLeft w:val="0"/>
      <w:marRight w:val="0"/>
      <w:marTop w:val="0"/>
      <w:marBottom w:val="0"/>
      <w:divBdr>
        <w:top w:val="none" w:sz="0" w:space="0" w:color="auto"/>
        <w:left w:val="none" w:sz="0" w:space="0" w:color="auto"/>
        <w:bottom w:val="none" w:sz="0" w:space="0" w:color="auto"/>
        <w:right w:val="none" w:sz="0" w:space="0" w:color="auto"/>
      </w:divBdr>
    </w:div>
    <w:div w:id="1019771249">
      <w:bodyDiv w:val="1"/>
      <w:marLeft w:val="0"/>
      <w:marRight w:val="0"/>
      <w:marTop w:val="0"/>
      <w:marBottom w:val="0"/>
      <w:divBdr>
        <w:top w:val="none" w:sz="0" w:space="0" w:color="auto"/>
        <w:left w:val="none" w:sz="0" w:space="0" w:color="auto"/>
        <w:bottom w:val="none" w:sz="0" w:space="0" w:color="auto"/>
        <w:right w:val="none" w:sz="0" w:space="0" w:color="auto"/>
      </w:divBdr>
    </w:div>
    <w:div w:id="1021511599">
      <w:bodyDiv w:val="1"/>
      <w:marLeft w:val="0"/>
      <w:marRight w:val="0"/>
      <w:marTop w:val="0"/>
      <w:marBottom w:val="0"/>
      <w:divBdr>
        <w:top w:val="none" w:sz="0" w:space="0" w:color="auto"/>
        <w:left w:val="none" w:sz="0" w:space="0" w:color="auto"/>
        <w:bottom w:val="none" w:sz="0" w:space="0" w:color="auto"/>
        <w:right w:val="none" w:sz="0" w:space="0" w:color="auto"/>
      </w:divBdr>
    </w:div>
    <w:div w:id="1025714165">
      <w:bodyDiv w:val="1"/>
      <w:marLeft w:val="0"/>
      <w:marRight w:val="0"/>
      <w:marTop w:val="0"/>
      <w:marBottom w:val="0"/>
      <w:divBdr>
        <w:top w:val="none" w:sz="0" w:space="0" w:color="auto"/>
        <w:left w:val="none" w:sz="0" w:space="0" w:color="auto"/>
        <w:bottom w:val="none" w:sz="0" w:space="0" w:color="auto"/>
        <w:right w:val="none" w:sz="0" w:space="0" w:color="auto"/>
      </w:divBdr>
    </w:div>
    <w:div w:id="1026249509">
      <w:bodyDiv w:val="1"/>
      <w:marLeft w:val="0"/>
      <w:marRight w:val="0"/>
      <w:marTop w:val="0"/>
      <w:marBottom w:val="0"/>
      <w:divBdr>
        <w:top w:val="none" w:sz="0" w:space="0" w:color="auto"/>
        <w:left w:val="none" w:sz="0" w:space="0" w:color="auto"/>
        <w:bottom w:val="none" w:sz="0" w:space="0" w:color="auto"/>
        <w:right w:val="none" w:sz="0" w:space="0" w:color="auto"/>
      </w:divBdr>
    </w:div>
    <w:div w:id="1026953846">
      <w:bodyDiv w:val="1"/>
      <w:marLeft w:val="0"/>
      <w:marRight w:val="0"/>
      <w:marTop w:val="0"/>
      <w:marBottom w:val="0"/>
      <w:divBdr>
        <w:top w:val="none" w:sz="0" w:space="0" w:color="auto"/>
        <w:left w:val="none" w:sz="0" w:space="0" w:color="auto"/>
        <w:bottom w:val="none" w:sz="0" w:space="0" w:color="auto"/>
        <w:right w:val="none" w:sz="0" w:space="0" w:color="auto"/>
      </w:divBdr>
    </w:div>
    <w:div w:id="1027829183">
      <w:bodyDiv w:val="1"/>
      <w:marLeft w:val="0"/>
      <w:marRight w:val="0"/>
      <w:marTop w:val="0"/>
      <w:marBottom w:val="0"/>
      <w:divBdr>
        <w:top w:val="none" w:sz="0" w:space="0" w:color="auto"/>
        <w:left w:val="none" w:sz="0" w:space="0" w:color="auto"/>
        <w:bottom w:val="none" w:sz="0" w:space="0" w:color="auto"/>
        <w:right w:val="none" w:sz="0" w:space="0" w:color="auto"/>
      </w:divBdr>
    </w:div>
    <w:div w:id="1028410789">
      <w:bodyDiv w:val="1"/>
      <w:marLeft w:val="0"/>
      <w:marRight w:val="0"/>
      <w:marTop w:val="0"/>
      <w:marBottom w:val="0"/>
      <w:divBdr>
        <w:top w:val="none" w:sz="0" w:space="0" w:color="auto"/>
        <w:left w:val="none" w:sz="0" w:space="0" w:color="auto"/>
        <w:bottom w:val="none" w:sz="0" w:space="0" w:color="auto"/>
        <w:right w:val="none" w:sz="0" w:space="0" w:color="auto"/>
      </w:divBdr>
    </w:div>
    <w:div w:id="1028683801">
      <w:bodyDiv w:val="1"/>
      <w:marLeft w:val="0"/>
      <w:marRight w:val="0"/>
      <w:marTop w:val="0"/>
      <w:marBottom w:val="0"/>
      <w:divBdr>
        <w:top w:val="none" w:sz="0" w:space="0" w:color="auto"/>
        <w:left w:val="none" w:sz="0" w:space="0" w:color="auto"/>
        <w:bottom w:val="none" w:sz="0" w:space="0" w:color="auto"/>
        <w:right w:val="none" w:sz="0" w:space="0" w:color="auto"/>
      </w:divBdr>
    </w:div>
    <w:div w:id="1029599992">
      <w:bodyDiv w:val="1"/>
      <w:marLeft w:val="0"/>
      <w:marRight w:val="0"/>
      <w:marTop w:val="0"/>
      <w:marBottom w:val="0"/>
      <w:divBdr>
        <w:top w:val="none" w:sz="0" w:space="0" w:color="auto"/>
        <w:left w:val="none" w:sz="0" w:space="0" w:color="auto"/>
        <w:bottom w:val="none" w:sz="0" w:space="0" w:color="auto"/>
        <w:right w:val="none" w:sz="0" w:space="0" w:color="auto"/>
      </w:divBdr>
    </w:div>
    <w:div w:id="1033459579">
      <w:bodyDiv w:val="1"/>
      <w:marLeft w:val="0"/>
      <w:marRight w:val="0"/>
      <w:marTop w:val="0"/>
      <w:marBottom w:val="0"/>
      <w:divBdr>
        <w:top w:val="none" w:sz="0" w:space="0" w:color="auto"/>
        <w:left w:val="none" w:sz="0" w:space="0" w:color="auto"/>
        <w:bottom w:val="none" w:sz="0" w:space="0" w:color="auto"/>
        <w:right w:val="none" w:sz="0" w:space="0" w:color="auto"/>
      </w:divBdr>
    </w:div>
    <w:div w:id="1033964395">
      <w:bodyDiv w:val="1"/>
      <w:marLeft w:val="0"/>
      <w:marRight w:val="0"/>
      <w:marTop w:val="0"/>
      <w:marBottom w:val="0"/>
      <w:divBdr>
        <w:top w:val="none" w:sz="0" w:space="0" w:color="auto"/>
        <w:left w:val="none" w:sz="0" w:space="0" w:color="auto"/>
        <w:bottom w:val="none" w:sz="0" w:space="0" w:color="auto"/>
        <w:right w:val="none" w:sz="0" w:space="0" w:color="auto"/>
      </w:divBdr>
    </w:div>
    <w:div w:id="1036001529">
      <w:bodyDiv w:val="1"/>
      <w:marLeft w:val="0"/>
      <w:marRight w:val="0"/>
      <w:marTop w:val="0"/>
      <w:marBottom w:val="0"/>
      <w:divBdr>
        <w:top w:val="none" w:sz="0" w:space="0" w:color="auto"/>
        <w:left w:val="none" w:sz="0" w:space="0" w:color="auto"/>
        <w:bottom w:val="none" w:sz="0" w:space="0" w:color="auto"/>
        <w:right w:val="none" w:sz="0" w:space="0" w:color="auto"/>
      </w:divBdr>
    </w:div>
    <w:div w:id="1036154052">
      <w:bodyDiv w:val="1"/>
      <w:marLeft w:val="0"/>
      <w:marRight w:val="0"/>
      <w:marTop w:val="0"/>
      <w:marBottom w:val="0"/>
      <w:divBdr>
        <w:top w:val="none" w:sz="0" w:space="0" w:color="auto"/>
        <w:left w:val="none" w:sz="0" w:space="0" w:color="auto"/>
        <w:bottom w:val="none" w:sz="0" w:space="0" w:color="auto"/>
        <w:right w:val="none" w:sz="0" w:space="0" w:color="auto"/>
      </w:divBdr>
    </w:div>
    <w:div w:id="1037042951">
      <w:bodyDiv w:val="1"/>
      <w:marLeft w:val="0"/>
      <w:marRight w:val="0"/>
      <w:marTop w:val="0"/>
      <w:marBottom w:val="0"/>
      <w:divBdr>
        <w:top w:val="none" w:sz="0" w:space="0" w:color="auto"/>
        <w:left w:val="none" w:sz="0" w:space="0" w:color="auto"/>
        <w:bottom w:val="none" w:sz="0" w:space="0" w:color="auto"/>
        <w:right w:val="none" w:sz="0" w:space="0" w:color="auto"/>
      </w:divBdr>
    </w:div>
    <w:div w:id="1037127338">
      <w:bodyDiv w:val="1"/>
      <w:marLeft w:val="0"/>
      <w:marRight w:val="0"/>
      <w:marTop w:val="0"/>
      <w:marBottom w:val="0"/>
      <w:divBdr>
        <w:top w:val="none" w:sz="0" w:space="0" w:color="auto"/>
        <w:left w:val="none" w:sz="0" w:space="0" w:color="auto"/>
        <w:bottom w:val="none" w:sz="0" w:space="0" w:color="auto"/>
        <w:right w:val="none" w:sz="0" w:space="0" w:color="auto"/>
      </w:divBdr>
    </w:div>
    <w:div w:id="1038697909">
      <w:bodyDiv w:val="1"/>
      <w:marLeft w:val="0"/>
      <w:marRight w:val="0"/>
      <w:marTop w:val="0"/>
      <w:marBottom w:val="0"/>
      <w:divBdr>
        <w:top w:val="none" w:sz="0" w:space="0" w:color="auto"/>
        <w:left w:val="none" w:sz="0" w:space="0" w:color="auto"/>
        <w:bottom w:val="none" w:sz="0" w:space="0" w:color="auto"/>
        <w:right w:val="none" w:sz="0" w:space="0" w:color="auto"/>
      </w:divBdr>
    </w:div>
    <w:div w:id="1040131842">
      <w:bodyDiv w:val="1"/>
      <w:marLeft w:val="0"/>
      <w:marRight w:val="0"/>
      <w:marTop w:val="0"/>
      <w:marBottom w:val="0"/>
      <w:divBdr>
        <w:top w:val="none" w:sz="0" w:space="0" w:color="auto"/>
        <w:left w:val="none" w:sz="0" w:space="0" w:color="auto"/>
        <w:bottom w:val="none" w:sz="0" w:space="0" w:color="auto"/>
        <w:right w:val="none" w:sz="0" w:space="0" w:color="auto"/>
      </w:divBdr>
    </w:div>
    <w:div w:id="1040936474">
      <w:bodyDiv w:val="1"/>
      <w:marLeft w:val="0"/>
      <w:marRight w:val="0"/>
      <w:marTop w:val="0"/>
      <w:marBottom w:val="0"/>
      <w:divBdr>
        <w:top w:val="none" w:sz="0" w:space="0" w:color="auto"/>
        <w:left w:val="none" w:sz="0" w:space="0" w:color="auto"/>
        <w:bottom w:val="none" w:sz="0" w:space="0" w:color="auto"/>
        <w:right w:val="none" w:sz="0" w:space="0" w:color="auto"/>
      </w:divBdr>
    </w:div>
    <w:div w:id="1041638327">
      <w:bodyDiv w:val="1"/>
      <w:marLeft w:val="0"/>
      <w:marRight w:val="0"/>
      <w:marTop w:val="0"/>
      <w:marBottom w:val="0"/>
      <w:divBdr>
        <w:top w:val="none" w:sz="0" w:space="0" w:color="auto"/>
        <w:left w:val="none" w:sz="0" w:space="0" w:color="auto"/>
        <w:bottom w:val="none" w:sz="0" w:space="0" w:color="auto"/>
        <w:right w:val="none" w:sz="0" w:space="0" w:color="auto"/>
      </w:divBdr>
    </w:div>
    <w:div w:id="1043795701">
      <w:bodyDiv w:val="1"/>
      <w:marLeft w:val="0"/>
      <w:marRight w:val="0"/>
      <w:marTop w:val="0"/>
      <w:marBottom w:val="0"/>
      <w:divBdr>
        <w:top w:val="none" w:sz="0" w:space="0" w:color="auto"/>
        <w:left w:val="none" w:sz="0" w:space="0" w:color="auto"/>
        <w:bottom w:val="none" w:sz="0" w:space="0" w:color="auto"/>
        <w:right w:val="none" w:sz="0" w:space="0" w:color="auto"/>
      </w:divBdr>
    </w:div>
    <w:div w:id="1044868270">
      <w:bodyDiv w:val="1"/>
      <w:marLeft w:val="0"/>
      <w:marRight w:val="0"/>
      <w:marTop w:val="0"/>
      <w:marBottom w:val="0"/>
      <w:divBdr>
        <w:top w:val="none" w:sz="0" w:space="0" w:color="auto"/>
        <w:left w:val="none" w:sz="0" w:space="0" w:color="auto"/>
        <w:bottom w:val="none" w:sz="0" w:space="0" w:color="auto"/>
        <w:right w:val="none" w:sz="0" w:space="0" w:color="auto"/>
      </w:divBdr>
    </w:div>
    <w:div w:id="1045252493">
      <w:bodyDiv w:val="1"/>
      <w:marLeft w:val="0"/>
      <w:marRight w:val="0"/>
      <w:marTop w:val="0"/>
      <w:marBottom w:val="0"/>
      <w:divBdr>
        <w:top w:val="none" w:sz="0" w:space="0" w:color="auto"/>
        <w:left w:val="none" w:sz="0" w:space="0" w:color="auto"/>
        <w:bottom w:val="none" w:sz="0" w:space="0" w:color="auto"/>
        <w:right w:val="none" w:sz="0" w:space="0" w:color="auto"/>
      </w:divBdr>
    </w:div>
    <w:div w:id="1045639810">
      <w:bodyDiv w:val="1"/>
      <w:marLeft w:val="0"/>
      <w:marRight w:val="0"/>
      <w:marTop w:val="0"/>
      <w:marBottom w:val="0"/>
      <w:divBdr>
        <w:top w:val="none" w:sz="0" w:space="0" w:color="auto"/>
        <w:left w:val="none" w:sz="0" w:space="0" w:color="auto"/>
        <w:bottom w:val="none" w:sz="0" w:space="0" w:color="auto"/>
        <w:right w:val="none" w:sz="0" w:space="0" w:color="auto"/>
      </w:divBdr>
    </w:div>
    <w:div w:id="1047755018">
      <w:bodyDiv w:val="1"/>
      <w:marLeft w:val="0"/>
      <w:marRight w:val="0"/>
      <w:marTop w:val="0"/>
      <w:marBottom w:val="0"/>
      <w:divBdr>
        <w:top w:val="none" w:sz="0" w:space="0" w:color="auto"/>
        <w:left w:val="none" w:sz="0" w:space="0" w:color="auto"/>
        <w:bottom w:val="none" w:sz="0" w:space="0" w:color="auto"/>
        <w:right w:val="none" w:sz="0" w:space="0" w:color="auto"/>
      </w:divBdr>
    </w:div>
    <w:div w:id="1047922900">
      <w:bodyDiv w:val="1"/>
      <w:marLeft w:val="0"/>
      <w:marRight w:val="0"/>
      <w:marTop w:val="0"/>
      <w:marBottom w:val="0"/>
      <w:divBdr>
        <w:top w:val="none" w:sz="0" w:space="0" w:color="auto"/>
        <w:left w:val="none" w:sz="0" w:space="0" w:color="auto"/>
        <w:bottom w:val="none" w:sz="0" w:space="0" w:color="auto"/>
        <w:right w:val="none" w:sz="0" w:space="0" w:color="auto"/>
      </w:divBdr>
    </w:div>
    <w:div w:id="1048140051">
      <w:bodyDiv w:val="1"/>
      <w:marLeft w:val="0"/>
      <w:marRight w:val="0"/>
      <w:marTop w:val="0"/>
      <w:marBottom w:val="0"/>
      <w:divBdr>
        <w:top w:val="none" w:sz="0" w:space="0" w:color="auto"/>
        <w:left w:val="none" w:sz="0" w:space="0" w:color="auto"/>
        <w:bottom w:val="none" w:sz="0" w:space="0" w:color="auto"/>
        <w:right w:val="none" w:sz="0" w:space="0" w:color="auto"/>
      </w:divBdr>
    </w:div>
    <w:div w:id="1051078789">
      <w:bodyDiv w:val="1"/>
      <w:marLeft w:val="0"/>
      <w:marRight w:val="0"/>
      <w:marTop w:val="0"/>
      <w:marBottom w:val="0"/>
      <w:divBdr>
        <w:top w:val="none" w:sz="0" w:space="0" w:color="auto"/>
        <w:left w:val="none" w:sz="0" w:space="0" w:color="auto"/>
        <w:bottom w:val="none" w:sz="0" w:space="0" w:color="auto"/>
        <w:right w:val="none" w:sz="0" w:space="0" w:color="auto"/>
      </w:divBdr>
    </w:div>
    <w:div w:id="1051464510">
      <w:bodyDiv w:val="1"/>
      <w:marLeft w:val="0"/>
      <w:marRight w:val="0"/>
      <w:marTop w:val="0"/>
      <w:marBottom w:val="0"/>
      <w:divBdr>
        <w:top w:val="none" w:sz="0" w:space="0" w:color="auto"/>
        <w:left w:val="none" w:sz="0" w:space="0" w:color="auto"/>
        <w:bottom w:val="none" w:sz="0" w:space="0" w:color="auto"/>
        <w:right w:val="none" w:sz="0" w:space="0" w:color="auto"/>
      </w:divBdr>
    </w:div>
    <w:div w:id="1053890968">
      <w:bodyDiv w:val="1"/>
      <w:marLeft w:val="0"/>
      <w:marRight w:val="0"/>
      <w:marTop w:val="0"/>
      <w:marBottom w:val="0"/>
      <w:divBdr>
        <w:top w:val="none" w:sz="0" w:space="0" w:color="auto"/>
        <w:left w:val="none" w:sz="0" w:space="0" w:color="auto"/>
        <w:bottom w:val="none" w:sz="0" w:space="0" w:color="auto"/>
        <w:right w:val="none" w:sz="0" w:space="0" w:color="auto"/>
      </w:divBdr>
    </w:div>
    <w:div w:id="1055005685">
      <w:bodyDiv w:val="1"/>
      <w:marLeft w:val="0"/>
      <w:marRight w:val="0"/>
      <w:marTop w:val="0"/>
      <w:marBottom w:val="0"/>
      <w:divBdr>
        <w:top w:val="none" w:sz="0" w:space="0" w:color="auto"/>
        <w:left w:val="none" w:sz="0" w:space="0" w:color="auto"/>
        <w:bottom w:val="none" w:sz="0" w:space="0" w:color="auto"/>
        <w:right w:val="none" w:sz="0" w:space="0" w:color="auto"/>
      </w:divBdr>
    </w:div>
    <w:div w:id="1056319521">
      <w:bodyDiv w:val="1"/>
      <w:marLeft w:val="0"/>
      <w:marRight w:val="0"/>
      <w:marTop w:val="0"/>
      <w:marBottom w:val="0"/>
      <w:divBdr>
        <w:top w:val="none" w:sz="0" w:space="0" w:color="auto"/>
        <w:left w:val="none" w:sz="0" w:space="0" w:color="auto"/>
        <w:bottom w:val="none" w:sz="0" w:space="0" w:color="auto"/>
        <w:right w:val="none" w:sz="0" w:space="0" w:color="auto"/>
      </w:divBdr>
    </w:div>
    <w:div w:id="1056322252">
      <w:bodyDiv w:val="1"/>
      <w:marLeft w:val="0"/>
      <w:marRight w:val="0"/>
      <w:marTop w:val="0"/>
      <w:marBottom w:val="0"/>
      <w:divBdr>
        <w:top w:val="none" w:sz="0" w:space="0" w:color="auto"/>
        <w:left w:val="none" w:sz="0" w:space="0" w:color="auto"/>
        <w:bottom w:val="none" w:sz="0" w:space="0" w:color="auto"/>
        <w:right w:val="none" w:sz="0" w:space="0" w:color="auto"/>
      </w:divBdr>
    </w:div>
    <w:div w:id="1058355617">
      <w:bodyDiv w:val="1"/>
      <w:marLeft w:val="0"/>
      <w:marRight w:val="0"/>
      <w:marTop w:val="0"/>
      <w:marBottom w:val="0"/>
      <w:divBdr>
        <w:top w:val="none" w:sz="0" w:space="0" w:color="auto"/>
        <w:left w:val="none" w:sz="0" w:space="0" w:color="auto"/>
        <w:bottom w:val="none" w:sz="0" w:space="0" w:color="auto"/>
        <w:right w:val="none" w:sz="0" w:space="0" w:color="auto"/>
      </w:divBdr>
    </w:div>
    <w:div w:id="1059018336">
      <w:bodyDiv w:val="1"/>
      <w:marLeft w:val="0"/>
      <w:marRight w:val="0"/>
      <w:marTop w:val="0"/>
      <w:marBottom w:val="0"/>
      <w:divBdr>
        <w:top w:val="none" w:sz="0" w:space="0" w:color="auto"/>
        <w:left w:val="none" w:sz="0" w:space="0" w:color="auto"/>
        <w:bottom w:val="none" w:sz="0" w:space="0" w:color="auto"/>
        <w:right w:val="none" w:sz="0" w:space="0" w:color="auto"/>
      </w:divBdr>
    </w:div>
    <w:div w:id="1059596425">
      <w:bodyDiv w:val="1"/>
      <w:marLeft w:val="0"/>
      <w:marRight w:val="0"/>
      <w:marTop w:val="0"/>
      <w:marBottom w:val="0"/>
      <w:divBdr>
        <w:top w:val="none" w:sz="0" w:space="0" w:color="auto"/>
        <w:left w:val="none" w:sz="0" w:space="0" w:color="auto"/>
        <w:bottom w:val="none" w:sz="0" w:space="0" w:color="auto"/>
        <w:right w:val="none" w:sz="0" w:space="0" w:color="auto"/>
      </w:divBdr>
    </w:div>
    <w:div w:id="1060713215">
      <w:bodyDiv w:val="1"/>
      <w:marLeft w:val="0"/>
      <w:marRight w:val="0"/>
      <w:marTop w:val="0"/>
      <w:marBottom w:val="0"/>
      <w:divBdr>
        <w:top w:val="none" w:sz="0" w:space="0" w:color="auto"/>
        <w:left w:val="none" w:sz="0" w:space="0" w:color="auto"/>
        <w:bottom w:val="none" w:sz="0" w:space="0" w:color="auto"/>
        <w:right w:val="none" w:sz="0" w:space="0" w:color="auto"/>
      </w:divBdr>
    </w:div>
    <w:div w:id="1062679623">
      <w:bodyDiv w:val="1"/>
      <w:marLeft w:val="0"/>
      <w:marRight w:val="0"/>
      <w:marTop w:val="0"/>
      <w:marBottom w:val="0"/>
      <w:divBdr>
        <w:top w:val="none" w:sz="0" w:space="0" w:color="auto"/>
        <w:left w:val="none" w:sz="0" w:space="0" w:color="auto"/>
        <w:bottom w:val="none" w:sz="0" w:space="0" w:color="auto"/>
        <w:right w:val="none" w:sz="0" w:space="0" w:color="auto"/>
      </w:divBdr>
    </w:div>
    <w:div w:id="1062942219">
      <w:bodyDiv w:val="1"/>
      <w:marLeft w:val="0"/>
      <w:marRight w:val="0"/>
      <w:marTop w:val="0"/>
      <w:marBottom w:val="0"/>
      <w:divBdr>
        <w:top w:val="none" w:sz="0" w:space="0" w:color="auto"/>
        <w:left w:val="none" w:sz="0" w:space="0" w:color="auto"/>
        <w:bottom w:val="none" w:sz="0" w:space="0" w:color="auto"/>
        <w:right w:val="none" w:sz="0" w:space="0" w:color="auto"/>
      </w:divBdr>
    </w:div>
    <w:div w:id="1066301218">
      <w:bodyDiv w:val="1"/>
      <w:marLeft w:val="0"/>
      <w:marRight w:val="0"/>
      <w:marTop w:val="0"/>
      <w:marBottom w:val="0"/>
      <w:divBdr>
        <w:top w:val="none" w:sz="0" w:space="0" w:color="auto"/>
        <w:left w:val="none" w:sz="0" w:space="0" w:color="auto"/>
        <w:bottom w:val="none" w:sz="0" w:space="0" w:color="auto"/>
        <w:right w:val="none" w:sz="0" w:space="0" w:color="auto"/>
      </w:divBdr>
    </w:div>
    <w:div w:id="1066493761">
      <w:bodyDiv w:val="1"/>
      <w:marLeft w:val="0"/>
      <w:marRight w:val="0"/>
      <w:marTop w:val="0"/>
      <w:marBottom w:val="0"/>
      <w:divBdr>
        <w:top w:val="none" w:sz="0" w:space="0" w:color="auto"/>
        <w:left w:val="none" w:sz="0" w:space="0" w:color="auto"/>
        <w:bottom w:val="none" w:sz="0" w:space="0" w:color="auto"/>
        <w:right w:val="none" w:sz="0" w:space="0" w:color="auto"/>
      </w:divBdr>
    </w:div>
    <w:div w:id="1066877898">
      <w:bodyDiv w:val="1"/>
      <w:marLeft w:val="0"/>
      <w:marRight w:val="0"/>
      <w:marTop w:val="0"/>
      <w:marBottom w:val="0"/>
      <w:divBdr>
        <w:top w:val="none" w:sz="0" w:space="0" w:color="auto"/>
        <w:left w:val="none" w:sz="0" w:space="0" w:color="auto"/>
        <w:bottom w:val="none" w:sz="0" w:space="0" w:color="auto"/>
        <w:right w:val="none" w:sz="0" w:space="0" w:color="auto"/>
      </w:divBdr>
    </w:div>
    <w:div w:id="1066996757">
      <w:bodyDiv w:val="1"/>
      <w:marLeft w:val="0"/>
      <w:marRight w:val="0"/>
      <w:marTop w:val="0"/>
      <w:marBottom w:val="0"/>
      <w:divBdr>
        <w:top w:val="none" w:sz="0" w:space="0" w:color="auto"/>
        <w:left w:val="none" w:sz="0" w:space="0" w:color="auto"/>
        <w:bottom w:val="none" w:sz="0" w:space="0" w:color="auto"/>
        <w:right w:val="none" w:sz="0" w:space="0" w:color="auto"/>
      </w:divBdr>
    </w:div>
    <w:div w:id="1067150273">
      <w:bodyDiv w:val="1"/>
      <w:marLeft w:val="0"/>
      <w:marRight w:val="0"/>
      <w:marTop w:val="0"/>
      <w:marBottom w:val="0"/>
      <w:divBdr>
        <w:top w:val="none" w:sz="0" w:space="0" w:color="auto"/>
        <w:left w:val="none" w:sz="0" w:space="0" w:color="auto"/>
        <w:bottom w:val="none" w:sz="0" w:space="0" w:color="auto"/>
        <w:right w:val="none" w:sz="0" w:space="0" w:color="auto"/>
      </w:divBdr>
    </w:div>
    <w:div w:id="1069689854">
      <w:bodyDiv w:val="1"/>
      <w:marLeft w:val="0"/>
      <w:marRight w:val="0"/>
      <w:marTop w:val="0"/>
      <w:marBottom w:val="0"/>
      <w:divBdr>
        <w:top w:val="none" w:sz="0" w:space="0" w:color="auto"/>
        <w:left w:val="none" w:sz="0" w:space="0" w:color="auto"/>
        <w:bottom w:val="none" w:sz="0" w:space="0" w:color="auto"/>
        <w:right w:val="none" w:sz="0" w:space="0" w:color="auto"/>
      </w:divBdr>
    </w:div>
    <w:div w:id="1069887531">
      <w:bodyDiv w:val="1"/>
      <w:marLeft w:val="0"/>
      <w:marRight w:val="0"/>
      <w:marTop w:val="0"/>
      <w:marBottom w:val="0"/>
      <w:divBdr>
        <w:top w:val="none" w:sz="0" w:space="0" w:color="auto"/>
        <w:left w:val="none" w:sz="0" w:space="0" w:color="auto"/>
        <w:bottom w:val="none" w:sz="0" w:space="0" w:color="auto"/>
        <w:right w:val="none" w:sz="0" w:space="0" w:color="auto"/>
      </w:divBdr>
    </w:div>
    <w:div w:id="1070465780">
      <w:bodyDiv w:val="1"/>
      <w:marLeft w:val="0"/>
      <w:marRight w:val="0"/>
      <w:marTop w:val="0"/>
      <w:marBottom w:val="0"/>
      <w:divBdr>
        <w:top w:val="none" w:sz="0" w:space="0" w:color="auto"/>
        <w:left w:val="none" w:sz="0" w:space="0" w:color="auto"/>
        <w:bottom w:val="none" w:sz="0" w:space="0" w:color="auto"/>
        <w:right w:val="none" w:sz="0" w:space="0" w:color="auto"/>
      </w:divBdr>
    </w:div>
    <w:div w:id="1072388903">
      <w:bodyDiv w:val="1"/>
      <w:marLeft w:val="0"/>
      <w:marRight w:val="0"/>
      <w:marTop w:val="0"/>
      <w:marBottom w:val="0"/>
      <w:divBdr>
        <w:top w:val="none" w:sz="0" w:space="0" w:color="auto"/>
        <w:left w:val="none" w:sz="0" w:space="0" w:color="auto"/>
        <w:bottom w:val="none" w:sz="0" w:space="0" w:color="auto"/>
        <w:right w:val="none" w:sz="0" w:space="0" w:color="auto"/>
      </w:divBdr>
    </w:div>
    <w:div w:id="1074278511">
      <w:bodyDiv w:val="1"/>
      <w:marLeft w:val="0"/>
      <w:marRight w:val="0"/>
      <w:marTop w:val="0"/>
      <w:marBottom w:val="0"/>
      <w:divBdr>
        <w:top w:val="none" w:sz="0" w:space="0" w:color="auto"/>
        <w:left w:val="none" w:sz="0" w:space="0" w:color="auto"/>
        <w:bottom w:val="none" w:sz="0" w:space="0" w:color="auto"/>
        <w:right w:val="none" w:sz="0" w:space="0" w:color="auto"/>
      </w:divBdr>
    </w:div>
    <w:div w:id="1075013923">
      <w:bodyDiv w:val="1"/>
      <w:marLeft w:val="0"/>
      <w:marRight w:val="0"/>
      <w:marTop w:val="0"/>
      <w:marBottom w:val="0"/>
      <w:divBdr>
        <w:top w:val="none" w:sz="0" w:space="0" w:color="auto"/>
        <w:left w:val="none" w:sz="0" w:space="0" w:color="auto"/>
        <w:bottom w:val="none" w:sz="0" w:space="0" w:color="auto"/>
        <w:right w:val="none" w:sz="0" w:space="0" w:color="auto"/>
      </w:divBdr>
    </w:div>
    <w:div w:id="1077095981">
      <w:bodyDiv w:val="1"/>
      <w:marLeft w:val="0"/>
      <w:marRight w:val="0"/>
      <w:marTop w:val="0"/>
      <w:marBottom w:val="0"/>
      <w:divBdr>
        <w:top w:val="none" w:sz="0" w:space="0" w:color="auto"/>
        <w:left w:val="none" w:sz="0" w:space="0" w:color="auto"/>
        <w:bottom w:val="none" w:sz="0" w:space="0" w:color="auto"/>
        <w:right w:val="none" w:sz="0" w:space="0" w:color="auto"/>
      </w:divBdr>
    </w:div>
    <w:div w:id="1077626496">
      <w:bodyDiv w:val="1"/>
      <w:marLeft w:val="0"/>
      <w:marRight w:val="0"/>
      <w:marTop w:val="0"/>
      <w:marBottom w:val="0"/>
      <w:divBdr>
        <w:top w:val="none" w:sz="0" w:space="0" w:color="auto"/>
        <w:left w:val="none" w:sz="0" w:space="0" w:color="auto"/>
        <w:bottom w:val="none" w:sz="0" w:space="0" w:color="auto"/>
        <w:right w:val="none" w:sz="0" w:space="0" w:color="auto"/>
      </w:divBdr>
    </w:div>
    <w:div w:id="1077941335">
      <w:bodyDiv w:val="1"/>
      <w:marLeft w:val="0"/>
      <w:marRight w:val="0"/>
      <w:marTop w:val="0"/>
      <w:marBottom w:val="0"/>
      <w:divBdr>
        <w:top w:val="none" w:sz="0" w:space="0" w:color="auto"/>
        <w:left w:val="none" w:sz="0" w:space="0" w:color="auto"/>
        <w:bottom w:val="none" w:sz="0" w:space="0" w:color="auto"/>
        <w:right w:val="none" w:sz="0" w:space="0" w:color="auto"/>
      </w:divBdr>
    </w:div>
    <w:div w:id="1079716594">
      <w:bodyDiv w:val="1"/>
      <w:marLeft w:val="0"/>
      <w:marRight w:val="0"/>
      <w:marTop w:val="0"/>
      <w:marBottom w:val="0"/>
      <w:divBdr>
        <w:top w:val="none" w:sz="0" w:space="0" w:color="auto"/>
        <w:left w:val="none" w:sz="0" w:space="0" w:color="auto"/>
        <w:bottom w:val="none" w:sz="0" w:space="0" w:color="auto"/>
        <w:right w:val="none" w:sz="0" w:space="0" w:color="auto"/>
      </w:divBdr>
    </w:div>
    <w:div w:id="1080251043">
      <w:bodyDiv w:val="1"/>
      <w:marLeft w:val="0"/>
      <w:marRight w:val="0"/>
      <w:marTop w:val="0"/>
      <w:marBottom w:val="0"/>
      <w:divBdr>
        <w:top w:val="none" w:sz="0" w:space="0" w:color="auto"/>
        <w:left w:val="none" w:sz="0" w:space="0" w:color="auto"/>
        <w:bottom w:val="none" w:sz="0" w:space="0" w:color="auto"/>
        <w:right w:val="none" w:sz="0" w:space="0" w:color="auto"/>
      </w:divBdr>
    </w:div>
    <w:div w:id="1082026181">
      <w:bodyDiv w:val="1"/>
      <w:marLeft w:val="0"/>
      <w:marRight w:val="0"/>
      <w:marTop w:val="0"/>
      <w:marBottom w:val="0"/>
      <w:divBdr>
        <w:top w:val="none" w:sz="0" w:space="0" w:color="auto"/>
        <w:left w:val="none" w:sz="0" w:space="0" w:color="auto"/>
        <w:bottom w:val="none" w:sz="0" w:space="0" w:color="auto"/>
        <w:right w:val="none" w:sz="0" w:space="0" w:color="auto"/>
      </w:divBdr>
    </w:div>
    <w:div w:id="1082409430">
      <w:bodyDiv w:val="1"/>
      <w:marLeft w:val="0"/>
      <w:marRight w:val="0"/>
      <w:marTop w:val="0"/>
      <w:marBottom w:val="0"/>
      <w:divBdr>
        <w:top w:val="none" w:sz="0" w:space="0" w:color="auto"/>
        <w:left w:val="none" w:sz="0" w:space="0" w:color="auto"/>
        <w:bottom w:val="none" w:sz="0" w:space="0" w:color="auto"/>
        <w:right w:val="none" w:sz="0" w:space="0" w:color="auto"/>
      </w:divBdr>
    </w:div>
    <w:div w:id="1083914537">
      <w:bodyDiv w:val="1"/>
      <w:marLeft w:val="0"/>
      <w:marRight w:val="0"/>
      <w:marTop w:val="0"/>
      <w:marBottom w:val="0"/>
      <w:divBdr>
        <w:top w:val="none" w:sz="0" w:space="0" w:color="auto"/>
        <w:left w:val="none" w:sz="0" w:space="0" w:color="auto"/>
        <w:bottom w:val="none" w:sz="0" w:space="0" w:color="auto"/>
        <w:right w:val="none" w:sz="0" w:space="0" w:color="auto"/>
      </w:divBdr>
    </w:div>
    <w:div w:id="1084886335">
      <w:bodyDiv w:val="1"/>
      <w:marLeft w:val="0"/>
      <w:marRight w:val="0"/>
      <w:marTop w:val="0"/>
      <w:marBottom w:val="0"/>
      <w:divBdr>
        <w:top w:val="none" w:sz="0" w:space="0" w:color="auto"/>
        <w:left w:val="none" w:sz="0" w:space="0" w:color="auto"/>
        <w:bottom w:val="none" w:sz="0" w:space="0" w:color="auto"/>
        <w:right w:val="none" w:sz="0" w:space="0" w:color="auto"/>
      </w:divBdr>
    </w:div>
    <w:div w:id="1086608657">
      <w:bodyDiv w:val="1"/>
      <w:marLeft w:val="0"/>
      <w:marRight w:val="0"/>
      <w:marTop w:val="0"/>
      <w:marBottom w:val="0"/>
      <w:divBdr>
        <w:top w:val="none" w:sz="0" w:space="0" w:color="auto"/>
        <w:left w:val="none" w:sz="0" w:space="0" w:color="auto"/>
        <w:bottom w:val="none" w:sz="0" w:space="0" w:color="auto"/>
        <w:right w:val="none" w:sz="0" w:space="0" w:color="auto"/>
      </w:divBdr>
    </w:div>
    <w:div w:id="1087578378">
      <w:bodyDiv w:val="1"/>
      <w:marLeft w:val="0"/>
      <w:marRight w:val="0"/>
      <w:marTop w:val="0"/>
      <w:marBottom w:val="0"/>
      <w:divBdr>
        <w:top w:val="none" w:sz="0" w:space="0" w:color="auto"/>
        <w:left w:val="none" w:sz="0" w:space="0" w:color="auto"/>
        <w:bottom w:val="none" w:sz="0" w:space="0" w:color="auto"/>
        <w:right w:val="none" w:sz="0" w:space="0" w:color="auto"/>
      </w:divBdr>
    </w:div>
    <w:div w:id="1088960969">
      <w:bodyDiv w:val="1"/>
      <w:marLeft w:val="0"/>
      <w:marRight w:val="0"/>
      <w:marTop w:val="0"/>
      <w:marBottom w:val="0"/>
      <w:divBdr>
        <w:top w:val="none" w:sz="0" w:space="0" w:color="auto"/>
        <w:left w:val="none" w:sz="0" w:space="0" w:color="auto"/>
        <w:bottom w:val="none" w:sz="0" w:space="0" w:color="auto"/>
        <w:right w:val="none" w:sz="0" w:space="0" w:color="auto"/>
      </w:divBdr>
    </w:div>
    <w:div w:id="1089428083">
      <w:bodyDiv w:val="1"/>
      <w:marLeft w:val="0"/>
      <w:marRight w:val="0"/>
      <w:marTop w:val="0"/>
      <w:marBottom w:val="0"/>
      <w:divBdr>
        <w:top w:val="none" w:sz="0" w:space="0" w:color="auto"/>
        <w:left w:val="none" w:sz="0" w:space="0" w:color="auto"/>
        <w:bottom w:val="none" w:sz="0" w:space="0" w:color="auto"/>
        <w:right w:val="none" w:sz="0" w:space="0" w:color="auto"/>
      </w:divBdr>
    </w:div>
    <w:div w:id="1094789437">
      <w:bodyDiv w:val="1"/>
      <w:marLeft w:val="0"/>
      <w:marRight w:val="0"/>
      <w:marTop w:val="0"/>
      <w:marBottom w:val="0"/>
      <w:divBdr>
        <w:top w:val="none" w:sz="0" w:space="0" w:color="auto"/>
        <w:left w:val="none" w:sz="0" w:space="0" w:color="auto"/>
        <w:bottom w:val="none" w:sz="0" w:space="0" w:color="auto"/>
        <w:right w:val="none" w:sz="0" w:space="0" w:color="auto"/>
      </w:divBdr>
    </w:div>
    <w:div w:id="1097212359">
      <w:bodyDiv w:val="1"/>
      <w:marLeft w:val="0"/>
      <w:marRight w:val="0"/>
      <w:marTop w:val="0"/>
      <w:marBottom w:val="0"/>
      <w:divBdr>
        <w:top w:val="none" w:sz="0" w:space="0" w:color="auto"/>
        <w:left w:val="none" w:sz="0" w:space="0" w:color="auto"/>
        <w:bottom w:val="none" w:sz="0" w:space="0" w:color="auto"/>
        <w:right w:val="none" w:sz="0" w:space="0" w:color="auto"/>
      </w:divBdr>
    </w:div>
    <w:div w:id="1100369870">
      <w:bodyDiv w:val="1"/>
      <w:marLeft w:val="0"/>
      <w:marRight w:val="0"/>
      <w:marTop w:val="0"/>
      <w:marBottom w:val="0"/>
      <w:divBdr>
        <w:top w:val="none" w:sz="0" w:space="0" w:color="auto"/>
        <w:left w:val="none" w:sz="0" w:space="0" w:color="auto"/>
        <w:bottom w:val="none" w:sz="0" w:space="0" w:color="auto"/>
        <w:right w:val="none" w:sz="0" w:space="0" w:color="auto"/>
      </w:divBdr>
    </w:div>
    <w:div w:id="1100638553">
      <w:bodyDiv w:val="1"/>
      <w:marLeft w:val="0"/>
      <w:marRight w:val="0"/>
      <w:marTop w:val="0"/>
      <w:marBottom w:val="0"/>
      <w:divBdr>
        <w:top w:val="none" w:sz="0" w:space="0" w:color="auto"/>
        <w:left w:val="none" w:sz="0" w:space="0" w:color="auto"/>
        <w:bottom w:val="none" w:sz="0" w:space="0" w:color="auto"/>
        <w:right w:val="none" w:sz="0" w:space="0" w:color="auto"/>
      </w:divBdr>
    </w:div>
    <w:div w:id="1101608135">
      <w:bodyDiv w:val="1"/>
      <w:marLeft w:val="0"/>
      <w:marRight w:val="0"/>
      <w:marTop w:val="0"/>
      <w:marBottom w:val="0"/>
      <w:divBdr>
        <w:top w:val="none" w:sz="0" w:space="0" w:color="auto"/>
        <w:left w:val="none" w:sz="0" w:space="0" w:color="auto"/>
        <w:bottom w:val="none" w:sz="0" w:space="0" w:color="auto"/>
        <w:right w:val="none" w:sz="0" w:space="0" w:color="auto"/>
      </w:divBdr>
    </w:div>
    <w:div w:id="1103643762">
      <w:bodyDiv w:val="1"/>
      <w:marLeft w:val="0"/>
      <w:marRight w:val="0"/>
      <w:marTop w:val="0"/>
      <w:marBottom w:val="0"/>
      <w:divBdr>
        <w:top w:val="none" w:sz="0" w:space="0" w:color="auto"/>
        <w:left w:val="none" w:sz="0" w:space="0" w:color="auto"/>
        <w:bottom w:val="none" w:sz="0" w:space="0" w:color="auto"/>
        <w:right w:val="none" w:sz="0" w:space="0" w:color="auto"/>
      </w:divBdr>
    </w:div>
    <w:div w:id="1103765590">
      <w:bodyDiv w:val="1"/>
      <w:marLeft w:val="0"/>
      <w:marRight w:val="0"/>
      <w:marTop w:val="0"/>
      <w:marBottom w:val="0"/>
      <w:divBdr>
        <w:top w:val="none" w:sz="0" w:space="0" w:color="auto"/>
        <w:left w:val="none" w:sz="0" w:space="0" w:color="auto"/>
        <w:bottom w:val="none" w:sz="0" w:space="0" w:color="auto"/>
        <w:right w:val="none" w:sz="0" w:space="0" w:color="auto"/>
      </w:divBdr>
    </w:div>
    <w:div w:id="1104962512">
      <w:bodyDiv w:val="1"/>
      <w:marLeft w:val="0"/>
      <w:marRight w:val="0"/>
      <w:marTop w:val="0"/>
      <w:marBottom w:val="0"/>
      <w:divBdr>
        <w:top w:val="none" w:sz="0" w:space="0" w:color="auto"/>
        <w:left w:val="none" w:sz="0" w:space="0" w:color="auto"/>
        <w:bottom w:val="none" w:sz="0" w:space="0" w:color="auto"/>
        <w:right w:val="none" w:sz="0" w:space="0" w:color="auto"/>
      </w:divBdr>
    </w:div>
    <w:div w:id="1110664359">
      <w:bodyDiv w:val="1"/>
      <w:marLeft w:val="0"/>
      <w:marRight w:val="0"/>
      <w:marTop w:val="0"/>
      <w:marBottom w:val="0"/>
      <w:divBdr>
        <w:top w:val="none" w:sz="0" w:space="0" w:color="auto"/>
        <w:left w:val="none" w:sz="0" w:space="0" w:color="auto"/>
        <w:bottom w:val="none" w:sz="0" w:space="0" w:color="auto"/>
        <w:right w:val="none" w:sz="0" w:space="0" w:color="auto"/>
      </w:divBdr>
    </w:div>
    <w:div w:id="1111781697">
      <w:bodyDiv w:val="1"/>
      <w:marLeft w:val="0"/>
      <w:marRight w:val="0"/>
      <w:marTop w:val="0"/>
      <w:marBottom w:val="0"/>
      <w:divBdr>
        <w:top w:val="none" w:sz="0" w:space="0" w:color="auto"/>
        <w:left w:val="none" w:sz="0" w:space="0" w:color="auto"/>
        <w:bottom w:val="none" w:sz="0" w:space="0" w:color="auto"/>
        <w:right w:val="none" w:sz="0" w:space="0" w:color="auto"/>
      </w:divBdr>
    </w:div>
    <w:div w:id="1111976717">
      <w:bodyDiv w:val="1"/>
      <w:marLeft w:val="0"/>
      <w:marRight w:val="0"/>
      <w:marTop w:val="0"/>
      <w:marBottom w:val="0"/>
      <w:divBdr>
        <w:top w:val="none" w:sz="0" w:space="0" w:color="auto"/>
        <w:left w:val="none" w:sz="0" w:space="0" w:color="auto"/>
        <w:bottom w:val="none" w:sz="0" w:space="0" w:color="auto"/>
        <w:right w:val="none" w:sz="0" w:space="0" w:color="auto"/>
      </w:divBdr>
    </w:div>
    <w:div w:id="1113135339">
      <w:bodyDiv w:val="1"/>
      <w:marLeft w:val="0"/>
      <w:marRight w:val="0"/>
      <w:marTop w:val="0"/>
      <w:marBottom w:val="0"/>
      <w:divBdr>
        <w:top w:val="none" w:sz="0" w:space="0" w:color="auto"/>
        <w:left w:val="none" w:sz="0" w:space="0" w:color="auto"/>
        <w:bottom w:val="none" w:sz="0" w:space="0" w:color="auto"/>
        <w:right w:val="none" w:sz="0" w:space="0" w:color="auto"/>
      </w:divBdr>
    </w:div>
    <w:div w:id="1114253304">
      <w:bodyDiv w:val="1"/>
      <w:marLeft w:val="0"/>
      <w:marRight w:val="0"/>
      <w:marTop w:val="0"/>
      <w:marBottom w:val="0"/>
      <w:divBdr>
        <w:top w:val="none" w:sz="0" w:space="0" w:color="auto"/>
        <w:left w:val="none" w:sz="0" w:space="0" w:color="auto"/>
        <w:bottom w:val="none" w:sz="0" w:space="0" w:color="auto"/>
        <w:right w:val="none" w:sz="0" w:space="0" w:color="auto"/>
      </w:divBdr>
    </w:div>
    <w:div w:id="1118448395">
      <w:bodyDiv w:val="1"/>
      <w:marLeft w:val="0"/>
      <w:marRight w:val="0"/>
      <w:marTop w:val="0"/>
      <w:marBottom w:val="0"/>
      <w:divBdr>
        <w:top w:val="none" w:sz="0" w:space="0" w:color="auto"/>
        <w:left w:val="none" w:sz="0" w:space="0" w:color="auto"/>
        <w:bottom w:val="none" w:sz="0" w:space="0" w:color="auto"/>
        <w:right w:val="none" w:sz="0" w:space="0" w:color="auto"/>
      </w:divBdr>
    </w:div>
    <w:div w:id="1123112507">
      <w:bodyDiv w:val="1"/>
      <w:marLeft w:val="0"/>
      <w:marRight w:val="0"/>
      <w:marTop w:val="0"/>
      <w:marBottom w:val="0"/>
      <w:divBdr>
        <w:top w:val="none" w:sz="0" w:space="0" w:color="auto"/>
        <w:left w:val="none" w:sz="0" w:space="0" w:color="auto"/>
        <w:bottom w:val="none" w:sz="0" w:space="0" w:color="auto"/>
        <w:right w:val="none" w:sz="0" w:space="0" w:color="auto"/>
      </w:divBdr>
    </w:div>
    <w:div w:id="1123884732">
      <w:bodyDiv w:val="1"/>
      <w:marLeft w:val="0"/>
      <w:marRight w:val="0"/>
      <w:marTop w:val="0"/>
      <w:marBottom w:val="0"/>
      <w:divBdr>
        <w:top w:val="none" w:sz="0" w:space="0" w:color="auto"/>
        <w:left w:val="none" w:sz="0" w:space="0" w:color="auto"/>
        <w:bottom w:val="none" w:sz="0" w:space="0" w:color="auto"/>
        <w:right w:val="none" w:sz="0" w:space="0" w:color="auto"/>
      </w:divBdr>
    </w:div>
    <w:div w:id="1125196359">
      <w:bodyDiv w:val="1"/>
      <w:marLeft w:val="0"/>
      <w:marRight w:val="0"/>
      <w:marTop w:val="0"/>
      <w:marBottom w:val="0"/>
      <w:divBdr>
        <w:top w:val="none" w:sz="0" w:space="0" w:color="auto"/>
        <w:left w:val="none" w:sz="0" w:space="0" w:color="auto"/>
        <w:bottom w:val="none" w:sz="0" w:space="0" w:color="auto"/>
        <w:right w:val="none" w:sz="0" w:space="0" w:color="auto"/>
      </w:divBdr>
    </w:div>
    <w:div w:id="1126781117">
      <w:bodyDiv w:val="1"/>
      <w:marLeft w:val="0"/>
      <w:marRight w:val="0"/>
      <w:marTop w:val="0"/>
      <w:marBottom w:val="0"/>
      <w:divBdr>
        <w:top w:val="none" w:sz="0" w:space="0" w:color="auto"/>
        <w:left w:val="none" w:sz="0" w:space="0" w:color="auto"/>
        <w:bottom w:val="none" w:sz="0" w:space="0" w:color="auto"/>
        <w:right w:val="none" w:sz="0" w:space="0" w:color="auto"/>
      </w:divBdr>
    </w:div>
    <w:div w:id="1126854638">
      <w:bodyDiv w:val="1"/>
      <w:marLeft w:val="0"/>
      <w:marRight w:val="0"/>
      <w:marTop w:val="0"/>
      <w:marBottom w:val="0"/>
      <w:divBdr>
        <w:top w:val="none" w:sz="0" w:space="0" w:color="auto"/>
        <w:left w:val="none" w:sz="0" w:space="0" w:color="auto"/>
        <w:bottom w:val="none" w:sz="0" w:space="0" w:color="auto"/>
        <w:right w:val="none" w:sz="0" w:space="0" w:color="auto"/>
      </w:divBdr>
    </w:div>
    <w:div w:id="1127553932">
      <w:bodyDiv w:val="1"/>
      <w:marLeft w:val="0"/>
      <w:marRight w:val="0"/>
      <w:marTop w:val="0"/>
      <w:marBottom w:val="0"/>
      <w:divBdr>
        <w:top w:val="none" w:sz="0" w:space="0" w:color="auto"/>
        <w:left w:val="none" w:sz="0" w:space="0" w:color="auto"/>
        <w:bottom w:val="none" w:sz="0" w:space="0" w:color="auto"/>
        <w:right w:val="none" w:sz="0" w:space="0" w:color="auto"/>
      </w:divBdr>
    </w:div>
    <w:div w:id="1128932553">
      <w:bodyDiv w:val="1"/>
      <w:marLeft w:val="0"/>
      <w:marRight w:val="0"/>
      <w:marTop w:val="0"/>
      <w:marBottom w:val="0"/>
      <w:divBdr>
        <w:top w:val="none" w:sz="0" w:space="0" w:color="auto"/>
        <w:left w:val="none" w:sz="0" w:space="0" w:color="auto"/>
        <w:bottom w:val="none" w:sz="0" w:space="0" w:color="auto"/>
        <w:right w:val="none" w:sz="0" w:space="0" w:color="auto"/>
      </w:divBdr>
    </w:div>
    <w:div w:id="1129586077">
      <w:bodyDiv w:val="1"/>
      <w:marLeft w:val="0"/>
      <w:marRight w:val="0"/>
      <w:marTop w:val="0"/>
      <w:marBottom w:val="0"/>
      <w:divBdr>
        <w:top w:val="none" w:sz="0" w:space="0" w:color="auto"/>
        <w:left w:val="none" w:sz="0" w:space="0" w:color="auto"/>
        <w:bottom w:val="none" w:sz="0" w:space="0" w:color="auto"/>
        <w:right w:val="none" w:sz="0" w:space="0" w:color="auto"/>
      </w:divBdr>
    </w:div>
    <w:div w:id="1129587005">
      <w:bodyDiv w:val="1"/>
      <w:marLeft w:val="0"/>
      <w:marRight w:val="0"/>
      <w:marTop w:val="0"/>
      <w:marBottom w:val="0"/>
      <w:divBdr>
        <w:top w:val="none" w:sz="0" w:space="0" w:color="auto"/>
        <w:left w:val="none" w:sz="0" w:space="0" w:color="auto"/>
        <w:bottom w:val="none" w:sz="0" w:space="0" w:color="auto"/>
        <w:right w:val="none" w:sz="0" w:space="0" w:color="auto"/>
      </w:divBdr>
    </w:div>
    <w:div w:id="1132408353">
      <w:bodyDiv w:val="1"/>
      <w:marLeft w:val="0"/>
      <w:marRight w:val="0"/>
      <w:marTop w:val="0"/>
      <w:marBottom w:val="0"/>
      <w:divBdr>
        <w:top w:val="none" w:sz="0" w:space="0" w:color="auto"/>
        <w:left w:val="none" w:sz="0" w:space="0" w:color="auto"/>
        <w:bottom w:val="none" w:sz="0" w:space="0" w:color="auto"/>
        <w:right w:val="none" w:sz="0" w:space="0" w:color="auto"/>
      </w:divBdr>
    </w:div>
    <w:div w:id="1132602212">
      <w:bodyDiv w:val="1"/>
      <w:marLeft w:val="0"/>
      <w:marRight w:val="0"/>
      <w:marTop w:val="0"/>
      <w:marBottom w:val="0"/>
      <w:divBdr>
        <w:top w:val="none" w:sz="0" w:space="0" w:color="auto"/>
        <w:left w:val="none" w:sz="0" w:space="0" w:color="auto"/>
        <w:bottom w:val="none" w:sz="0" w:space="0" w:color="auto"/>
        <w:right w:val="none" w:sz="0" w:space="0" w:color="auto"/>
      </w:divBdr>
    </w:div>
    <w:div w:id="1134569106">
      <w:bodyDiv w:val="1"/>
      <w:marLeft w:val="0"/>
      <w:marRight w:val="0"/>
      <w:marTop w:val="0"/>
      <w:marBottom w:val="0"/>
      <w:divBdr>
        <w:top w:val="none" w:sz="0" w:space="0" w:color="auto"/>
        <w:left w:val="none" w:sz="0" w:space="0" w:color="auto"/>
        <w:bottom w:val="none" w:sz="0" w:space="0" w:color="auto"/>
        <w:right w:val="none" w:sz="0" w:space="0" w:color="auto"/>
      </w:divBdr>
    </w:div>
    <w:div w:id="1135567126">
      <w:bodyDiv w:val="1"/>
      <w:marLeft w:val="0"/>
      <w:marRight w:val="0"/>
      <w:marTop w:val="0"/>
      <w:marBottom w:val="0"/>
      <w:divBdr>
        <w:top w:val="none" w:sz="0" w:space="0" w:color="auto"/>
        <w:left w:val="none" w:sz="0" w:space="0" w:color="auto"/>
        <w:bottom w:val="none" w:sz="0" w:space="0" w:color="auto"/>
        <w:right w:val="none" w:sz="0" w:space="0" w:color="auto"/>
      </w:divBdr>
    </w:div>
    <w:div w:id="1141073701">
      <w:bodyDiv w:val="1"/>
      <w:marLeft w:val="0"/>
      <w:marRight w:val="0"/>
      <w:marTop w:val="0"/>
      <w:marBottom w:val="0"/>
      <w:divBdr>
        <w:top w:val="none" w:sz="0" w:space="0" w:color="auto"/>
        <w:left w:val="none" w:sz="0" w:space="0" w:color="auto"/>
        <w:bottom w:val="none" w:sz="0" w:space="0" w:color="auto"/>
        <w:right w:val="none" w:sz="0" w:space="0" w:color="auto"/>
      </w:divBdr>
    </w:div>
    <w:div w:id="1141385039">
      <w:bodyDiv w:val="1"/>
      <w:marLeft w:val="0"/>
      <w:marRight w:val="0"/>
      <w:marTop w:val="0"/>
      <w:marBottom w:val="0"/>
      <w:divBdr>
        <w:top w:val="none" w:sz="0" w:space="0" w:color="auto"/>
        <w:left w:val="none" w:sz="0" w:space="0" w:color="auto"/>
        <w:bottom w:val="none" w:sz="0" w:space="0" w:color="auto"/>
        <w:right w:val="none" w:sz="0" w:space="0" w:color="auto"/>
      </w:divBdr>
    </w:div>
    <w:div w:id="1143084956">
      <w:bodyDiv w:val="1"/>
      <w:marLeft w:val="0"/>
      <w:marRight w:val="0"/>
      <w:marTop w:val="0"/>
      <w:marBottom w:val="0"/>
      <w:divBdr>
        <w:top w:val="none" w:sz="0" w:space="0" w:color="auto"/>
        <w:left w:val="none" w:sz="0" w:space="0" w:color="auto"/>
        <w:bottom w:val="none" w:sz="0" w:space="0" w:color="auto"/>
        <w:right w:val="none" w:sz="0" w:space="0" w:color="auto"/>
      </w:divBdr>
    </w:div>
    <w:div w:id="1143231449">
      <w:bodyDiv w:val="1"/>
      <w:marLeft w:val="0"/>
      <w:marRight w:val="0"/>
      <w:marTop w:val="0"/>
      <w:marBottom w:val="0"/>
      <w:divBdr>
        <w:top w:val="none" w:sz="0" w:space="0" w:color="auto"/>
        <w:left w:val="none" w:sz="0" w:space="0" w:color="auto"/>
        <w:bottom w:val="none" w:sz="0" w:space="0" w:color="auto"/>
        <w:right w:val="none" w:sz="0" w:space="0" w:color="auto"/>
      </w:divBdr>
    </w:div>
    <w:div w:id="1143963150">
      <w:bodyDiv w:val="1"/>
      <w:marLeft w:val="0"/>
      <w:marRight w:val="0"/>
      <w:marTop w:val="0"/>
      <w:marBottom w:val="0"/>
      <w:divBdr>
        <w:top w:val="none" w:sz="0" w:space="0" w:color="auto"/>
        <w:left w:val="none" w:sz="0" w:space="0" w:color="auto"/>
        <w:bottom w:val="none" w:sz="0" w:space="0" w:color="auto"/>
        <w:right w:val="none" w:sz="0" w:space="0" w:color="auto"/>
      </w:divBdr>
    </w:div>
    <w:div w:id="1144004231">
      <w:bodyDiv w:val="1"/>
      <w:marLeft w:val="0"/>
      <w:marRight w:val="0"/>
      <w:marTop w:val="0"/>
      <w:marBottom w:val="0"/>
      <w:divBdr>
        <w:top w:val="none" w:sz="0" w:space="0" w:color="auto"/>
        <w:left w:val="none" w:sz="0" w:space="0" w:color="auto"/>
        <w:bottom w:val="none" w:sz="0" w:space="0" w:color="auto"/>
        <w:right w:val="none" w:sz="0" w:space="0" w:color="auto"/>
      </w:divBdr>
    </w:div>
    <w:div w:id="1146972603">
      <w:bodyDiv w:val="1"/>
      <w:marLeft w:val="0"/>
      <w:marRight w:val="0"/>
      <w:marTop w:val="0"/>
      <w:marBottom w:val="0"/>
      <w:divBdr>
        <w:top w:val="none" w:sz="0" w:space="0" w:color="auto"/>
        <w:left w:val="none" w:sz="0" w:space="0" w:color="auto"/>
        <w:bottom w:val="none" w:sz="0" w:space="0" w:color="auto"/>
        <w:right w:val="none" w:sz="0" w:space="0" w:color="auto"/>
      </w:divBdr>
    </w:div>
    <w:div w:id="1149202561">
      <w:bodyDiv w:val="1"/>
      <w:marLeft w:val="0"/>
      <w:marRight w:val="0"/>
      <w:marTop w:val="0"/>
      <w:marBottom w:val="0"/>
      <w:divBdr>
        <w:top w:val="none" w:sz="0" w:space="0" w:color="auto"/>
        <w:left w:val="none" w:sz="0" w:space="0" w:color="auto"/>
        <w:bottom w:val="none" w:sz="0" w:space="0" w:color="auto"/>
        <w:right w:val="none" w:sz="0" w:space="0" w:color="auto"/>
      </w:divBdr>
    </w:div>
    <w:div w:id="1149709454">
      <w:bodyDiv w:val="1"/>
      <w:marLeft w:val="0"/>
      <w:marRight w:val="0"/>
      <w:marTop w:val="0"/>
      <w:marBottom w:val="0"/>
      <w:divBdr>
        <w:top w:val="none" w:sz="0" w:space="0" w:color="auto"/>
        <w:left w:val="none" w:sz="0" w:space="0" w:color="auto"/>
        <w:bottom w:val="none" w:sz="0" w:space="0" w:color="auto"/>
        <w:right w:val="none" w:sz="0" w:space="0" w:color="auto"/>
      </w:divBdr>
    </w:div>
    <w:div w:id="1150176791">
      <w:bodyDiv w:val="1"/>
      <w:marLeft w:val="0"/>
      <w:marRight w:val="0"/>
      <w:marTop w:val="0"/>
      <w:marBottom w:val="0"/>
      <w:divBdr>
        <w:top w:val="none" w:sz="0" w:space="0" w:color="auto"/>
        <w:left w:val="none" w:sz="0" w:space="0" w:color="auto"/>
        <w:bottom w:val="none" w:sz="0" w:space="0" w:color="auto"/>
        <w:right w:val="none" w:sz="0" w:space="0" w:color="auto"/>
      </w:divBdr>
    </w:div>
    <w:div w:id="1150245003">
      <w:bodyDiv w:val="1"/>
      <w:marLeft w:val="0"/>
      <w:marRight w:val="0"/>
      <w:marTop w:val="0"/>
      <w:marBottom w:val="0"/>
      <w:divBdr>
        <w:top w:val="none" w:sz="0" w:space="0" w:color="auto"/>
        <w:left w:val="none" w:sz="0" w:space="0" w:color="auto"/>
        <w:bottom w:val="none" w:sz="0" w:space="0" w:color="auto"/>
        <w:right w:val="none" w:sz="0" w:space="0" w:color="auto"/>
      </w:divBdr>
    </w:div>
    <w:div w:id="1152135104">
      <w:bodyDiv w:val="1"/>
      <w:marLeft w:val="0"/>
      <w:marRight w:val="0"/>
      <w:marTop w:val="0"/>
      <w:marBottom w:val="0"/>
      <w:divBdr>
        <w:top w:val="none" w:sz="0" w:space="0" w:color="auto"/>
        <w:left w:val="none" w:sz="0" w:space="0" w:color="auto"/>
        <w:bottom w:val="none" w:sz="0" w:space="0" w:color="auto"/>
        <w:right w:val="none" w:sz="0" w:space="0" w:color="auto"/>
      </w:divBdr>
    </w:div>
    <w:div w:id="1152523108">
      <w:bodyDiv w:val="1"/>
      <w:marLeft w:val="0"/>
      <w:marRight w:val="0"/>
      <w:marTop w:val="0"/>
      <w:marBottom w:val="0"/>
      <w:divBdr>
        <w:top w:val="none" w:sz="0" w:space="0" w:color="auto"/>
        <w:left w:val="none" w:sz="0" w:space="0" w:color="auto"/>
        <w:bottom w:val="none" w:sz="0" w:space="0" w:color="auto"/>
        <w:right w:val="none" w:sz="0" w:space="0" w:color="auto"/>
      </w:divBdr>
    </w:div>
    <w:div w:id="1153133685">
      <w:bodyDiv w:val="1"/>
      <w:marLeft w:val="0"/>
      <w:marRight w:val="0"/>
      <w:marTop w:val="0"/>
      <w:marBottom w:val="0"/>
      <w:divBdr>
        <w:top w:val="none" w:sz="0" w:space="0" w:color="auto"/>
        <w:left w:val="none" w:sz="0" w:space="0" w:color="auto"/>
        <w:bottom w:val="none" w:sz="0" w:space="0" w:color="auto"/>
        <w:right w:val="none" w:sz="0" w:space="0" w:color="auto"/>
      </w:divBdr>
    </w:div>
    <w:div w:id="1153568475">
      <w:bodyDiv w:val="1"/>
      <w:marLeft w:val="0"/>
      <w:marRight w:val="0"/>
      <w:marTop w:val="0"/>
      <w:marBottom w:val="0"/>
      <w:divBdr>
        <w:top w:val="none" w:sz="0" w:space="0" w:color="auto"/>
        <w:left w:val="none" w:sz="0" w:space="0" w:color="auto"/>
        <w:bottom w:val="none" w:sz="0" w:space="0" w:color="auto"/>
        <w:right w:val="none" w:sz="0" w:space="0" w:color="auto"/>
      </w:divBdr>
    </w:div>
    <w:div w:id="1153985011">
      <w:bodyDiv w:val="1"/>
      <w:marLeft w:val="0"/>
      <w:marRight w:val="0"/>
      <w:marTop w:val="0"/>
      <w:marBottom w:val="0"/>
      <w:divBdr>
        <w:top w:val="none" w:sz="0" w:space="0" w:color="auto"/>
        <w:left w:val="none" w:sz="0" w:space="0" w:color="auto"/>
        <w:bottom w:val="none" w:sz="0" w:space="0" w:color="auto"/>
        <w:right w:val="none" w:sz="0" w:space="0" w:color="auto"/>
      </w:divBdr>
    </w:div>
    <w:div w:id="1155561183">
      <w:bodyDiv w:val="1"/>
      <w:marLeft w:val="0"/>
      <w:marRight w:val="0"/>
      <w:marTop w:val="0"/>
      <w:marBottom w:val="0"/>
      <w:divBdr>
        <w:top w:val="none" w:sz="0" w:space="0" w:color="auto"/>
        <w:left w:val="none" w:sz="0" w:space="0" w:color="auto"/>
        <w:bottom w:val="none" w:sz="0" w:space="0" w:color="auto"/>
        <w:right w:val="none" w:sz="0" w:space="0" w:color="auto"/>
      </w:divBdr>
    </w:div>
    <w:div w:id="1160540388">
      <w:bodyDiv w:val="1"/>
      <w:marLeft w:val="0"/>
      <w:marRight w:val="0"/>
      <w:marTop w:val="0"/>
      <w:marBottom w:val="0"/>
      <w:divBdr>
        <w:top w:val="none" w:sz="0" w:space="0" w:color="auto"/>
        <w:left w:val="none" w:sz="0" w:space="0" w:color="auto"/>
        <w:bottom w:val="none" w:sz="0" w:space="0" w:color="auto"/>
        <w:right w:val="none" w:sz="0" w:space="0" w:color="auto"/>
      </w:divBdr>
    </w:div>
    <w:div w:id="1163544794">
      <w:bodyDiv w:val="1"/>
      <w:marLeft w:val="0"/>
      <w:marRight w:val="0"/>
      <w:marTop w:val="0"/>
      <w:marBottom w:val="0"/>
      <w:divBdr>
        <w:top w:val="none" w:sz="0" w:space="0" w:color="auto"/>
        <w:left w:val="none" w:sz="0" w:space="0" w:color="auto"/>
        <w:bottom w:val="none" w:sz="0" w:space="0" w:color="auto"/>
        <w:right w:val="none" w:sz="0" w:space="0" w:color="auto"/>
      </w:divBdr>
    </w:div>
    <w:div w:id="1163594175">
      <w:bodyDiv w:val="1"/>
      <w:marLeft w:val="0"/>
      <w:marRight w:val="0"/>
      <w:marTop w:val="0"/>
      <w:marBottom w:val="0"/>
      <w:divBdr>
        <w:top w:val="none" w:sz="0" w:space="0" w:color="auto"/>
        <w:left w:val="none" w:sz="0" w:space="0" w:color="auto"/>
        <w:bottom w:val="none" w:sz="0" w:space="0" w:color="auto"/>
        <w:right w:val="none" w:sz="0" w:space="0" w:color="auto"/>
      </w:divBdr>
    </w:div>
    <w:div w:id="1163617325">
      <w:bodyDiv w:val="1"/>
      <w:marLeft w:val="0"/>
      <w:marRight w:val="0"/>
      <w:marTop w:val="0"/>
      <w:marBottom w:val="0"/>
      <w:divBdr>
        <w:top w:val="none" w:sz="0" w:space="0" w:color="auto"/>
        <w:left w:val="none" w:sz="0" w:space="0" w:color="auto"/>
        <w:bottom w:val="none" w:sz="0" w:space="0" w:color="auto"/>
        <w:right w:val="none" w:sz="0" w:space="0" w:color="auto"/>
      </w:divBdr>
    </w:div>
    <w:div w:id="1167478828">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9439336">
      <w:bodyDiv w:val="1"/>
      <w:marLeft w:val="0"/>
      <w:marRight w:val="0"/>
      <w:marTop w:val="0"/>
      <w:marBottom w:val="0"/>
      <w:divBdr>
        <w:top w:val="none" w:sz="0" w:space="0" w:color="auto"/>
        <w:left w:val="none" w:sz="0" w:space="0" w:color="auto"/>
        <w:bottom w:val="none" w:sz="0" w:space="0" w:color="auto"/>
        <w:right w:val="none" w:sz="0" w:space="0" w:color="auto"/>
      </w:divBdr>
    </w:div>
    <w:div w:id="1170220130">
      <w:bodyDiv w:val="1"/>
      <w:marLeft w:val="0"/>
      <w:marRight w:val="0"/>
      <w:marTop w:val="0"/>
      <w:marBottom w:val="0"/>
      <w:divBdr>
        <w:top w:val="none" w:sz="0" w:space="0" w:color="auto"/>
        <w:left w:val="none" w:sz="0" w:space="0" w:color="auto"/>
        <w:bottom w:val="none" w:sz="0" w:space="0" w:color="auto"/>
        <w:right w:val="none" w:sz="0" w:space="0" w:color="auto"/>
      </w:divBdr>
    </w:div>
    <w:div w:id="1170947617">
      <w:bodyDiv w:val="1"/>
      <w:marLeft w:val="0"/>
      <w:marRight w:val="0"/>
      <w:marTop w:val="0"/>
      <w:marBottom w:val="0"/>
      <w:divBdr>
        <w:top w:val="none" w:sz="0" w:space="0" w:color="auto"/>
        <w:left w:val="none" w:sz="0" w:space="0" w:color="auto"/>
        <w:bottom w:val="none" w:sz="0" w:space="0" w:color="auto"/>
        <w:right w:val="none" w:sz="0" w:space="0" w:color="auto"/>
      </w:divBdr>
    </w:div>
    <w:div w:id="1173186662">
      <w:bodyDiv w:val="1"/>
      <w:marLeft w:val="0"/>
      <w:marRight w:val="0"/>
      <w:marTop w:val="0"/>
      <w:marBottom w:val="0"/>
      <w:divBdr>
        <w:top w:val="none" w:sz="0" w:space="0" w:color="auto"/>
        <w:left w:val="none" w:sz="0" w:space="0" w:color="auto"/>
        <w:bottom w:val="none" w:sz="0" w:space="0" w:color="auto"/>
        <w:right w:val="none" w:sz="0" w:space="0" w:color="auto"/>
      </w:divBdr>
    </w:div>
    <w:div w:id="1174683516">
      <w:bodyDiv w:val="1"/>
      <w:marLeft w:val="0"/>
      <w:marRight w:val="0"/>
      <w:marTop w:val="0"/>
      <w:marBottom w:val="0"/>
      <w:divBdr>
        <w:top w:val="none" w:sz="0" w:space="0" w:color="auto"/>
        <w:left w:val="none" w:sz="0" w:space="0" w:color="auto"/>
        <w:bottom w:val="none" w:sz="0" w:space="0" w:color="auto"/>
        <w:right w:val="none" w:sz="0" w:space="0" w:color="auto"/>
      </w:divBdr>
    </w:div>
    <w:div w:id="1175849807">
      <w:bodyDiv w:val="1"/>
      <w:marLeft w:val="0"/>
      <w:marRight w:val="0"/>
      <w:marTop w:val="0"/>
      <w:marBottom w:val="0"/>
      <w:divBdr>
        <w:top w:val="none" w:sz="0" w:space="0" w:color="auto"/>
        <w:left w:val="none" w:sz="0" w:space="0" w:color="auto"/>
        <w:bottom w:val="none" w:sz="0" w:space="0" w:color="auto"/>
        <w:right w:val="none" w:sz="0" w:space="0" w:color="auto"/>
      </w:divBdr>
    </w:div>
    <w:div w:id="1175920172">
      <w:bodyDiv w:val="1"/>
      <w:marLeft w:val="0"/>
      <w:marRight w:val="0"/>
      <w:marTop w:val="0"/>
      <w:marBottom w:val="0"/>
      <w:divBdr>
        <w:top w:val="none" w:sz="0" w:space="0" w:color="auto"/>
        <w:left w:val="none" w:sz="0" w:space="0" w:color="auto"/>
        <w:bottom w:val="none" w:sz="0" w:space="0" w:color="auto"/>
        <w:right w:val="none" w:sz="0" w:space="0" w:color="auto"/>
      </w:divBdr>
    </w:div>
    <w:div w:id="1176262701">
      <w:bodyDiv w:val="1"/>
      <w:marLeft w:val="0"/>
      <w:marRight w:val="0"/>
      <w:marTop w:val="0"/>
      <w:marBottom w:val="0"/>
      <w:divBdr>
        <w:top w:val="none" w:sz="0" w:space="0" w:color="auto"/>
        <w:left w:val="none" w:sz="0" w:space="0" w:color="auto"/>
        <w:bottom w:val="none" w:sz="0" w:space="0" w:color="auto"/>
        <w:right w:val="none" w:sz="0" w:space="0" w:color="auto"/>
      </w:divBdr>
    </w:div>
    <w:div w:id="1176307753">
      <w:bodyDiv w:val="1"/>
      <w:marLeft w:val="0"/>
      <w:marRight w:val="0"/>
      <w:marTop w:val="0"/>
      <w:marBottom w:val="0"/>
      <w:divBdr>
        <w:top w:val="none" w:sz="0" w:space="0" w:color="auto"/>
        <w:left w:val="none" w:sz="0" w:space="0" w:color="auto"/>
        <w:bottom w:val="none" w:sz="0" w:space="0" w:color="auto"/>
        <w:right w:val="none" w:sz="0" w:space="0" w:color="auto"/>
      </w:divBdr>
    </w:div>
    <w:div w:id="1178420095">
      <w:bodyDiv w:val="1"/>
      <w:marLeft w:val="0"/>
      <w:marRight w:val="0"/>
      <w:marTop w:val="0"/>
      <w:marBottom w:val="0"/>
      <w:divBdr>
        <w:top w:val="none" w:sz="0" w:space="0" w:color="auto"/>
        <w:left w:val="none" w:sz="0" w:space="0" w:color="auto"/>
        <w:bottom w:val="none" w:sz="0" w:space="0" w:color="auto"/>
        <w:right w:val="none" w:sz="0" w:space="0" w:color="auto"/>
      </w:divBdr>
    </w:div>
    <w:div w:id="1180898768">
      <w:bodyDiv w:val="1"/>
      <w:marLeft w:val="0"/>
      <w:marRight w:val="0"/>
      <w:marTop w:val="0"/>
      <w:marBottom w:val="0"/>
      <w:divBdr>
        <w:top w:val="none" w:sz="0" w:space="0" w:color="auto"/>
        <w:left w:val="none" w:sz="0" w:space="0" w:color="auto"/>
        <w:bottom w:val="none" w:sz="0" w:space="0" w:color="auto"/>
        <w:right w:val="none" w:sz="0" w:space="0" w:color="auto"/>
      </w:divBdr>
    </w:div>
    <w:div w:id="1183546560">
      <w:bodyDiv w:val="1"/>
      <w:marLeft w:val="0"/>
      <w:marRight w:val="0"/>
      <w:marTop w:val="0"/>
      <w:marBottom w:val="0"/>
      <w:divBdr>
        <w:top w:val="none" w:sz="0" w:space="0" w:color="auto"/>
        <w:left w:val="none" w:sz="0" w:space="0" w:color="auto"/>
        <w:bottom w:val="none" w:sz="0" w:space="0" w:color="auto"/>
        <w:right w:val="none" w:sz="0" w:space="0" w:color="auto"/>
      </w:divBdr>
    </w:div>
    <w:div w:id="1184709546">
      <w:bodyDiv w:val="1"/>
      <w:marLeft w:val="0"/>
      <w:marRight w:val="0"/>
      <w:marTop w:val="0"/>
      <w:marBottom w:val="0"/>
      <w:divBdr>
        <w:top w:val="none" w:sz="0" w:space="0" w:color="auto"/>
        <w:left w:val="none" w:sz="0" w:space="0" w:color="auto"/>
        <w:bottom w:val="none" w:sz="0" w:space="0" w:color="auto"/>
        <w:right w:val="none" w:sz="0" w:space="0" w:color="auto"/>
      </w:divBdr>
    </w:div>
    <w:div w:id="1185291516">
      <w:bodyDiv w:val="1"/>
      <w:marLeft w:val="0"/>
      <w:marRight w:val="0"/>
      <w:marTop w:val="0"/>
      <w:marBottom w:val="0"/>
      <w:divBdr>
        <w:top w:val="none" w:sz="0" w:space="0" w:color="auto"/>
        <w:left w:val="none" w:sz="0" w:space="0" w:color="auto"/>
        <w:bottom w:val="none" w:sz="0" w:space="0" w:color="auto"/>
        <w:right w:val="none" w:sz="0" w:space="0" w:color="auto"/>
      </w:divBdr>
    </w:div>
    <w:div w:id="1186791670">
      <w:bodyDiv w:val="1"/>
      <w:marLeft w:val="0"/>
      <w:marRight w:val="0"/>
      <w:marTop w:val="0"/>
      <w:marBottom w:val="0"/>
      <w:divBdr>
        <w:top w:val="none" w:sz="0" w:space="0" w:color="auto"/>
        <w:left w:val="none" w:sz="0" w:space="0" w:color="auto"/>
        <w:bottom w:val="none" w:sz="0" w:space="0" w:color="auto"/>
        <w:right w:val="none" w:sz="0" w:space="0" w:color="auto"/>
      </w:divBdr>
    </w:div>
    <w:div w:id="1188907311">
      <w:bodyDiv w:val="1"/>
      <w:marLeft w:val="0"/>
      <w:marRight w:val="0"/>
      <w:marTop w:val="0"/>
      <w:marBottom w:val="0"/>
      <w:divBdr>
        <w:top w:val="none" w:sz="0" w:space="0" w:color="auto"/>
        <w:left w:val="none" w:sz="0" w:space="0" w:color="auto"/>
        <w:bottom w:val="none" w:sz="0" w:space="0" w:color="auto"/>
        <w:right w:val="none" w:sz="0" w:space="0" w:color="auto"/>
      </w:divBdr>
    </w:div>
    <w:div w:id="1191185709">
      <w:bodyDiv w:val="1"/>
      <w:marLeft w:val="0"/>
      <w:marRight w:val="0"/>
      <w:marTop w:val="0"/>
      <w:marBottom w:val="0"/>
      <w:divBdr>
        <w:top w:val="none" w:sz="0" w:space="0" w:color="auto"/>
        <w:left w:val="none" w:sz="0" w:space="0" w:color="auto"/>
        <w:bottom w:val="none" w:sz="0" w:space="0" w:color="auto"/>
        <w:right w:val="none" w:sz="0" w:space="0" w:color="auto"/>
      </w:divBdr>
    </w:div>
    <w:div w:id="1191454617">
      <w:bodyDiv w:val="1"/>
      <w:marLeft w:val="0"/>
      <w:marRight w:val="0"/>
      <w:marTop w:val="0"/>
      <w:marBottom w:val="0"/>
      <w:divBdr>
        <w:top w:val="none" w:sz="0" w:space="0" w:color="auto"/>
        <w:left w:val="none" w:sz="0" w:space="0" w:color="auto"/>
        <w:bottom w:val="none" w:sz="0" w:space="0" w:color="auto"/>
        <w:right w:val="none" w:sz="0" w:space="0" w:color="auto"/>
      </w:divBdr>
    </w:div>
    <w:div w:id="1191803370">
      <w:bodyDiv w:val="1"/>
      <w:marLeft w:val="0"/>
      <w:marRight w:val="0"/>
      <w:marTop w:val="0"/>
      <w:marBottom w:val="0"/>
      <w:divBdr>
        <w:top w:val="none" w:sz="0" w:space="0" w:color="auto"/>
        <w:left w:val="none" w:sz="0" w:space="0" w:color="auto"/>
        <w:bottom w:val="none" w:sz="0" w:space="0" w:color="auto"/>
        <w:right w:val="none" w:sz="0" w:space="0" w:color="auto"/>
      </w:divBdr>
    </w:div>
    <w:div w:id="1193302403">
      <w:bodyDiv w:val="1"/>
      <w:marLeft w:val="0"/>
      <w:marRight w:val="0"/>
      <w:marTop w:val="0"/>
      <w:marBottom w:val="0"/>
      <w:divBdr>
        <w:top w:val="none" w:sz="0" w:space="0" w:color="auto"/>
        <w:left w:val="none" w:sz="0" w:space="0" w:color="auto"/>
        <w:bottom w:val="none" w:sz="0" w:space="0" w:color="auto"/>
        <w:right w:val="none" w:sz="0" w:space="0" w:color="auto"/>
      </w:divBdr>
    </w:div>
    <w:div w:id="1194147885">
      <w:bodyDiv w:val="1"/>
      <w:marLeft w:val="0"/>
      <w:marRight w:val="0"/>
      <w:marTop w:val="0"/>
      <w:marBottom w:val="0"/>
      <w:divBdr>
        <w:top w:val="none" w:sz="0" w:space="0" w:color="auto"/>
        <w:left w:val="none" w:sz="0" w:space="0" w:color="auto"/>
        <w:bottom w:val="none" w:sz="0" w:space="0" w:color="auto"/>
        <w:right w:val="none" w:sz="0" w:space="0" w:color="auto"/>
      </w:divBdr>
    </w:div>
    <w:div w:id="1195581607">
      <w:bodyDiv w:val="1"/>
      <w:marLeft w:val="0"/>
      <w:marRight w:val="0"/>
      <w:marTop w:val="0"/>
      <w:marBottom w:val="0"/>
      <w:divBdr>
        <w:top w:val="none" w:sz="0" w:space="0" w:color="auto"/>
        <w:left w:val="none" w:sz="0" w:space="0" w:color="auto"/>
        <w:bottom w:val="none" w:sz="0" w:space="0" w:color="auto"/>
        <w:right w:val="none" w:sz="0" w:space="0" w:color="auto"/>
      </w:divBdr>
    </w:div>
    <w:div w:id="1196235333">
      <w:bodyDiv w:val="1"/>
      <w:marLeft w:val="0"/>
      <w:marRight w:val="0"/>
      <w:marTop w:val="0"/>
      <w:marBottom w:val="0"/>
      <w:divBdr>
        <w:top w:val="none" w:sz="0" w:space="0" w:color="auto"/>
        <w:left w:val="none" w:sz="0" w:space="0" w:color="auto"/>
        <w:bottom w:val="none" w:sz="0" w:space="0" w:color="auto"/>
        <w:right w:val="none" w:sz="0" w:space="0" w:color="auto"/>
      </w:divBdr>
    </w:div>
    <w:div w:id="1198272530">
      <w:bodyDiv w:val="1"/>
      <w:marLeft w:val="0"/>
      <w:marRight w:val="0"/>
      <w:marTop w:val="0"/>
      <w:marBottom w:val="0"/>
      <w:divBdr>
        <w:top w:val="none" w:sz="0" w:space="0" w:color="auto"/>
        <w:left w:val="none" w:sz="0" w:space="0" w:color="auto"/>
        <w:bottom w:val="none" w:sz="0" w:space="0" w:color="auto"/>
        <w:right w:val="none" w:sz="0" w:space="0" w:color="auto"/>
      </w:divBdr>
    </w:div>
    <w:div w:id="1198544771">
      <w:bodyDiv w:val="1"/>
      <w:marLeft w:val="0"/>
      <w:marRight w:val="0"/>
      <w:marTop w:val="0"/>
      <w:marBottom w:val="0"/>
      <w:divBdr>
        <w:top w:val="none" w:sz="0" w:space="0" w:color="auto"/>
        <w:left w:val="none" w:sz="0" w:space="0" w:color="auto"/>
        <w:bottom w:val="none" w:sz="0" w:space="0" w:color="auto"/>
        <w:right w:val="none" w:sz="0" w:space="0" w:color="auto"/>
      </w:divBdr>
    </w:div>
    <w:div w:id="1202326114">
      <w:bodyDiv w:val="1"/>
      <w:marLeft w:val="0"/>
      <w:marRight w:val="0"/>
      <w:marTop w:val="0"/>
      <w:marBottom w:val="0"/>
      <w:divBdr>
        <w:top w:val="none" w:sz="0" w:space="0" w:color="auto"/>
        <w:left w:val="none" w:sz="0" w:space="0" w:color="auto"/>
        <w:bottom w:val="none" w:sz="0" w:space="0" w:color="auto"/>
        <w:right w:val="none" w:sz="0" w:space="0" w:color="auto"/>
      </w:divBdr>
    </w:div>
    <w:div w:id="1202398722">
      <w:bodyDiv w:val="1"/>
      <w:marLeft w:val="0"/>
      <w:marRight w:val="0"/>
      <w:marTop w:val="0"/>
      <w:marBottom w:val="0"/>
      <w:divBdr>
        <w:top w:val="none" w:sz="0" w:space="0" w:color="auto"/>
        <w:left w:val="none" w:sz="0" w:space="0" w:color="auto"/>
        <w:bottom w:val="none" w:sz="0" w:space="0" w:color="auto"/>
        <w:right w:val="none" w:sz="0" w:space="0" w:color="auto"/>
      </w:divBdr>
    </w:div>
    <w:div w:id="1203716147">
      <w:bodyDiv w:val="1"/>
      <w:marLeft w:val="0"/>
      <w:marRight w:val="0"/>
      <w:marTop w:val="0"/>
      <w:marBottom w:val="0"/>
      <w:divBdr>
        <w:top w:val="none" w:sz="0" w:space="0" w:color="auto"/>
        <w:left w:val="none" w:sz="0" w:space="0" w:color="auto"/>
        <w:bottom w:val="none" w:sz="0" w:space="0" w:color="auto"/>
        <w:right w:val="none" w:sz="0" w:space="0" w:color="auto"/>
      </w:divBdr>
    </w:div>
    <w:div w:id="1204292498">
      <w:bodyDiv w:val="1"/>
      <w:marLeft w:val="0"/>
      <w:marRight w:val="0"/>
      <w:marTop w:val="0"/>
      <w:marBottom w:val="0"/>
      <w:divBdr>
        <w:top w:val="none" w:sz="0" w:space="0" w:color="auto"/>
        <w:left w:val="none" w:sz="0" w:space="0" w:color="auto"/>
        <w:bottom w:val="none" w:sz="0" w:space="0" w:color="auto"/>
        <w:right w:val="none" w:sz="0" w:space="0" w:color="auto"/>
      </w:divBdr>
    </w:div>
    <w:div w:id="1204710414">
      <w:bodyDiv w:val="1"/>
      <w:marLeft w:val="0"/>
      <w:marRight w:val="0"/>
      <w:marTop w:val="0"/>
      <w:marBottom w:val="0"/>
      <w:divBdr>
        <w:top w:val="none" w:sz="0" w:space="0" w:color="auto"/>
        <w:left w:val="none" w:sz="0" w:space="0" w:color="auto"/>
        <w:bottom w:val="none" w:sz="0" w:space="0" w:color="auto"/>
        <w:right w:val="none" w:sz="0" w:space="0" w:color="auto"/>
      </w:divBdr>
    </w:div>
    <w:div w:id="1205678852">
      <w:bodyDiv w:val="1"/>
      <w:marLeft w:val="0"/>
      <w:marRight w:val="0"/>
      <w:marTop w:val="0"/>
      <w:marBottom w:val="0"/>
      <w:divBdr>
        <w:top w:val="none" w:sz="0" w:space="0" w:color="auto"/>
        <w:left w:val="none" w:sz="0" w:space="0" w:color="auto"/>
        <w:bottom w:val="none" w:sz="0" w:space="0" w:color="auto"/>
        <w:right w:val="none" w:sz="0" w:space="0" w:color="auto"/>
      </w:divBdr>
    </w:div>
    <w:div w:id="1205866130">
      <w:bodyDiv w:val="1"/>
      <w:marLeft w:val="0"/>
      <w:marRight w:val="0"/>
      <w:marTop w:val="0"/>
      <w:marBottom w:val="0"/>
      <w:divBdr>
        <w:top w:val="none" w:sz="0" w:space="0" w:color="auto"/>
        <w:left w:val="none" w:sz="0" w:space="0" w:color="auto"/>
        <w:bottom w:val="none" w:sz="0" w:space="0" w:color="auto"/>
        <w:right w:val="none" w:sz="0" w:space="0" w:color="auto"/>
      </w:divBdr>
    </w:div>
    <w:div w:id="1207370945">
      <w:bodyDiv w:val="1"/>
      <w:marLeft w:val="0"/>
      <w:marRight w:val="0"/>
      <w:marTop w:val="0"/>
      <w:marBottom w:val="0"/>
      <w:divBdr>
        <w:top w:val="none" w:sz="0" w:space="0" w:color="auto"/>
        <w:left w:val="none" w:sz="0" w:space="0" w:color="auto"/>
        <w:bottom w:val="none" w:sz="0" w:space="0" w:color="auto"/>
        <w:right w:val="none" w:sz="0" w:space="0" w:color="auto"/>
      </w:divBdr>
    </w:div>
    <w:div w:id="1207374319">
      <w:bodyDiv w:val="1"/>
      <w:marLeft w:val="0"/>
      <w:marRight w:val="0"/>
      <w:marTop w:val="0"/>
      <w:marBottom w:val="0"/>
      <w:divBdr>
        <w:top w:val="none" w:sz="0" w:space="0" w:color="auto"/>
        <w:left w:val="none" w:sz="0" w:space="0" w:color="auto"/>
        <w:bottom w:val="none" w:sz="0" w:space="0" w:color="auto"/>
        <w:right w:val="none" w:sz="0" w:space="0" w:color="auto"/>
      </w:divBdr>
    </w:div>
    <w:div w:id="1208295875">
      <w:bodyDiv w:val="1"/>
      <w:marLeft w:val="0"/>
      <w:marRight w:val="0"/>
      <w:marTop w:val="0"/>
      <w:marBottom w:val="0"/>
      <w:divBdr>
        <w:top w:val="none" w:sz="0" w:space="0" w:color="auto"/>
        <w:left w:val="none" w:sz="0" w:space="0" w:color="auto"/>
        <w:bottom w:val="none" w:sz="0" w:space="0" w:color="auto"/>
        <w:right w:val="none" w:sz="0" w:space="0" w:color="auto"/>
      </w:divBdr>
    </w:div>
    <w:div w:id="1209491389">
      <w:bodyDiv w:val="1"/>
      <w:marLeft w:val="0"/>
      <w:marRight w:val="0"/>
      <w:marTop w:val="0"/>
      <w:marBottom w:val="0"/>
      <w:divBdr>
        <w:top w:val="none" w:sz="0" w:space="0" w:color="auto"/>
        <w:left w:val="none" w:sz="0" w:space="0" w:color="auto"/>
        <w:bottom w:val="none" w:sz="0" w:space="0" w:color="auto"/>
        <w:right w:val="none" w:sz="0" w:space="0" w:color="auto"/>
      </w:divBdr>
    </w:div>
    <w:div w:id="1210067488">
      <w:bodyDiv w:val="1"/>
      <w:marLeft w:val="0"/>
      <w:marRight w:val="0"/>
      <w:marTop w:val="0"/>
      <w:marBottom w:val="0"/>
      <w:divBdr>
        <w:top w:val="none" w:sz="0" w:space="0" w:color="auto"/>
        <w:left w:val="none" w:sz="0" w:space="0" w:color="auto"/>
        <w:bottom w:val="none" w:sz="0" w:space="0" w:color="auto"/>
        <w:right w:val="none" w:sz="0" w:space="0" w:color="auto"/>
      </w:divBdr>
    </w:div>
    <w:div w:id="1210142473">
      <w:bodyDiv w:val="1"/>
      <w:marLeft w:val="0"/>
      <w:marRight w:val="0"/>
      <w:marTop w:val="0"/>
      <w:marBottom w:val="0"/>
      <w:divBdr>
        <w:top w:val="none" w:sz="0" w:space="0" w:color="auto"/>
        <w:left w:val="none" w:sz="0" w:space="0" w:color="auto"/>
        <w:bottom w:val="none" w:sz="0" w:space="0" w:color="auto"/>
        <w:right w:val="none" w:sz="0" w:space="0" w:color="auto"/>
      </w:divBdr>
    </w:div>
    <w:div w:id="1211769432">
      <w:bodyDiv w:val="1"/>
      <w:marLeft w:val="0"/>
      <w:marRight w:val="0"/>
      <w:marTop w:val="0"/>
      <w:marBottom w:val="0"/>
      <w:divBdr>
        <w:top w:val="none" w:sz="0" w:space="0" w:color="auto"/>
        <w:left w:val="none" w:sz="0" w:space="0" w:color="auto"/>
        <w:bottom w:val="none" w:sz="0" w:space="0" w:color="auto"/>
        <w:right w:val="none" w:sz="0" w:space="0" w:color="auto"/>
      </w:divBdr>
    </w:div>
    <w:div w:id="1211918993">
      <w:bodyDiv w:val="1"/>
      <w:marLeft w:val="0"/>
      <w:marRight w:val="0"/>
      <w:marTop w:val="0"/>
      <w:marBottom w:val="0"/>
      <w:divBdr>
        <w:top w:val="none" w:sz="0" w:space="0" w:color="auto"/>
        <w:left w:val="none" w:sz="0" w:space="0" w:color="auto"/>
        <w:bottom w:val="none" w:sz="0" w:space="0" w:color="auto"/>
        <w:right w:val="none" w:sz="0" w:space="0" w:color="auto"/>
      </w:divBdr>
    </w:div>
    <w:div w:id="1213082759">
      <w:bodyDiv w:val="1"/>
      <w:marLeft w:val="0"/>
      <w:marRight w:val="0"/>
      <w:marTop w:val="0"/>
      <w:marBottom w:val="0"/>
      <w:divBdr>
        <w:top w:val="none" w:sz="0" w:space="0" w:color="auto"/>
        <w:left w:val="none" w:sz="0" w:space="0" w:color="auto"/>
        <w:bottom w:val="none" w:sz="0" w:space="0" w:color="auto"/>
        <w:right w:val="none" w:sz="0" w:space="0" w:color="auto"/>
      </w:divBdr>
    </w:div>
    <w:div w:id="1213083436">
      <w:bodyDiv w:val="1"/>
      <w:marLeft w:val="0"/>
      <w:marRight w:val="0"/>
      <w:marTop w:val="0"/>
      <w:marBottom w:val="0"/>
      <w:divBdr>
        <w:top w:val="none" w:sz="0" w:space="0" w:color="auto"/>
        <w:left w:val="none" w:sz="0" w:space="0" w:color="auto"/>
        <w:bottom w:val="none" w:sz="0" w:space="0" w:color="auto"/>
        <w:right w:val="none" w:sz="0" w:space="0" w:color="auto"/>
      </w:divBdr>
    </w:div>
    <w:div w:id="1213230584">
      <w:bodyDiv w:val="1"/>
      <w:marLeft w:val="0"/>
      <w:marRight w:val="0"/>
      <w:marTop w:val="0"/>
      <w:marBottom w:val="0"/>
      <w:divBdr>
        <w:top w:val="none" w:sz="0" w:space="0" w:color="auto"/>
        <w:left w:val="none" w:sz="0" w:space="0" w:color="auto"/>
        <w:bottom w:val="none" w:sz="0" w:space="0" w:color="auto"/>
        <w:right w:val="none" w:sz="0" w:space="0" w:color="auto"/>
      </w:divBdr>
    </w:div>
    <w:div w:id="1216964327">
      <w:bodyDiv w:val="1"/>
      <w:marLeft w:val="0"/>
      <w:marRight w:val="0"/>
      <w:marTop w:val="0"/>
      <w:marBottom w:val="0"/>
      <w:divBdr>
        <w:top w:val="none" w:sz="0" w:space="0" w:color="auto"/>
        <w:left w:val="none" w:sz="0" w:space="0" w:color="auto"/>
        <w:bottom w:val="none" w:sz="0" w:space="0" w:color="auto"/>
        <w:right w:val="none" w:sz="0" w:space="0" w:color="auto"/>
      </w:divBdr>
    </w:div>
    <w:div w:id="1218592337">
      <w:bodyDiv w:val="1"/>
      <w:marLeft w:val="0"/>
      <w:marRight w:val="0"/>
      <w:marTop w:val="0"/>
      <w:marBottom w:val="0"/>
      <w:divBdr>
        <w:top w:val="none" w:sz="0" w:space="0" w:color="auto"/>
        <w:left w:val="none" w:sz="0" w:space="0" w:color="auto"/>
        <w:bottom w:val="none" w:sz="0" w:space="0" w:color="auto"/>
        <w:right w:val="none" w:sz="0" w:space="0" w:color="auto"/>
      </w:divBdr>
    </w:div>
    <w:div w:id="1220165102">
      <w:bodyDiv w:val="1"/>
      <w:marLeft w:val="0"/>
      <w:marRight w:val="0"/>
      <w:marTop w:val="0"/>
      <w:marBottom w:val="0"/>
      <w:divBdr>
        <w:top w:val="none" w:sz="0" w:space="0" w:color="auto"/>
        <w:left w:val="none" w:sz="0" w:space="0" w:color="auto"/>
        <w:bottom w:val="none" w:sz="0" w:space="0" w:color="auto"/>
        <w:right w:val="none" w:sz="0" w:space="0" w:color="auto"/>
      </w:divBdr>
    </w:div>
    <w:div w:id="1220900371">
      <w:bodyDiv w:val="1"/>
      <w:marLeft w:val="0"/>
      <w:marRight w:val="0"/>
      <w:marTop w:val="0"/>
      <w:marBottom w:val="0"/>
      <w:divBdr>
        <w:top w:val="none" w:sz="0" w:space="0" w:color="auto"/>
        <w:left w:val="none" w:sz="0" w:space="0" w:color="auto"/>
        <w:bottom w:val="none" w:sz="0" w:space="0" w:color="auto"/>
        <w:right w:val="none" w:sz="0" w:space="0" w:color="auto"/>
      </w:divBdr>
    </w:div>
    <w:div w:id="1221483445">
      <w:bodyDiv w:val="1"/>
      <w:marLeft w:val="0"/>
      <w:marRight w:val="0"/>
      <w:marTop w:val="0"/>
      <w:marBottom w:val="0"/>
      <w:divBdr>
        <w:top w:val="none" w:sz="0" w:space="0" w:color="auto"/>
        <w:left w:val="none" w:sz="0" w:space="0" w:color="auto"/>
        <w:bottom w:val="none" w:sz="0" w:space="0" w:color="auto"/>
        <w:right w:val="none" w:sz="0" w:space="0" w:color="auto"/>
      </w:divBdr>
    </w:div>
    <w:div w:id="1225217231">
      <w:bodyDiv w:val="1"/>
      <w:marLeft w:val="0"/>
      <w:marRight w:val="0"/>
      <w:marTop w:val="0"/>
      <w:marBottom w:val="0"/>
      <w:divBdr>
        <w:top w:val="none" w:sz="0" w:space="0" w:color="auto"/>
        <w:left w:val="none" w:sz="0" w:space="0" w:color="auto"/>
        <w:bottom w:val="none" w:sz="0" w:space="0" w:color="auto"/>
        <w:right w:val="none" w:sz="0" w:space="0" w:color="auto"/>
      </w:divBdr>
    </w:div>
    <w:div w:id="1225407083">
      <w:bodyDiv w:val="1"/>
      <w:marLeft w:val="0"/>
      <w:marRight w:val="0"/>
      <w:marTop w:val="0"/>
      <w:marBottom w:val="0"/>
      <w:divBdr>
        <w:top w:val="none" w:sz="0" w:space="0" w:color="auto"/>
        <w:left w:val="none" w:sz="0" w:space="0" w:color="auto"/>
        <w:bottom w:val="none" w:sz="0" w:space="0" w:color="auto"/>
        <w:right w:val="none" w:sz="0" w:space="0" w:color="auto"/>
      </w:divBdr>
    </w:div>
    <w:div w:id="1225608407">
      <w:bodyDiv w:val="1"/>
      <w:marLeft w:val="0"/>
      <w:marRight w:val="0"/>
      <w:marTop w:val="0"/>
      <w:marBottom w:val="0"/>
      <w:divBdr>
        <w:top w:val="none" w:sz="0" w:space="0" w:color="auto"/>
        <w:left w:val="none" w:sz="0" w:space="0" w:color="auto"/>
        <w:bottom w:val="none" w:sz="0" w:space="0" w:color="auto"/>
        <w:right w:val="none" w:sz="0" w:space="0" w:color="auto"/>
      </w:divBdr>
    </w:div>
    <w:div w:id="1225751487">
      <w:bodyDiv w:val="1"/>
      <w:marLeft w:val="0"/>
      <w:marRight w:val="0"/>
      <w:marTop w:val="0"/>
      <w:marBottom w:val="0"/>
      <w:divBdr>
        <w:top w:val="none" w:sz="0" w:space="0" w:color="auto"/>
        <w:left w:val="none" w:sz="0" w:space="0" w:color="auto"/>
        <w:bottom w:val="none" w:sz="0" w:space="0" w:color="auto"/>
        <w:right w:val="none" w:sz="0" w:space="0" w:color="auto"/>
      </w:divBdr>
    </w:div>
    <w:div w:id="1227380869">
      <w:bodyDiv w:val="1"/>
      <w:marLeft w:val="0"/>
      <w:marRight w:val="0"/>
      <w:marTop w:val="0"/>
      <w:marBottom w:val="0"/>
      <w:divBdr>
        <w:top w:val="none" w:sz="0" w:space="0" w:color="auto"/>
        <w:left w:val="none" w:sz="0" w:space="0" w:color="auto"/>
        <w:bottom w:val="none" w:sz="0" w:space="0" w:color="auto"/>
        <w:right w:val="none" w:sz="0" w:space="0" w:color="auto"/>
      </w:divBdr>
    </w:div>
    <w:div w:id="1229263887">
      <w:bodyDiv w:val="1"/>
      <w:marLeft w:val="0"/>
      <w:marRight w:val="0"/>
      <w:marTop w:val="0"/>
      <w:marBottom w:val="0"/>
      <w:divBdr>
        <w:top w:val="none" w:sz="0" w:space="0" w:color="auto"/>
        <w:left w:val="none" w:sz="0" w:space="0" w:color="auto"/>
        <w:bottom w:val="none" w:sz="0" w:space="0" w:color="auto"/>
        <w:right w:val="none" w:sz="0" w:space="0" w:color="auto"/>
      </w:divBdr>
    </w:div>
    <w:div w:id="1230652033">
      <w:bodyDiv w:val="1"/>
      <w:marLeft w:val="0"/>
      <w:marRight w:val="0"/>
      <w:marTop w:val="0"/>
      <w:marBottom w:val="0"/>
      <w:divBdr>
        <w:top w:val="none" w:sz="0" w:space="0" w:color="auto"/>
        <w:left w:val="none" w:sz="0" w:space="0" w:color="auto"/>
        <w:bottom w:val="none" w:sz="0" w:space="0" w:color="auto"/>
        <w:right w:val="none" w:sz="0" w:space="0" w:color="auto"/>
      </w:divBdr>
    </w:div>
    <w:div w:id="1231312463">
      <w:bodyDiv w:val="1"/>
      <w:marLeft w:val="0"/>
      <w:marRight w:val="0"/>
      <w:marTop w:val="0"/>
      <w:marBottom w:val="0"/>
      <w:divBdr>
        <w:top w:val="none" w:sz="0" w:space="0" w:color="auto"/>
        <w:left w:val="none" w:sz="0" w:space="0" w:color="auto"/>
        <w:bottom w:val="none" w:sz="0" w:space="0" w:color="auto"/>
        <w:right w:val="none" w:sz="0" w:space="0" w:color="auto"/>
      </w:divBdr>
    </w:div>
    <w:div w:id="1232353174">
      <w:bodyDiv w:val="1"/>
      <w:marLeft w:val="0"/>
      <w:marRight w:val="0"/>
      <w:marTop w:val="0"/>
      <w:marBottom w:val="0"/>
      <w:divBdr>
        <w:top w:val="none" w:sz="0" w:space="0" w:color="auto"/>
        <w:left w:val="none" w:sz="0" w:space="0" w:color="auto"/>
        <w:bottom w:val="none" w:sz="0" w:space="0" w:color="auto"/>
        <w:right w:val="none" w:sz="0" w:space="0" w:color="auto"/>
      </w:divBdr>
    </w:div>
    <w:div w:id="1236358724">
      <w:bodyDiv w:val="1"/>
      <w:marLeft w:val="0"/>
      <w:marRight w:val="0"/>
      <w:marTop w:val="0"/>
      <w:marBottom w:val="0"/>
      <w:divBdr>
        <w:top w:val="none" w:sz="0" w:space="0" w:color="auto"/>
        <w:left w:val="none" w:sz="0" w:space="0" w:color="auto"/>
        <w:bottom w:val="none" w:sz="0" w:space="0" w:color="auto"/>
        <w:right w:val="none" w:sz="0" w:space="0" w:color="auto"/>
      </w:divBdr>
    </w:div>
    <w:div w:id="1239632484">
      <w:bodyDiv w:val="1"/>
      <w:marLeft w:val="0"/>
      <w:marRight w:val="0"/>
      <w:marTop w:val="0"/>
      <w:marBottom w:val="0"/>
      <w:divBdr>
        <w:top w:val="none" w:sz="0" w:space="0" w:color="auto"/>
        <w:left w:val="none" w:sz="0" w:space="0" w:color="auto"/>
        <w:bottom w:val="none" w:sz="0" w:space="0" w:color="auto"/>
        <w:right w:val="none" w:sz="0" w:space="0" w:color="auto"/>
      </w:divBdr>
    </w:div>
    <w:div w:id="1240946850">
      <w:bodyDiv w:val="1"/>
      <w:marLeft w:val="0"/>
      <w:marRight w:val="0"/>
      <w:marTop w:val="0"/>
      <w:marBottom w:val="0"/>
      <w:divBdr>
        <w:top w:val="none" w:sz="0" w:space="0" w:color="auto"/>
        <w:left w:val="none" w:sz="0" w:space="0" w:color="auto"/>
        <w:bottom w:val="none" w:sz="0" w:space="0" w:color="auto"/>
        <w:right w:val="none" w:sz="0" w:space="0" w:color="auto"/>
      </w:divBdr>
    </w:div>
    <w:div w:id="1241524223">
      <w:bodyDiv w:val="1"/>
      <w:marLeft w:val="0"/>
      <w:marRight w:val="0"/>
      <w:marTop w:val="0"/>
      <w:marBottom w:val="0"/>
      <w:divBdr>
        <w:top w:val="none" w:sz="0" w:space="0" w:color="auto"/>
        <w:left w:val="none" w:sz="0" w:space="0" w:color="auto"/>
        <w:bottom w:val="none" w:sz="0" w:space="0" w:color="auto"/>
        <w:right w:val="none" w:sz="0" w:space="0" w:color="auto"/>
      </w:divBdr>
    </w:div>
    <w:div w:id="1242833266">
      <w:bodyDiv w:val="1"/>
      <w:marLeft w:val="0"/>
      <w:marRight w:val="0"/>
      <w:marTop w:val="0"/>
      <w:marBottom w:val="0"/>
      <w:divBdr>
        <w:top w:val="none" w:sz="0" w:space="0" w:color="auto"/>
        <w:left w:val="none" w:sz="0" w:space="0" w:color="auto"/>
        <w:bottom w:val="none" w:sz="0" w:space="0" w:color="auto"/>
        <w:right w:val="none" w:sz="0" w:space="0" w:color="auto"/>
      </w:divBdr>
    </w:div>
    <w:div w:id="1243105318">
      <w:bodyDiv w:val="1"/>
      <w:marLeft w:val="0"/>
      <w:marRight w:val="0"/>
      <w:marTop w:val="0"/>
      <w:marBottom w:val="0"/>
      <w:divBdr>
        <w:top w:val="none" w:sz="0" w:space="0" w:color="auto"/>
        <w:left w:val="none" w:sz="0" w:space="0" w:color="auto"/>
        <w:bottom w:val="none" w:sz="0" w:space="0" w:color="auto"/>
        <w:right w:val="none" w:sz="0" w:space="0" w:color="auto"/>
      </w:divBdr>
    </w:div>
    <w:div w:id="1244336152">
      <w:bodyDiv w:val="1"/>
      <w:marLeft w:val="0"/>
      <w:marRight w:val="0"/>
      <w:marTop w:val="0"/>
      <w:marBottom w:val="0"/>
      <w:divBdr>
        <w:top w:val="none" w:sz="0" w:space="0" w:color="auto"/>
        <w:left w:val="none" w:sz="0" w:space="0" w:color="auto"/>
        <w:bottom w:val="none" w:sz="0" w:space="0" w:color="auto"/>
        <w:right w:val="none" w:sz="0" w:space="0" w:color="auto"/>
      </w:divBdr>
    </w:div>
    <w:div w:id="1245214894">
      <w:bodyDiv w:val="1"/>
      <w:marLeft w:val="0"/>
      <w:marRight w:val="0"/>
      <w:marTop w:val="0"/>
      <w:marBottom w:val="0"/>
      <w:divBdr>
        <w:top w:val="none" w:sz="0" w:space="0" w:color="auto"/>
        <w:left w:val="none" w:sz="0" w:space="0" w:color="auto"/>
        <w:bottom w:val="none" w:sz="0" w:space="0" w:color="auto"/>
        <w:right w:val="none" w:sz="0" w:space="0" w:color="auto"/>
      </w:divBdr>
    </w:div>
    <w:div w:id="1245989089">
      <w:bodyDiv w:val="1"/>
      <w:marLeft w:val="0"/>
      <w:marRight w:val="0"/>
      <w:marTop w:val="0"/>
      <w:marBottom w:val="0"/>
      <w:divBdr>
        <w:top w:val="none" w:sz="0" w:space="0" w:color="auto"/>
        <w:left w:val="none" w:sz="0" w:space="0" w:color="auto"/>
        <w:bottom w:val="none" w:sz="0" w:space="0" w:color="auto"/>
        <w:right w:val="none" w:sz="0" w:space="0" w:color="auto"/>
      </w:divBdr>
    </w:div>
    <w:div w:id="1246498347">
      <w:bodyDiv w:val="1"/>
      <w:marLeft w:val="0"/>
      <w:marRight w:val="0"/>
      <w:marTop w:val="0"/>
      <w:marBottom w:val="0"/>
      <w:divBdr>
        <w:top w:val="none" w:sz="0" w:space="0" w:color="auto"/>
        <w:left w:val="none" w:sz="0" w:space="0" w:color="auto"/>
        <w:bottom w:val="none" w:sz="0" w:space="0" w:color="auto"/>
        <w:right w:val="none" w:sz="0" w:space="0" w:color="auto"/>
      </w:divBdr>
    </w:div>
    <w:div w:id="1247570117">
      <w:bodyDiv w:val="1"/>
      <w:marLeft w:val="0"/>
      <w:marRight w:val="0"/>
      <w:marTop w:val="0"/>
      <w:marBottom w:val="0"/>
      <w:divBdr>
        <w:top w:val="none" w:sz="0" w:space="0" w:color="auto"/>
        <w:left w:val="none" w:sz="0" w:space="0" w:color="auto"/>
        <w:bottom w:val="none" w:sz="0" w:space="0" w:color="auto"/>
        <w:right w:val="none" w:sz="0" w:space="0" w:color="auto"/>
      </w:divBdr>
    </w:div>
    <w:div w:id="1248421193">
      <w:bodyDiv w:val="1"/>
      <w:marLeft w:val="0"/>
      <w:marRight w:val="0"/>
      <w:marTop w:val="0"/>
      <w:marBottom w:val="0"/>
      <w:divBdr>
        <w:top w:val="none" w:sz="0" w:space="0" w:color="auto"/>
        <w:left w:val="none" w:sz="0" w:space="0" w:color="auto"/>
        <w:bottom w:val="none" w:sz="0" w:space="0" w:color="auto"/>
        <w:right w:val="none" w:sz="0" w:space="0" w:color="auto"/>
      </w:divBdr>
    </w:div>
    <w:div w:id="1249772059">
      <w:bodyDiv w:val="1"/>
      <w:marLeft w:val="0"/>
      <w:marRight w:val="0"/>
      <w:marTop w:val="0"/>
      <w:marBottom w:val="0"/>
      <w:divBdr>
        <w:top w:val="none" w:sz="0" w:space="0" w:color="auto"/>
        <w:left w:val="none" w:sz="0" w:space="0" w:color="auto"/>
        <w:bottom w:val="none" w:sz="0" w:space="0" w:color="auto"/>
        <w:right w:val="none" w:sz="0" w:space="0" w:color="auto"/>
      </w:divBdr>
    </w:div>
    <w:div w:id="1249969425">
      <w:bodyDiv w:val="1"/>
      <w:marLeft w:val="0"/>
      <w:marRight w:val="0"/>
      <w:marTop w:val="0"/>
      <w:marBottom w:val="0"/>
      <w:divBdr>
        <w:top w:val="none" w:sz="0" w:space="0" w:color="auto"/>
        <w:left w:val="none" w:sz="0" w:space="0" w:color="auto"/>
        <w:bottom w:val="none" w:sz="0" w:space="0" w:color="auto"/>
        <w:right w:val="none" w:sz="0" w:space="0" w:color="auto"/>
      </w:divBdr>
    </w:div>
    <w:div w:id="1250232223">
      <w:bodyDiv w:val="1"/>
      <w:marLeft w:val="0"/>
      <w:marRight w:val="0"/>
      <w:marTop w:val="0"/>
      <w:marBottom w:val="0"/>
      <w:divBdr>
        <w:top w:val="none" w:sz="0" w:space="0" w:color="auto"/>
        <w:left w:val="none" w:sz="0" w:space="0" w:color="auto"/>
        <w:bottom w:val="none" w:sz="0" w:space="0" w:color="auto"/>
        <w:right w:val="none" w:sz="0" w:space="0" w:color="auto"/>
      </w:divBdr>
    </w:div>
    <w:div w:id="1251817413">
      <w:bodyDiv w:val="1"/>
      <w:marLeft w:val="0"/>
      <w:marRight w:val="0"/>
      <w:marTop w:val="0"/>
      <w:marBottom w:val="0"/>
      <w:divBdr>
        <w:top w:val="none" w:sz="0" w:space="0" w:color="auto"/>
        <w:left w:val="none" w:sz="0" w:space="0" w:color="auto"/>
        <w:bottom w:val="none" w:sz="0" w:space="0" w:color="auto"/>
        <w:right w:val="none" w:sz="0" w:space="0" w:color="auto"/>
      </w:divBdr>
    </w:div>
    <w:div w:id="1252469094">
      <w:bodyDiv w:val="1"/>
      <w:marLeft w:val="0"/>
      <w:marRight w:val="0"/>
      <w:marTop w:val="0"/>
      <w:marBottom w:val="0"/>
      <w:divBdr>
        <w:top w:val="none" w:sz="0" w:space="0" w:color="auto"/>
        <w:left w:val="none" w:sz="0" w:space="0" w:color="auto"/>
        <w:bottom w:val="none" w:sz="0" w:space="0" w:color="auto"/>
        <w:right w:val="none" w:sz="0" w:space="0" w:color="auto"/>
      </w:divBdr>
    </w:div>
    <w:div w:id="1252811897">
      <w:bodyDiv w:val="1"/>
      <w:marLeft w:val="0"/>
      <w:marRight w:val="0"/>
      <w:marTop w:val="0"/>
      <w:marBottom w:val="0"/>
      <w:divBdr>
        <w:top w:val="none" w:sz="0" w:space="0" w:color="auto"/>
        <w:left w:val="none" w:sz="0" w:space="0" w:color="auto"/>
        <w:bottom w:val="none" w:sz="0" w:space="0" w:color="auto"/>
        <w:right w:val="none" w:sz="0" w:space="0" w:color="auto"/>
      </w:divBdr>
    </w:div>
    <w:div w:id="1258557925">
      <w:bodyDiv w:val="1"/>
      <w:marLeft w:val="0"/>
      <w:marRight w:val="0"/>
      <w:marTop w:val="0"/>
      <w:marBottom w:val="0"/>
      <w:divBdr>
        <w:top w:val="none" w:sz="0" w:space="0" w:color="auto"/>
        <w:left w:val="none" w:sz="0" w:space="0" w:color="auto"/>
        <w:bottom w:val="none" w:sz="0" w:space="0" w:color="auto"/>
        <w:right w:val="none" w:sz="0" w:space="0" w:color="auto"/>
      </w:divBdr>
    </w:div>
    <w:div w:id="1260334480">
      <w:bodyDiv w:val="1"/>
      <w:marLeft w:val="0"/>
      <w:marRight w:val="0"/>
      <w:marTop w:val="0"/>
      <w:marBottom w:val="0"/>
      <w:divBdr>
        <w:top w:val="none" w:sz="0" w:space="0" w:color="auto"/>
        <w:left w:val="none" w:sz="0" w:space="0" w:color="auto"/>
        <w:bottom w:val="none" w:sz="0" w:space="0" w:color="auto"/>
        <w:right w:val="none" w:sz="0" w:space="0" w:color="auto"/>
      </w:divBdr>
    </w:div>
    <w:div w:id="1260674261">
      <w:bodyDiv w:val="1"/>
      <w:marLeft w:val="0"/>
      <w:marRight w:val="0"/>
      <w:marTop w:val="0"/>
      <w:marBottom w:val="0"/>
      <w:divBdr>
        <w:top w:val="none" w:sz="0" w:space="0" w:color="auto"/>
        <w:left w:val="none" w:sz="0" w:space="0" w:color="auto"/>
        <w:bottom w:val="none" w:sz="0" w:space="0" w:color="auto"/>
        <w:right w:val="none" w:sz="0" w:space="0" w:color="auto"/>
      </w:divBdr>
    </w:div>
    <w:div w:id="1261912339">
      <w:bodyDiv w:val="1"/>
      <w:marLeft w:val="0"/>
      <w:marRight w:val="0"/>
      <w:marTop w:val="0"/>
      <w:marBottom w:val="0"/>
      <w:divBdr>
        <w:top w:val="none" w:sz="0" w:space="0" w:color="auto"/>
        <w:left w:val="none" w:sz="0" w:space="0" w:color="auto"/>
        <w:bottom w:val="none" w:sz="0" w:space="0" w:color="auto"/>
        <w:right w:val="none" w:sz="0" w:space="0" w:color="auto"/>
      </w:divBdr>
    </w:div>
    <w:div w:id="1262034039">
      <w:bodyDiv w:val="1"/>
      <w:marLeft w:val="0"/>
      <w:marRight w:val="0"/>
      <w:marTop w:val="0"/>
      <w:marBottom w:val="0"/>
      <w:divBdr>
        <w:top w:val="none" w:sz="0" w:space="0" w:color="auto"/>
        <w:left w:val="none" w:sz="0" w:space="0" w:color="auto"/>
        <w:bottom w:val="none" w:sz="0" w:space="0" w:color="auto"/>
        <w:right w:val="none" w:sz="0" w:space="0" w:color="auto"/>
      </w:divBdr>
    </w:div>
    <w:div w:id="1262448263">
      <w:bodyDiv w:val="1"/>
      <w:marLeft w:val="0"/>
      <w:marRight w:val="0"/>
      <w:marTop w:val="0"/>
      <w:marBottom w:val="0"/>
      <w:divBdr>
        <w:top w:val="none" w:sz="0" w:space="0" w:color="auto"/>
        <w:left w:val="none" w:sz="0" w:space="0" w:color="auto"/>
        <w:bottom w:val="none" w:sz="0" w:space="0" w:color="auto"/>
        <w:right w:val="none" w:sz="0" w:space="0" w:color="auto"/>
      </w:divBdr>
    </w:div>
    <w:div w:id="1263805459">
      <w:bodyDiv w:val="1"/>
      <w:marLeft w:val="0"/>
      <w:marRight w:val="0"/>
      <w:marTop w:val="0"/>
      <w:marBottom w:val="0"/>
      <w:divBdr>
        <w:top w:val="none" w:sz="0" w:space="0" w:color="auto"/>
        <w:left w:val="none" w:sz="0" w:space="0" w:color="auto"/>
        <w:bottom w:val="none" w:sz="0" w:space="0" w:color="auto"/>
        <w:right w:val="none" w:sz="0" w:space="0" w:color="auto"/>
      </w:divBdr>
    </w:div>
    <w:div w:id="1265307945">
      <w:bodyDiv w:val="1"/>
      <w:marLeft w:val="0"/>
      <w:marRight w:val="0"/>
      <w:marTop w:val="0"/>
      <w:marBottom w:val="0"/>
      <w:divBdr>
        <w:top w:val="none" w:sz="0" w:space="0" w:color="auto"/>
        <w:left w:val="none" w:sz="0" w:space="0" w:color="auto"/>
        <w:bottom w:val="none" w:sz="0" w:space="0" w:color="auto"/>
        <w:right w:val="none" w:sz="0" w:space="0" w:color="auto"/>
      </w:divBdr>
    </w:div>
    <w:div w:id="1266769787">
      <w:bodyDiv w:val="1"/>
      <w:marLeft w:val="0"/>
      <w:marRight w:val="0"/>
      <w:marTop w:val="0"/>
      <w:marBottom w:val="0"/>
      <w:divBdr>
        <w:top w:val="none" w:sz="0" w:space="0" w:color="auto"/>
        <w:left w:val="none" w:sz="0" w:space="0" w:color="auto"/>
        <w:bottom w:val="none" w:sz="0" w:space="0" w:color="auto"/>
        <w:right w:val="none" w:sz="0" w:space="0" w:color="auto"/>
      </w:divBdr>
    </w:div>
    <w:div w:id="1267537598">
      <w:bodyDiv w:val="1"/>
      <w:marLeft w:val="0"/>
      <w:marRight w:val="0"/>
      <w:marTop w:val="0"/>
      <w:marBottom w:val="0"/>
      <w:divBdr>
        <w:top w:val="none" w:sz="0" w:space="0" w:color="auto"/>
        <w:left w:val="none" w:sz="0" w:space="0" w:color="auto"/>
        <w:bottom w:val="none" w:sz="0" w:space="0" w:color="auto"/>
        <w:right w:val="none" w:sz="0" w:space="0" w:color="auto"/>
      </w:divBdr>
    </w:div>
    <w:div w:id="1268804664">
      <w:bodyDiv w:val="1"/>
      <w:marLeft w:val="0"/>
      <w:marRight w:val="0"/>
      <w:marTop w:val="0"/>
      <w:marBottom w:val="0"/>
      <w:divBdr>
        <w:top w:val="none" w:sz="0" w:space="0" w:color="auto"/>
        <w:left w:val="none" w:sz="0" w:space="0" w:color="auto"/>
        <w:bottom w:val="none" w:sz="0" w:space="0" w:color="auto"/>
        <w:right w:val="none" w:sz="0" w:space="0" w:color="auto"/>
      </w:divBdr>
    </w:div>
    <w:div w:id="1271400965">
      <w:bodyDiv w:val="1"/>
      <w:marLeft w:val="0"/>
      <w:marRight w:val="0"/>
      <w:marTop w:val="0"/>
      <w:marBottom w:val="0"/>
      <w:divBdr>
        <w:top w:val="none" w:sz="0" w:space="0" w:color="auto"/>
        <w:left w:val="none" w:sz="0" w:space="0" w:color="auto"/>
        <w:bottom w:val="none" w:sz="0" w:space="0" w:color="auto"/>
        <w:right w:val="none" w:sz="0" w:space="0" w:color="auto"/>
      </w:divBdr>
    </w:div>
    <w:div w:id="1272784317">
      <w:bodyDiv w:val="1"/>
      <w:marLeft w:val="0"/>
      <w:marRight w:val="0"/>
      <w:marTop w:val="0"/>
      <w:marBottom w:val="0"/>
      <w:divBdr>
        <w:top w:val="none" w:sz="0" w:space="0" w:color="auto"/>
        <w:left w:val="none" w:sz="0" w:space="0" w:color="auto"/>
        <w:bottom w:val="none" w:sz="0" w:space="0" w:color="auto"/>
        <w:right w:val="none" w:sz="0" w:space="0" w:color="auto"/>
      </w:divBdr>
    </w:div>
    <w:div w:id="1273899996">
      <w:bodyDiv w:val="1"/>
      <w:marLeft w:val="0"/>
      <w:marRight w:val="0"/>
      <w:marTop w:val="0"/>
      <w:marBottom w:val="0"/>
      <w:divBdr>
        <w:top w:val="none" w:sz="0" w:space="0" w:color="auto"/>
        <w:left w:val="none" w:sz="0" w:space="0" w:color="auto"/>
        <w:bottom w:val="none" w:sz="0" w:space="0" w:color="auto"/>
        <w:right w:val="none" w:sz="0" w:space="0" w:color="auto"/>
      </w:divBdr>
    </w:div>
    <w:div w:id="1277254424">
      <w:bodyDiv w:val="1"/>
      <w:marLeft w:val="0"/>
      <w:marRight w:val="0"/>
      <w:marTop w:val="0"/>
      <w:marBottom w:val="0"/>
      <w:divBdr>
        <w:top w:val="none" w:sz="0" w:space="0" w:color="auto"/>
        <w:left w:val="none" w:sz="0" w:space="0" w:color="auto"/>
        <w:bottom w:val="none" w:sz="0" w:space="0" w:color="auto"/>
        <w:right w:val="none" w:sz="0" w:space="0" w:color="auto"/>
      </w:divBdr>
    </w:div>
    <w:div w:id="1278870019">
      <w:bodyDiv w:val="1"/>
      <w:marLeft w:val="0"/>
      <w:marRight w:val="0"/>
      <w:marTop w:val="0"/>
      <w:marBottom w:val="0"/>
      <w:divBdr>
        <w:top w:val="none" w:sz="0" w:space="0" w:color="auto"/>
        <w:left w:val="none" w:sz="0" w:space="0" w:color="auto"/>
        <w:bottom w:val="none" w:sz="0" w:space="0" w:color="auto"/>
        <w:right w:val="none" w:sz="0" w:space="0" w:color="auto"/>
      </w:divBdr>
    </w:div>
    <w:div w:id="1279604423">
      <w:bodyDiv w:val="1"/>
      <w:marLeft w:val="0"/>
      <w:marRight w:val="0"/>
      <w:marTop w:val="0"/>
      <w:marBottom w:val="0"/>
      <w:divBdr>
        <w:top w:val="none" w:sz="0" w:space="0" w:color="auto"/>
        <w:left w:val="none" w:sz="0" w:space="0" w:color="auto"/>
        <w:bottom w:val="none" w:sz="0" w:space="0" w:color="auto"/>
        <w:right w:val="none" w:sz="0" w:space="0" w:color="auto"/>
      </w:divBdr>
    </w:div>
    <w:div w:id="1280189433">
      <w:bodyDiv w:val="1"/>
      <w:marLeft w:val="0"/>
      <w:marRight w:val="0"/>
      <w:marTop w:val="0"/>
      <w:marBottom w:val="0"/>
      <w:divBdr>
        <w:top w:val="none" w:sz="0" w:space="0" w:color="auto"/>
        <w:left w:val="none" w:sz="0" w:space="0" w:color="auto"/>
        <w:bottom w:val="none" w:sz="0" w:space="0" w:color="auto"/>
        <w:right w:val="none" w:sz="0" w:space="0" w:color="auto"/>
      </w:divBdr>
    </w:div>
    <w:div w:id="1281690057">
      <w:bodyDiv w:val="1"/>
      <w:marLeft w:val="0"/>
      <w:marRight w:val="0"/>
      <w:marTop w:val="0"/>
      <w:marBottom w:val="0"/>
      <w:divBdr>
        <w:top w:val="none" w:sz="0" w:space="0" w:color="auto"/>
        <w:left w:val="none" w:sz="0" w:space="0" w:color="auto"/>
        <w:bottom w:val="none" w:sz="0" w:space="0" w:color="auto"/>
        <w:right w:val="none" w:sz="0" w:space="0" w:color="auto"/>
      </w:divBdr>
    </w:div>
    <w:div w:id="1281717659">
      <w:bodyDiv w:val="1"/>
      <w:marLeft w:val="0"/>
      <w:marRight w:val="0"/>
      <w:marTop w:val="0"/>
      <w:marBottom w:val="0"/>
      <w:divBdr>
        <w:top w:val="none" w:sz="0" w:space="0" w:color="auto"/>
        <w:left w:val="none" w:sz="0" w:space="0" w:color="auto"/>
        <w:bottom w:val="none" w:sz="0" w:space="0" w:color="auto"/>
        <w:right w:val="none" w:sz="0" w:space="0" w:color="auto"/>
      </w:divBdr>
    </w:div>
    <w:div w:id="1283734185">
      <w:bodyDiv w:val="1"/>
      <w:marLeft w:val="0"/>
      <w:marRight w:val="0"/>
      <w:marTop w:val="0"/>
      <w:marBottom w:val="0"/>
      <w:divBdr>
        <w:top w:val="none" w:sz="0" w:space="0" w:color="auto"/>
        <w:left w:val="none" w:sz="0" w:space="0" w:color="auto"/>
        <w:bottom w:val="none" w:sz="0" w:space="0" w:color="auto"/>
        <w:right w:val="none" w:sz="0" w:space="0" w:color="auto"/>
      </w:divBdr>
    </w:div>
    <w:div w:id="1284652166">
      <w:bodyDiv w:val="1"/>
      <w:marLeft w:val="0"/>
      <w:marRight w:val="0"/>
      <w:marTop w:val="0"/>
      <w:marBottom w:val="0"/>
      <w:divBdr>
        <w:top w:val="none" w:sz="0" w:space="0" w:color="auto"/>
        <w:left w:val="none" w:sz="0" w:space="0" w:color="auto"/>
        <w:bottom w:val="none" w:sz="0" w:space="0" w:color="auto"/>
        <w:right w:val="none" w:sz="0" w:space="0" w:color="auto"/>
      </w:divBdr>
    </w:div>
    <w:div w:id="1285885828">
      <w:bodyDiv w:val="1"/>
      <w:marLeft w:val="0"/>
      <w:marRight w:val="0"/>
      <w:marTop w:val="0"/>
      <w:marBottom w:val="0"/>
      <w:divBdr>
        <w:top w:val="none" w:sz="0" w:space="0" w:color="auto"/>
        <w:left w:val="none" w:sz="0" w:space="0" w:color="auto"/>
        <w:bottom w:val="none" w:sz="0" w:space="0" w:color="auto"/>
        <w:right w:val="none" w:sz="0" w:space="0" w:color="auto"/>
      </w:divBdr>
    </w:div>
    <w:div w:id="1286352621">
      <w:bodyDiv w:val="1"/>
      <w:marLeft w:val="0"/>
      <w:marRight w:val="0"/>
      <w:marTop w:val="0"/>
      <w:marBottom w:val="0"/>
      <w:divBdr>
        <w:top w:val="none" w:sz="0" w:space="0" w:color="auto"/>
        <w:left w:val="none" w:sz="0" w:space="0" w:color="auto"/>
        <w:bottom w:val="none" w:sz="0" w:space="0" w:color="auto"/>
        <w:right w:val="none" w:sz="0" w:space="0" w:color="auto"/>
      </w:divBdr>
    </w:div>
    <w:div w:id="1286425034">
      <w:bodyDiv w:val="1"/>
      <w:marLeft w:val="0"/>
      <w:marRight w:val="0"/>
      <w:marTop w:val="0"/>
      <w:marBottom w:val="0"/>
      <w:divBdr>
        <w:top w:val="none" w:sz="0" w:space="0" w:color="auto"/>
        <w:left w:val="none" w:sz="0" w:space="0" w:color="auto"/>
        <w:bottom w:val="none" w:sz="0" w:space="0" w:color="auto"/>
        <w:right w:val="none" w:sz="0" w:space="0" w:color="auto"/>
      </w:divBdr>
    </w:div>
    <w:div w:id="1286736922">
      <w:bodyDiv w:val="1"/>
      <w:marLeft w:val="0"/>
      <w:marRight w:val="0"/>
      <w:marTop w:val="0"/>
      <w:marBottom w:val="0"/>
      <w:divBdr>
        <w:top w:val="none" w:sz="0" w:space="0" w:color="auto"/>
        <w:left w:val="none" w:sz="0" w:space="0" w:color="auto"/>
        <w:bottom w:val="none" w:sz="0" w:space="0" w:color="auto"/>
        <w:right w:val="none" w:sz="0" w:space="0" w:color="auto"/>
      </w:divBdr>
    </w:div>
    <w:div w:id="1291012159">
      <w:bodyDiv w:val="1"/>
      <w:marLeft w:val="0"/>
      <w:marRight w:val="0"/>
      <w:marTop w:val="0"/>
      <w:marBottom w:val="0"/>
      <w:divBdr>
        <w:top w:val="none" w:sz="0" w:space="0" w:color="auto"/>
        <w:left w:val="none" w:sz="0" w:space="0" w:color="auto"/>
        <w:bottom w:val="none" w:sz="0" w:space="0" w:color="auto"/>
        <w:right w:val="none" w:sz="0" w:space="0" w:color="auto"/>
      </w:divBdr>
    </w:div>
    <w:div w:id="1291472550">
      <w:bodyDiv w:val="1"/>
      <w:marLeft w:val="0"/>
      <w:marRight w:val="0"/>
      <w:marTop w:val="0"/>
      <w:marBottom w:val="0"/>
      <w:divBdr>
        <w:top w:val="none" w:sz="0" w:space="0" w:color="auto"/>
        <w:left w:val="none" w:sz="0" w:space="0" w:color="auto"/>
        <w:bottom w:val="none" w:sz="0" w:space="0" w:color="auto"/>
        <w:right w:val="none" w:sz="0" w:space="0" w:color="auto"/>
      </w:divBdr>
    </w:div>
    <w:div w:id="1291861011">
      <w:bodyDiv w:val="1"/>
      <w:marLeft w:val="0"/>
      <w:marRight w:val="0"/>
      <w:marTop w:val="0"/>
      <w:marBottom w:val="0"/>
      <w:divBdr>
        <w:top w:val="none" w:sz="0" w:space="0" w:color="auto"/>
        <w:left w:val="none" w:sz="0" w:space="0" w:color="auto"/>
        <w:bottom w:val="none" w:sz="0" w:space="0" w:color="auto"/>
        <w:right w:val="none" w:sz="0" w:space="0" w:color="auto"/>
      </w:divBdr>
    </w:div>
    <w:div w:id="1291865852">
      <w:bodyDiv w:val="1"/>
      <w:marLeft w:val="0"/>
      <w:marRight w:val="0"/>
      <w:marTop w:val="0"/>
      <w:marBottom w:val="0"/>
      <w:divBdr>
        <w:top w:val="none" w:sz="0" w:space="0" w:color="auto"/>
        <w:left w:val="none" w:sz="0" w:space="0" w:color="auto"/>
        <w:bottom w:val="none" w:sz="0" w:space="0" w:color="auto"/>
        <w:right w:val="none" w:sz="0" w:space="0" w:color="auto"/>
      </w:divBdr>
    </w:div>
    <w:div w:id="1291937215">
      <w:bodyDiv w:val="1"/>
      <w:marLeft w:val="0"/>
      <w:marRight w:val="0"/>
      <w:marTop w:val="0"/>
      <w:marBottom w:val="0"/>
      <w:divBdr>
        <w:top w:val="none" w:sz="0" w:space="0" w:color="auto"/>
        <w:left w:val="none" w:sz="0" w:space="0" w:color="auto"/>
        <w:bottom w:val="none" w:sz="0" w:space="0" w:color="auto"/>
        <w:right w:val="none" w:sz="0" w:space="0" w:color="auto"/>
      </w:divBdr>
    </w:div>
    <w:div w:id="1292860998">
      <w:bodyDiv w:val="1"/>
      <w:marLeft w:val="0"/>
      <w:marRight w:val="0"/>
      <w:marTop w:val="0"/>
      <w:marBottom w:val="0"/>
      <w:divBdr>
        <w:top w:val="none" w:sz="0" w:space="0" w:color="auto"/>
        <w:left w:val="none" w:sz="0" w:space="0" w:color="auto"/>
        <w:bottom w:val="none" w:sz="0" w:space="0" w:color="auto"/>
        <w:right w:val="none" w:sz="0" w:space="0" w:color="auto"/>
      </w:divBdr>
    </w:div>
    <w:div w:id="1293634331">
      <w:bodyDiv w:val="1"/>
      <w:marLeft w:val="0"/>
      <w:marRight w:val="0"/>
      <w:marTop w:val="0"/>
      <w:marBottom w:val="0"/>
      <w:divBdr>
        <w:top w:val="none" w:sz="0" w:space="0" w:color="auto"/>
        <w:left w:val="none" w:sz="0" w:space="0" w:color="auto"/>
        <w:bottom w:val="none" w:sz="0" w:space="0" w:color="auto"/>
        <w:right w:val="none" w:sz="0" w:space="0" w:color="auto"/>
      </w:divBdr>
    </w:div>
    <w:div w:id="1295285757">
      <w:bodyDiv w:val="1"/>
      <w:marLeft w:val="0"/>
      <w:marRight w:val="0"/>
      <w:marTop w:val="0"/>
      <w:marBottom w:val="0"/>
      <w:divBdr>
        <w:top w:val="none" w:sz="0" w:space="0" w:color="auto"/>
        <w:left w:val="none" w:sz="0" w:space="0" w:color="auto"/>
        <w:bottom w:val="none" w:sz="0" w:space="0" w:color="auto"/>
        <w:right w:val="none" w:sz="0" w:space="0" w:color="auto"/>
      </w:divBdr>
    </w:div>
    <w:div w:id="1299457993">
      <w:bodyDiv w:val="1"/>
      <w:marLeft w:val="0"/>
      <w:marRight w:val="0"/>
      <w:marTop w:val="0"/>
      <w:marBottom w:val="0"/>
      <w:divBdr>
        <w:top w:val="none" w:sz="0" w:space="0" w:color="auto"/>
        <w:left w:val="none" w:sz="0" w:space="0" w:color="auto"/>
        <w:bottom w:val="none" w:sz="0" w:space="0" w:color="auto"/>
        <w:right w:val="none" w:sz="0" w:space="0" w:color="auto"/>
      </w:divBdr>
    </w:div>
    <w:div w:id="1301812009">
      <w:bodyDiv w:val="1"/>
      <w:marLeft w:val="0"/>
      <w:marRight w:val="0"/>
      <w:marTop w:val="0"/>
      <w:marBottom w:val="0"/>
      <w:divBdr>
        <w:top w:val="none" w:sz="0" w:space="0" w:color="auto"/>
        <w:left w:val="none" w:sz="0" w:space="0" w:color="auto"/>
        <w:bottom w:val="none" w:sz="0" w:space="0" w:color="auto"/>
        <w:right w:val="none" w:sz="0" w:space="0" w:color="auto"/>
      </w:divBdr>
    </w:div>
    <w:div w:id="1304114086">
      <w:bodyDiv w:val="1"/>
      <w:marLeft w:val="0"/>
      <w:marRight w:val="0"/>
      <w:marTop w:val="0"/>
      <w:marBottom w:val="0"/>
      <w:divBdr>
        <w:top w:val="none" w:sz="0" w:space="0" w:color="auto"/>
        <w:left w:val="none" w:sz="0" w:space="0" w:color="auto"/>
        <w:bottom w:val="none" w:sz="0" w:space="0" w:color="auto"/>
        <w:right w:val="none" w:sz="0" w:space="0" w:color="auto"/>
      </w:divBdr>
    </w:div>
    <w:div w:id="1305889274">
      <w:bodyDiv w:val="1"/>
      <w:marLeft w:val="0"/>
      <w:marRight w:val="0"/>
      <w:marTop w:val="0"/>
      <w:marBottom w:val="0"/>
      <w:divBdr>
        <w:top w:val="none" w:sz="0" w:space="0" w:color="auto"/>
        <w:left w:val="none" w:sz="0" w:space="0" w:color="auto"/>
        <w:bottom w:val="none" w:sz="0" w:space="0" w:color="auto"/>
        <w:right w:val="none" w:sz="0" w:space="0" w:color="auto"/>
      </w:divBdr>
    </w:div>
    <w:div w:id="1306423962">
      <w:bodyDiv w:val="1"/>
      <w:marLeft w:val="0"/>
      <w:marRight w:val="0"/>
      <w:marTop w:val="0"/>
      <w:marBottom w:val="0"/>
      <w:divBdr>
        <w:top w:val="none" w:sz="0" w:space="0" w:color="auto"/>
        <w:left w:val="none" w:sz="0" w:space="0" w:color="auto"/>
        <w:bottom w:val="none" w:sz="0" w:space="0" w:color="auto"/>
        <w:right w:val="none" w:sz="0" w:space="0" w:color="auto"/>
      </w:divBdr>
    </w:div>
    <w:div w:id="1308710073">
      <w:bodyDiv w:val="1"/>
      <w:marLeft w:val="0"/>
      <w:marRight w:val="0"/>
      <w:marTop w:val="0"/>
      <w:marBottom w:val="0"/>
      <w:divBdr>
        <w:top w:val="none" w:sz="0" w:space="0" w:color="auto"/>
        <w:left w:val="none" w:sz="0" w:space="0" w:color="auto"/>
        <w:bottom w:val="none" w:sz="0" w:space="0" w:color="auto"/>
        <w:right w:val="none" w:sz="0" w:space="0" w:color="auto"/>
      </w:divBdr>
    </w:div>
    <w:div w:id="1309045625">
      <w:bodyDiv w:val="1"/>
      <w:marLeft w:val="0"/>
      <w:marRight w:val="0"/>
      <w:marTop w:val="0"/>
      <w:marBottom w:val="0"/>
      <w:divBdr>
        <w:top w:val="none" w:sz="0" w:space="0" w:color="auto"/>
        <w:left w:val="none" w:sz="0" w:space="0" w:color="auto"/>
        <w:bottom w:val="none" w:sz="0" w:space="0" w:color="auto"/>
        <w:right w:val="none" w:sz="0" w:space="0" w:color="auto"/>
      </w:divBdr>
    </w:div>
    <w:div w:id="1309477624">
      <w:bodyDiv w:val="1"/>
      <w:marLeft w:val="0"/>
      <w:marRight w:val="0"/>
      <w:marTop w:val="0"/>
      <w:marBottom w:val="0"/>
      <w:divBdr>
        <w:top w:val="none" w:sz="0" w:space="0" w:color="auto"/>
        <w:left w:val="none" w:sz="0" w:space="0" w:color="auto"/>
        <w:bottom w:val="none" w:sz="0" w:space="0" w:color="auto"/>
        <w:right w:val="none" w:sz="0" w:space="0" w:color="auto"/>
      </w:divBdr>
    </w:div>
    <w:div w:id="1312708495">
      <w:bodyDiv w:val="1"/>
      <w:marLeft w:val="0"/>
      <w:marRight w:val="0"/>
      <w:marTop w:val="0"/>
      <w:marBottom w:val="0"/>
      <w:divBdr>
        <w:top w:val="none" w:sz="0" w:space="0" w:color="auto"/>
        <w:left w:val="none" w:sz="0" w:space="0" w:color="auto"/>
        <w:bottom w:val="none" w:sz="0" w:space="0" w:color="auto"/>
        <w:right w:val="none" w:sz="0" w:space="0" w:color="auto"/>
      </w:divBdr>
    </w:div>
    <w:div w:id="1314984752">
      <w:bodyDiv w:val="1"/>
      <w:marLeft w:val="0"/>
      <w:marRight w:val="0"/>
      <w:marTop w:val="0"/>
      <w:marBottom w:val="0"/>
      <w:divBdr>
        <w:top w:val="none" w:sz="0" w:space="0" w:color="auto"/>
        <w:left w:val="none" w:sz="0" w:space="0" w:color="auto"/>
        <w:bottom w:val="none" w:sz="0" w:space="0" w:color="auto"/>
        <w:right w:val="none" w:sz="0" w:space="0" w:color="auto"/>
      </w:divBdr>
    </w:div>
    <w:div w:id="1315378843">
      <w:bodyDiv w:val="1"/>
      <w:marLeft w:val="0"/>
      <w:marRight w:val="0"/>
      <w:marTop w:val="0"/>
      <w:marBottom w:val="0"/>
      <w:divBdr>
        <w:top w:val="none" w:sz="0" w:space="0" w:color="auto"/>
        <w:left w:val="none" w:sz="0" w:space="0" w:color="auto"/>
        <w:bottom w:val="none" w:sz="0" w:space="0" w:color="auto"/>
        <w:right w:val="none" w:sz="0" w:space="0" w:color="auto"/>
      </w:divBdr>
    </w:div>
    <w:div w:id="1317344692">
      <w:bodyDiv w:val="1"/>
      <w:marLeft w:val="0"/>
      <w:marRight w:val="0"/>
      <w:marTop w:val="0"/>
      <w:marBottom w:val="0"/>
      <w:divBdr>
        <w:top w:val="none" w:sz="0" w:space="0" w:color="auto"/>
        <w:left w:val="none" w:sz="0" w:space="0" w:color="auto"/>
        <w:bottom w:val="none" w:sz="0" w:space="0" w:color="auto"/>
        <w:right w:val="none" w:sz="0" w:space="0" w:color="auto"/>
      </w:divBdr>
    </w:div>
    <w:div w:id="1317420447">
      <w:bodyDiv w:val="1"/>
      <w:marLeft w:val="0"/>
      <w:marRight w:val="0"/>
      <w:marTop w:val="0"/>
      <w:marBottom w:val="0"/>
      <w:divBdr>
        <w:top w:val="none" w:sz="0" w:space="0" w:color="auto"/>
        <w:left w:val="none" w:sz="0" w:space="0" w:color="auto"/>
        <w:bottom w:val="none" w:sz="0" w:space="0" w:color="auto"/>
        <w:right w:val="none" w:sz="0" w:space="0" w:color="auto"/>
      </w:divBdr>
    </w:div>
    <w:div w:id="1318850290">
      <w:bodyDiv w:val="1"/>
      <w:marLeft w:val="0"/>
      <w:marRight w:val="0"/>
      <w:marTop w:val="0"/>
      <w:marBottom w:val="0"/>
      <w:divBdr>
        <w:top w:val="none" w:sz="0" w:space="0" w:color="auto"/>
        <w:left w:val="none" w:sz="0" w:space="0" w:color="auto"/>
        <w:bottom w:val="none" w:sz="0" w:space="0" w:color="auto"/>
        <w:right w:val="none" w:sz="0" w:space="0" w:color="auto"/>
      </w:divBdr>
    </w:div>
    <w:div w:id="1319307025">
      <w:bodyDiv w:val="1"/>
      <w:marLeft w:val="0"/>
      <w:marRight w:val="0"/>
      <w:marTop w:val="0"/>
      <w:marBottom w:val="0"/>
      <w:divBdr>
        <w:top w:val="none" w:sz="0" w:space="0" w:color="auto"/>
        <w:left w:val="none" w:sz="0" w:space="0" w:color="auto"/>
        <w:bottom w:val="none" w:sz="0" w:space="0" w:color="auto"/>
        <w:right w:val="none" w:sz="0" w:space="0" w:color="auto"/>
      </w:divBdr>
    </w:div>
    <w:div w:id="1319924405">
      <w:bodyDiv w:val="1"/>
      <w:marLeft w:val="0"/>
      <w:marRight w:val="0"/>
      <w:marTop w:val="0"/>
      <w:marBottom w:val="0"/>
      <w:divBdr>
        <w:top w:val="none" w:sz="0" w:space="0" w:color="auto"/>
        <w:left w:val="none" w:sz="0" w:space="0" w:color="auto"/>
        <w:bottom w:val="none" w:sz="0" w:space="0" w:color="auto"/>
        <w:right w:val="none" w:sz="0" w:space="0" w:color="auto"/>
      </w:divBdr>
    </w:div>
    <w:div w:id="1320304575">
      <w:bodyDiv w:val="1"/>
      <w:marLeft w:val="0"/>
      <w:marRight w:val="0"/>
      <w:marTop w:val="0"/>
      <w:marBottom w:val="0"/>
      <w:divBdr>
        <w:top w:val="none" w:sz="0" w:space="0" w:color="auto"/>
        <w:left w:val="none" w:sz="0" w:space="0" w:color="auto"/>
        <w:bottom w:val="none" w:sz="0" w:space="0" w:color="auto"/>
        <w:right w:val="none" w:sz="0" w:space="0" w:color="auto"/>
      </w:divBdr>
    </w:div>
    <w:div w:id="1325819762">
      <w:bodyDiv w:val="1"/>
      <w:marLeft w:val="0"/>
      <w:marRight w:val="0"/>
      <w:marTop w:val="0"/>
      <w:marBottom w:val="0"/>
      <w:divBdr>
        <w:top w:val="none" w:sz="0" w:space="0" w:color="auto"/>
        <w:left w:val="none" w:sz="0" w:space="0" w:color="auto"/>
        <w:bottom w:val="none" w:sz="0" w:space="0" w:color="auto"/>
        <w:right w:val="none" w:sz="0" w:space="0" w:color="auto"/>
      </w:divBdr>
    </w:div>
    <w:div w:id="1329477120">
      <w:bodyDiv w:val="1"/>
      <w:marLeft w:val="0"/>
      <w:marRight w:val="0"/>
      <w:marTop w:val="0"/>
      <w:marBottom w:val="0"/>
      <w:divBdr>
        <w:top w:val="none" w:sz="0" w:space="0" w:color="auto"/>
        <w:left w:val="none" w:sz="0" w:space="0" w:color="auto"/>
        <w:bottom w:val="none" w:sz="0" w:space="0" w:color="auto"/>
        <w:right w:val="none" w:sz="0" w:space="0" w:color="auto"/>
      </w:divBdr>
    </w:div>
    <w:div w:id="1331759611">
      <w:bodyDiv w:val="1"/>
      <w:marLeft w:val="0"/>
      <w:marRight w:val="0"/>
      <w:marTop w:val="0"/>
      <w:marBottom w:val="0"/>
      <w:divBdr>
        <w:top w:val="none" w:sz="0" w:space="0" w:color="auto"/>
        <w:left w:val="none" w:sz="0" w:space="0" w:color="auto"/>
        <w:bottom w:val="none" w:sz="0" w:space="0" w:color="auto"/>
        <w:right w:val="none" w:sz="0" w:space="0" w:color="auto"/>
      </w:divBdr>
    </w:div>
    <w:div w:id="1332291170">
      <w:bodyDiv w:val="1"/>
      <w:marLeft w:val="0"/>
      <w:marRight w:val="0"/>
      <w:marTop w:val="0"/>
      <w:marBottom w:val="0"/>
      <w:divBdr>
        <w:top w:val="none" w:sz="0" w:space="0" w:color="auto"/>
        <w:left w:val="none" w:sz="0" w:space="0" w:color="auto"/>
        <w:bottom w:val="none" w:sz="0" w:space="0" w:color="auto"/>
        <w:right w:val="none" w:sz="0" w:space="0" w:color="auto"/>
      </w:divBdr>
    </w:div>
    <w:div w:id="1333795386">
      <w:bodyDiv w:val="1"/>
      <w:marLeft w:val="0"/>
      <w:marRight w:val="0"/>
      <w:marTop w:val="0"/>
      <w:marBottom w:val="0"/>
      <w:divBdr>
        <w:top w:val="none" w:sz="0" w:space="0" w:color="auto"/>
        <w:left w:val="none" w:sz="0" w:space="0" w:color="auto"/>
        <w:bottom w:val="none" w:sz="0" w:space="0" w:color="auto"/>
        <w:right w:val="none" w:sz="0" w:space="0" w:color="auto"/>
      </w:divBdr>
    </w:div>
    <w:div w:id="1334337431">
      <w:bodyDiv w:val="1"/>
      <w:marLeft w:val="0"/>
      <w:marRight w:val="0"/>
      <w:marTop w:val="0"/>
      <w:marBottom w:val="0"/>
      <w:divBdr>
        <w:top w:val="none" w:sz="0" w:space="0" w:color="auto"/>
        <w:left w:val="none" w:sz="0" w:space="0" w:color="auto"/>
        <w:bottom w:val="none" w:sz="0" w:space="0" w:color="auto"/>
        <w:right w:val="none" w:sz="0" w:space="0" w:color="auto"/>
      </w:divBdr>
    </w:div>
    <w:div w:id="1335918261">
      <w:bodyDiv w:val="1"/>
      <w:marLeft w:val="0"/>
      <w:marRight w:val="0"/>
      <w:marTop w:val="0"/>
      <w:marBottom w:val="0"/>
      <w:divBdr>
        <w:top w:val="none" w:sz="0" w:space="0" w:color="auto"/>
        <w:left w:val="none" w:sz="0" w:space="0" w:color="auto"/>
        <w:bottom w:val="none" w:sz="0" w:space="0" w:color="auto"/>
        <w:right w:val="none" w:sz="0" w:space="0" w:color="auto"/>
      </w:divBdr>
    </w:div>
    <w:div w:id="1336885338">
      <w:bodyDiv w:val="1"/>
      <w:marLeft w:val="0"/>
      <w:marRight w:val="0"/>
      <w:marTop w:val="0"/>
      <w:marBottom w:val="0"/>
      <w:divBdr>
        <w:top w:val="none" w:sz="0" w:space="0" w:color="auto"/>
        <w:left w:val="none" w:sz="0" w:space="0" w:color="auto"/>
        <w:bottom w:val="none" w:sz="0" w:space="0" w:color="auto"/>
        <w:right w:val="none" w:sz="0" w:space="0" w:color="auto"/>
      </w:divBdr>
    </w:div>
    <w:div w:id="1336957990">
      <w:bodyDiv w:val="1"/>
      <w:marLeft w:val="0"/>
      <w:marRight w:val="0"/>
      <w:marTop w:val="0"/>
      <w:marBottom w:val="0"/>
      <w:divBdr>
        <w:top w:val="none" w:sz="0" w:space="0" w:color="auto"/>
        <w:left w:val="none" w:sz="0" w:space="0" w:color="auto"/>
        <w:bottom w:val="none" w:sz="0" w:space="0" w:color="auto"/>
        <w:right w:val="none" w:sz="0" w:space="0" w:color="auto"/>
      </w:divBdr>
    </w:div>
    <w:div w:id="1337070438">
      <w:bodyDiv w:val="1"/>
      <w:marLeft w:val="0"/>
      <w:marRight w:val="0"/>
      <w:marTop w:val="0"/>
      <w:marBottom w:val="0"/>
      <w:divBdr>
        <w:top w:val="none" w:sz="0" w:space="0" w:color="auto"/>
        <w:left w:val="none" w:sz="0" w:space="0" w:color="auto"/>
        <w:bottom w:val="none" w:sz="0" w:space="0" w:color="auto"/>
        <w:right w:val="none" w:sz="0" w:space="0" w:color="auto"/>
      </w:divBdr>
    </w:div>
    <w:div w:id="1339582392">
      <w:bodyDiv w:val="1"/>
      <w:marLeft w:val="0"/>
      <w:marRight w:val="0"/>
      <w:marTop w:val="0"/>
      <w:marBottom w:val="0"/>
      <w:divBdr>
        <w:top w:val="none" w:sz="0" w:space="0" w:color="auto"/>
        <w:left w:val="none" w:sz="0" w:space="0" w:color="auto"/>
        <w:bottom w:val="none" w:sz="0" w:space="0" w:color="auto"/>
        <w:right w:val="none" w:sz="0" w:space="0" w:color="auto"/>
      </w:divBdr>
    </w:div>
    <w:div w:id="1341346707">
      <w:bodyDiv w:val="1"/>
      <w:marLeft w:val="0"/>
      <w:marRight w:val="0"/>
      <w:marTop w:val="0"/>
      <w:marBottom w:val="0"/>
      <w:divBdr>
        <w:top w:val="none" w:sz="0" w:space="0" w:color="auto"/>
        <w:left w:val="none" w:sz="0" w:space="0" w:color="auto"/>
        <w:bottom w:val="none" w:sz="0" w:space="0" w:color="auto"/>
        <w:right w:val="none" w:sz="0" w:space="0" w:color="auto"/>
      </w:divBdr>
    </w:div>
    <w:div w:id="1341466853">
      <w:bodyDiv w:val="1"/>
      <w:marLeft w:val="0"/>
      <w:marRight w:val="0"/>
      <w:marTop w:val="0"/>
      <w:marBottom w:val="0"/>
      <w:divBdr>
        <w:top w:val="none" w:sz="0" w:space="0" w:color="auto"/>
        <w:left w:val="none" w:sz="0" w:space="0" w:color="auto"/>
        <w:bottom w:val="none" w:sz="0" w:space="0" w:color="auto"/>
        <w:right w:val="none" w:sz="0" w:space="0" w:color="auto"/>
      </w:divBdr>
    </w:div>
    <w:div w:id="1343360482">
      <w:bodyDiv w:val="1"/>
      <w:marLeft w:val="0"/>
      <w:marRight w:val="0"/>
      <w:marTop w:val="0"/>
      <w:marBottom w:val="0"/>
      <w:divBdr>
        <w:top w:val="none" w:sz="0" w:space="0" w:color="auto"/>
        <w:left w:val="none" w:sz="0" w:space="0" w:color="auto"/>
        <w:bottom w:val="none" w:sz="0" w:space="0" w:color="auto"/>
        <w:right w:val="none" w:sz="0" w:space="0" w:color="auto"/>
      </w:divBdr>
    </w:div>
    <w:div w:id="1343430802">
      <w:bodyDiv w:val="1"/>
      <w:marLeft w:val="0"/>
      <w:marRight w:val="0"/>
      <w:marTop w:val="0"/>
      <w:marBottom w:val="0"/>
      <w:divBdr>
        <w:top w:val="none" w:sz="0" w:space="0" w:color="auto"/>
        <w:left w:val="none" w:sz="0" w:space="0" w:color="auto"/>
        <w:bottom w:val="none" w:sz="0" w:space="0" w:color="auto"/>
        <w:right w:val="none" w:sz="0" w:space="0" w:color="auto"/>
      </w:divBdr>
    </w:div>
    <w:div w:id="1343969662">
      <w:bodyDiv w:val="1"/>
      <w:marLeft w:val="0"/>
      <w:marRight w:val="0"/>
      <w:marTop w:val="0"/>
      <w:marBottom w:val="0"/>
      <w:divBdr>
        <w:top w:val="none" w:sz="0" w:space="0" w:color="auto"/>
        <w:left w:val="none" w:sz="0" w:space="0" w:color="auto"/>
        <w:bottom w:val="none" w:sz="0" w:space="0" w:color="auto"/>
        <w:right w:val="none" w:sz="0" w:space="0" w:color="auto"/>
      </w:divBdr>
    </w:div>
    <w:div w:id="1344435793">
      <w:bodyDiv w:val="1"/>
      <w:marLeft w:val="0"/>
      <w:marRight w:val="0"/>
      <w:marTop w:val="0"/>
      <w:marBottom w:val="0"/>
      <w:divBdr>
        <w:top w:val="none" w:sz="0" w:space="0" w:color="auto"/>
        <w:left w:val="none" w:sz="0" w:space="0" w:color="auto"/>
        <w:bottom w:val="none" w:sz="0" w:space="0" w:color="auto"/>
        <w:right w:val="none" w:sz="0" w:space="0" w:color="auto"/>
      </w:divBdr>
    </w:div>
    <w:div w:id="1347250314">
      <w:bodyDiv w:val="1"/>
      <w:marLeft w:val="0"/>
      <w:marRight w:val="0"/>
      <w:marTop w:val="0"/>
      <w:marBottom w:val="0"/>
      <w:divBdr>
        <w:top w:val="none" w:sz="0" w:space="0" w:color="auto"/>
        <w:left w:val="none" w:sz="0" w:space="0" w:color="auto"/>
        <w:bottom w:val="none" w:sz="0" w:space="0" w:color="auto"/>
        <w:right w:val="none" w:sz="0" w:space="0" w:color="auto"/>
      </w:divBdr>
    </w:div>
    <w:div w:id="1349678750">
      <w:bodyDiv w:val="1"/>
      <w:marLeft w:val="0"/>
      <w:marRight w:val="0"/>
      <w:marTop w:val="0"/>
      <w:marBottom w:val="0"/>
      <w:divBdr>
        <w:top w:val="none" w:sz="0" w:space="0" w:color="auto"/>
        <w:left w:val="none" w:sz="0" w:space="0" w:color="auto"/>
        <w:bottom w:val="none" w:sz="0" w:space="0" w:color="auto"/>
        <w:right w:val="none" w:sz="0" w:space="0" w:color="auto"/>
      </w:divBdr>
    </w:div>
    <w:div w:id="1351108704">
      <w:bodyDiv w:val="1"/>
      <w:marLeft w:val="0"/>
      <w:marRight w:val="0"/>
      <w:marTop w:val="0"/>
      <w:marBottom w:val="0"/>
      <w:divBdr>
        <w:top w:val="none" w:sz="0" w:space="0" w:color="auto"/>
        <w:left w:val="none" w:sz="0" w:space="0" w:color="auto"/>
        <w:bottom w:val="none" w:sz="0" w:space="0" w:color="auto"/>
        <w:right w:val="none" w:sz="0" w:space="0" w:color="auto"/>
      </w:divBdr>
      <w:divsChild>
        <w:div w:id="1602176494">
          <w:marLeft w:val="0"/>
          <w:marRight w:val="0"/>
          <w:marTop w:val="0"/>
          <w:marBottom w:val="0"/>
          <w:divBdr>
            <w:top w:val="none" w:sz="0" w:space="0" w:color="auto"/>
            <w:left w:val="none" w:sz="0" w:space="0" w:color="auto"/>
            <w:bottom w:val="none" w:sz="0" w:space="0" w:color="auto"/>
            <w:right w:val="none" w:sz="0" w:space="0" w:color="auto"/>
          </w:divBdr>
        </w:div>
      </w:divsChild>
    </w:div>
    <w:div w:id="1351294848">
      <w:bodyDiv w:val="1"/>
      <w:marLeft w:val="0"/>
      <w:marRight w:val="0"/>
      <w:marTop w:val="0"/>
      <w:marBottom w:val="0"/>
      <w:divBdr>
        <w:top w:val="none" w:sz="0" w:space="0" w:color="auto"/>
        <w:left w:val="none" w:sz="0" w:space="0" w:color="auto"/>
        <w:bottom w:val="none" w:sz="0" w:space="0" w:color="auto"/>
        <w:right w:val="none" w:sz="0" w:space="0" w:color="auto"/>
      </w:divBdr>
    </w:div>
    <w:div w:id="1351374843">
      <w:bodyDiv w:val="1"/>
      <w:marLeft w:val="0"/>
      <w:marRight w:val="0"/>
      <w:marTop w:val="0"/>
      <w:marBottom w:val="0"/>
      <w:divBdr>
        <w:top w:val="none" w:sz="0" w:space="0" w:color="auto"/>
        <w:left w:val="none" w:sz="0" w:space="0" w:color="auto"/>
        <w:bottom w:val="none" w:sz="0" w:space="0" w:color="auto"/>
        <w:right w:val="none" w:sz="0" w:space="0" w:color="auto"/>
      </w:divBdr>
    </w:div>
    <w:div w:id="1352761150">
      <w:bodyDiv w:val="1"/>
      <w:marLeft w:val="0"/>
      <w:marRight w:val="0"/>
      <w:marTop w:val="0"/>
      <w:marBottom w:val="0"/>
      <w:divBdr>
        <w:top w:val="none" w:sz="0" w:space="0" w:color="auto"/>
        <w:left w:val="none" w:sz="0" w:space="0" w:color="auto"/>
        <w:bottom w:val="none" w:sz="0" w:space="0" w:color="auto"/>
        <w:right w:val="none" w:sz="0" w:space="0" w:color="auto"/>
      </w:divBdr>
    </w:div>
    <w:div w:id="1355694768">
      <w:bodyDiv w:val="1"/>
      <w:marLeft w:val="0"/>
      <w:marRight w:val="0"/>
      <w:marTop w:val="0"/>
      <w:marBottom w:val="0"/>
      <w:divBdr>
        <w:top w:val="none" w:sz="0" w:space="0" w:color="auto"/>
        <w:left w:val="none" w:sz="0" w:space="0" w:color="auto"/>
        <w:bottom w:val="none" w:sz="0" w:space="0" w:color="auto"/>
        <w:right w:val="none" w:sz="0" w:space="0" w:color="auto"/>
      </w:divBdr>
    </w:div>
    <w:div w:id="1356464736">
      <w:bodyDiv w:val="1"/>
      <w:marLeft w:val="0"/>
      <w:marRight w:val="0"/>
      <w:marTop w:val="0"/>
      <w:marBottom w:val="0"/>
      <w:divBdr>
        <w:top w:val="none" w:sz="0" w:space="0" w:color="auto"/>
        <w:left w:val="none" w:sz="0" w:space="0" w:color="auto"/>
        <w:bottom w:val="none" w:sz="0" w:space="0" w:color="auto"/>
        <w:right w:val="none" w:sz="0" w:space="0" w:color="auto"/>
      </w:divBdr>
    </w:div>
    <w:div w:id="1356611433">
      <w:bodyDiv w:val="1"/>
      <w:marLeft w:val="0"/>
      <w:marRight w:val="0"/>
      <w:marTop w:val="0"/>
      <w:marBottom w:val="0"/>
      <w:divBdr>
        <w:top w:val="none" w:sz="0" w:space="0" w:color="auto"/>
        <w:left w:val="none" w:sz="0" w:space="0" w:color="auto"/>
        <w:bottom w:val="none" w:sz="0" w:space="0" w:color="auto"/>
        <w:right w:val="none" w:sz="0" w:space="0" w:color="auto"/>
      </w:divBdr>
    </w:div>
    <w:div w:id="1356925397">
      <w:bodyDiv w:val="1"/>
      <w:marLeft w:val="0"/>
      <w:marRight w:val="0"/>
      <w:marTop w:val="0"/>
      <w:marBottom w:val="0"/>
      <w:divBdr>
        <w:top w:val="none" w:sz="0" w:space="0" w:color="auto"/>
        <w:left w:val="none" w:sz="0" w:space="0" w:color="auto"/>
        <w:bottom w:val="none" w:sz="0" w:space="0" w:color="auto"/>
        <w:right w:val="none" w:sz="0" w:space="0" w:color="auto"/>
      </w:divBdr>
    </w:div>
    <w:div w:id="1358241906">
      <w:bodyDiv w:val="1"/>
      <w:marLeft w:val="0"/>
      <w:marRight w:val="0"/>
      <w:marTop w:val="0"/>
      <w:marBottom w:val="0"/>
      <w:divBdr>
        <w:top w:val="none" w:sz="0" w:space="0" w:color="auto"/>
        <w:left w:val="none" w:sz="0" w:space="0" w:color="auto"/>
        <w:bottom w:val="none" w:sz="0" w:space="0" w:color="auto"/>
        <w:right w:val="none" w:sz="0" w:space="0" w:color="auto"/>
      </w:divBdr>
    </w:div>
    <w:div w:id="1358971767">
      <w:bodyDiv w:val="1"/>
      <w:marLeft w:val="0"/>
      <w:marRight w:val="0"/>
      <w:marTop w:val="0"/>
      <w:marBottom w:val="0"/>
      <w:divBdr>
        <w:top w:val="none" w:sz="0" w:space="0" w:color="auto"/>
        <w:left w:val="none" w:sz="0" w:space="0" w:color="auto"/>
        <w:bottom w:val="none" w:sz="0" w:space="0" w:color="auto"/>
        <w:right w:val="none" w:sz="0" w:space="0" w:color="auto"/>
      </w:divBdr>
    </w:div>
    <w:div w:id="1359811495">
      <w:bodyDiv w:val="1"/>
      <w:marLeft w:val="0"/>
      <w:marRight w:val="0"/>
      <w:marTop w:val="0"/>
      <w:marBottom w:val="0"/>
      <w:divBdr>
        <w:top w:val="none" w:sz="0" w:space="0" w:color="auto"/>
        <w:left w:val="none" w:sz="0" w:space="0" w:color="auto"/>
        <w:bottom w:val="none" w:sz="0" w:space="0" w:color="auto"/>
        <w:right w:val="none" w:sz="0" w:space="0" w:color="auto"/>
      </w:divBdr>
    </w:div>
    <w:div w:id="1360930672">
      <w:bodyDiv w:val="1"/>
      <w:marLeft w:val="0"/>
      <w:marRight w:val="0"/>
      <w:marTop w:val="0"/>
      <w:marBottom w:val="0"/>
      <w:divBdr>
        <w:top w:val="none" w:sz="0" w:space="0" w:color="auto"/>
        <w:left w:val="none" w:sz="0" w:space="0" w:color="auto"/>
        <w:bottom w:val="none" w:sz="0" w:space="0" w:color="auto"/>
        <w:right w:val="none" w:sz="0" w:space="0" w:color="auto"/>
      </w:divBdr>
    </w:div>
    <w:div w:id="1360938007">
      <w:bodyDiv w:val="1"/>
      <w:marLeft w:val="0"/>
      <w:marRight w:val="0"/>
      <w:marTop w:val="0"/>
      <w:marBottom w:val="0"/>
      <w:divBdr>
        <w:top w:val="none" w:sz="0" w:space="0" w:color="auto"/>
        <w:left w:val="none" w:sz="0" w:space="0" w:color="auto"/>
        <w:bottom w:val="none" w:sz="0" w:space="0" w:color="auto"/>
        <w:right w:val="none" w:sz="0" w:space="0" w:color="auto"/>
      </w:divBdr>
      <w:divsChild>
        <w:div w:id="1265069402">
          <w:marLeft w:val="0"/>
          <w:marRight w:val="0"/>
          <w:marTop w:val="0"/>
          <w:marBottom w:val="0"/>
          <w:divBdr>
            <w:top w:val="none" w:sz="0" w:space="0" w:color="auto"/>
            <w:left w:val="none" w:sz="0" w:space="0" w:color="auto"/>
            <w:bottom w:val="none" w:sz="0" w:space="0" w:color="auto"/>
            <w:right w:val="none" w:sz="0" w:space="0" w:color="auto"/>
          </w:divBdr>
        </w:div>
        <w:div w:id="1164007784">
          <w:marLeft w:val="0"/>
          <w:marRight w:val="0"/>
          <w:marTop w:val="0"/>
          <w:marBottom w:val="0"/>
          <w:divBdr>
            <w:top w:val="none" w:sz="0" w:space="0" w:color="auto"/>
            <w:left w:val="none" w:sz="0" w:space="0" w:color="auto"/>
            <w:bottom w:val="none" w:sz="0" w:space="0" w:color="auto"/>
            <w:right w:val="none" w:sz="0" w:space="0" w:color="auto"/>
          </w:divBdr>
        </w:div>
        <w:div w:id="198013155">
          <w:marLeft w:val="0"/>
          <w:marRight w:val="0"/>
          <w:marTop w:val="0"/>
          <w:marBottom w:val="0"/>
          <w:divBdr>
            <w:top w:val="none" w:sz="0" w:space="0" w:color="auto"/>
            <w:left w:val="none" w:sz="0" w:space="0" w:color="auto"/>
            <w:bottom w:val="none" w:sz="0" w:space="0" w:color="auto"/>
            <w:right w:val="none" w:sz="0" w:space="0" w:color="auto"/>
          </w:divBdr>
        </w:div>
        <w:div w:id="1688557815">
          <w:marLeft w:val="0"/>
          <w:marRight w:val="0"/>
          <w:marTop w:val="0"/>
          <w:marBottom w:val="0"/>
          <w:divBdr>
            <w:top w:val="none" w:sz="0" w:space="0" w:color="auto"/>
            <w:left w:val="none" w:sz="0" w:space="0" w:color="auto"/>
            <w:bottom w:val="none" w:sz="0" w:space="0" w:color="auto"/>
            <w:right w:val="none" w:sz="0" w:space="0" w:color="auto"/>
          </w:divBdr>
        </w:div>
        <w:div w:id="331295995">
          <w:marLeft w:val="0"/>
          <w:marRight w:val="0"/>
          <w:marTop w:val="0"/>
          <w:marBottom w:val="0"/>
          <w:divBdr>
            <w:top w:val="none" w:sz="0" w:space="0" w:color="auto"/>
            <w:left w:val="none" w:sz="0" w:space="0" w:color="auto"/>
            <w:bottom w:val="none" w:sz="0" w:space="0" w:color="auto"/>
            <w:right w:val="none" w:sz="0" w:space="0" w:color="auto"/>
          </w:divBdr>
        </w:div>
        <w:div w:id="1080252255">
          <w:marLeft w:val="0"/>
          <w:marRight w:val="0"/>
          <w:marTop w:val="0"/>
          <w:marBottom w:val="0"/>
          <w:divBdr>
            <w:top w:val="none" w:sz="0" w:space="0" w:color="auto"/>
            <w:left w:val="none" w:sz="0" w:space="0" w:color="auto"/>
            <w:bottom w:val="none" w:sz="0" w:space="0" w:color="auto"/>
            <w:right w:val="none" w:sz="0" w:space="0" w:color="auto"/>
          </w:divBdr>
        </w:div>
        <w:div w:id="2044748802">
          <w:marLeft w:val="0"/>
          <w:marRight w:val="0"/>
          <w:marTop w:val="0"/>
          <w:marBottom w:val="0"/>
          <w:divBdr>
            <w:top w:val="none" w:sz="0" w:space="0" w:color="auto"/>
            <w:left w:val="none" w:sz="0" w:space="0" w:color="auto"/>
            <w:bottom w:val="none" w:sz="0" w:space="0" w:color="auto"/>
            <w:right w:val="none" w:sz="0" w:space="0" w:color="auto"/>
          </w:divBdr>
        </w:div>
        <w:div w:id="1118068939">
          <w:marLeft w:val="0"/>
          <w:marRight w:val="0"/>
          <w:marTop w:val="0"/>
          <w:marBottom w:val="0"/>
          <w:divBdr>
            <w:top w:val="none" w:sz="0" w:space="0" w:color="auto"/>
            <w:left w:val="none" w:sz="0" w:space="0" w:color="auto"/>
            <w:bottom w:val="none" w:sz="0" w:space="0" w:color="auto"/>
            <w:right w:val="none" w:sz="0" w:space="0" w:color="auto"/>
          </w:divBdr>
        </w:div>
        <w:div w:id="1571579269">
          <w:marLeft w:val="0"/>
          <w:marRight w:val="0"/>
          <w:marTop w:val="0"/>
          <w:marBottom w:val="0"/>
          <w:divBdr>
            <w:top w:val="none" w:sz="0" w:space="0" w:color="auto"/>
            <w:left w:val="none" w:sz="0" w:space="0" w:color="auto"/>
            <w:bottom w:val="none" w:sz="0" w:space="0" w:color="auto"/>
            <w:right w:val="none" w:sz="0" w:space="0" w:color="auto"/>
          </w:divBdr>
        </w:div>
        <w:div w:id="904682659">
          <w:marLeft w:val="0"/>
          <w:marRight w:val="0"/>
          <w:marTop w:val="0"/>
          <w:marBottom w:val="0"/>
          <w:divBdr>
            <w:top w:val="none" w:sz="0" w:space="0" w:color="auto"/>
            <w:left w:val="none" w:sz="0" w:space="0" w:color="auto"/>
            <w:bottom w:val="none" w:sz="0" w:space="0" w:color="auto"/>
            <w:right w:val="none" w:sz="0" w:space="0" w:color="auto"/>
          </w:divBdr>
        </w:div>
        <w:div w:id="1936092207">
          <w:marLeft w:val="0"/>
          <w:marRight w:val="0"/>
          <w:marTop w:val="0"/>
          <w:marBottom w:val="0"/>
          <w:divBdr>
            <w:top w:val="none" w:sz="0" w:space="0" w:color="auto"/>
            <w:left w:val="none" w:sz="0" w:space="0" w:color="auto"/>
            <w:bottom w:val="none" w:sz="0" w:space="0" w:color="auto"/>
            <w:right w:val="none" w:sz="0" w:space="0" w:color="auto"/>
          </w:divBdr>
        </w:div>
        <w:div w:id="1875263991">
          <w:marLeft w:val="0"/>
          <w:marRight w:val="0"/>
          <w:marTop w:val="0"/>
          <w:marBottom w:val="0"/>
          <w:divBdr>
            <w:top w:val="none" w:sz="0" w:space="0" w:color="auto"/>
            <w:left w:val="none" w:sz="0" w:space="0" w:color="auto"/>
            <w:bottom w:val="none" w:sz="0" w:space="0" w:color="auto"/>
            <w:right w:val="none" w:sz="0" w:space="0" w:color="auto"/>
          </w:divBdr>
        </w:div>
        <w:div w:id="1122967434">
          <w:marLeft w:val="0"/>
          <w:marRight w:val="0"/>
          <w:marTop w:val="0"/>
          <w:marBottom w:val="0"/>
          <w:divBdr>
            <w:top w:val="none" w:sz="0" w:space="0" w:color="auto"/>
            <w:left w:val="none" w:sz="0" w:space="0" w:color="auto"/>
            <w:bottom w:val="none" w:sz="0" w:space="0" w:color="auto"/>
            <w:right w:val="none" w:sz="0" w:space="0" w:color="auto"/>
          </w:divBdr>
        </w:div>
        <w:div w:id="24912693">
          <w:marLeft w:val="0"/>
          <w:marRight w:val="0"/>
          <w:marTop w:val="0"/>
          <w:marBottom w:val="0"/>
          <w:divBdr>
            <w:top w:val="none" w:sz="0" w:space="0" w:color="auto"/>
            <w:left w:val="none" w:sz="0" w:space="0" w:color="auto"/>
            <w:bottom w:val="none" w:sz="0" w:space="0" w:color="auto"/>
            <w:right w:val="none" w:sz="0" w:space="0" w:color="auto"/>
          </w:divBdr>
        </w:div>
        <w:div w:id="1045061980">
          <w:marLeft w:val="0"/>
          <w:marRight w:val="0"/>
          <w:marTop w:val="0"/>
          <w:marBottom w:val="0"/>
          <w:divBdr>
            <w:top w:val="none" w:sz="0" w:space="0" w:color="auto"/>
            <w:left w:val="none" w:sz="0" w:space="0" w:color="auto"/>
            <w:bottom w:val="none" w:sz="0" w:space="0" w:color="auto"/>
            <w:right w:val="none" w:sz="0" w:space="0" w:color="auto"/>
          </w:divBdr>
        </w:div>
        <w:div w:id="865292784">
          <w:marLeft w:val="0"/>
          <w:marRight w:val="0"/>
          <w:marTop w:val="0"/>
          <w:marBottom w:val="0"/>
          <w:divBdr>
            <w:top w:val="none" w:sz="0" w:space="0" w:color="auto"/>
            <w:left w:val="none" w:sz="0" w:space="0" w:color="auto"/>
            <w:bottom w:val="none" w:sz="0" w:space="0" w:color="auto"/>
            <w:right w:val="none" w:sz="0" w:space="0" w:color="auto"/>
          </w:divBdr>
        </w:div>
        <w:div w:id="247275153">
          <w:marLeft w:val="0"/>
          <w:marRight w:val="0"/>
          <w:marTop w:val="0"/>
          <w:marBottom w:val="0"/>
          <w:divBdr>
            <w:top w:val="none" w:sz="0" w:space="0" w:color="auto"/>
            <w:left w:val="none" w:sz="0" w:space="0" w:color="auto"/>
            <w:bottom w:val="none" w:sz="0" w:space="0" w:color="auto"/>
            <w:right w:val="none" w:sz="0" w:space="0" w:color="auto"/>
          </w:divBdr>
        </w:div>
        <w:div w:id="538855630">
          <w:marLeft w:val="0"/>
          <w:marRight w:val="0"/>
          <w:marTop w:val="0"/>
          <w:marBottom w:val="0"/>
          <w:divBdr>
            <w:top w:val="none" w:sz="0" w:space="0" w:color="auto"/>
            <w:left w:val="none" w:sz="0" w:space="0" w:color="auto"/>
            <w:bottom w:val="none" w:sz="0" w:space="0" w:color="auto"/>
            <w:right w:val="none" w:sz="0" w:space="0" w:color="auto"/>
          </w:divBdr>
        </w:div>
        <w:div w:id="346102855">
          <w:marLeft w:val="0"/>
          <w:marRight w:val="0"/>
          <w:marTop w:val="0"/>
          <w:marBottom w:val="0"/>
          <w:divBdr>
            <w:top w:val="none" w:sz="0" w:space="0" w:color="auto"/>
            <w:left w:val="none" w:sz="0" w:space="0" w:color="auto"/>
            <w:bottom w:val="none" w:sz="0" w:space="0" w:color="auto"/>
            <w:right w:val="none" w:sz="0" w:space="0" w:color="auto"/>
          </w:divBdr>
        </w:div>
        <w:div w:id="1453330818">
          <w:marLeft w:val="0"/>
          <w:marRight w:val="0"/>
          <w:marTop w:val="0"/>
          <w:marBottom w:val="0"/>
          <w:divBdr>
            <w:top w:val="none" w:sz="0" w:space="0" w:color="auto"/>
            <w:left w:val="none" w:sz="0" w:space="0" w:color="auto"/>
            <w:bottom w:val="none" w:sz="0" w:space="0" w:color="auto"/>
            <w:right w:val="none" w:sz="0" w:space="0" w:color="auto"/>
          </w:divBdr>
        </w:div>
        <w:div w:id="765271258">
          <w:marLeft w:val="0"/>
          <w:marRight w:val="0"/>
          <w:marTop w:val="0"/>
          <w:marBottom w:val="0"/>
          <w:divBdr>
            <w:top w:val="none" w:sz="0" w:space="0" w:color="auto"/>
            <w:left w:val="none" w:sz="0" w:space="0" w:color="auto"/>
            <w:bottom w:val="none" w:sz="0" w:space="0" w:color="auto"/>
            <w:right w:val="none" w:sz="0" w:space="0" w:color="auto"/>
          </w:divBdr>
        </w:div>
        <w:div w:id="1973753715">
          <w:marLeft w:val="0"/>
          <w:marRight w:val="0"/>
          <w:marTop w:val="0"/>
          <w:marBottom w:val="0"/>
          <w:divBdr>
            <w:top w:val="none" w:sz="0" w:space="0" w:color="auto"/>
            <w:left w:val="none" w:sz="0" w:space="0" w:color="auto"/>
            <w:bottom w:val="none" w:sz="0" w:space="0" w:color="auto"/>
            <w:right w:val="none" w:sz="0" w:space="0" w:color="auto"/>
          </w:divBdr>
        </w:div>
        <w:div w:id="467207640">
          <w:marLeft w:val="0"/>
          <w:marRight w:val="0"/>
          <w:marTop w:val="0"/>
          <w:marBottom w:val="0"/>
          <w:divBdr>
            <w:top w:val="none" w:sz="0" w:space="0" w:color="auto"/>
            <w:left w:val="none" w:sz="0" w:space="0" w:color="auto"/>
            <w:bottom w:val="none" w:sz="0" w:space="0" w:color="auto"/>
            <w:right w:val="none" w:sz="0" w:space="0" w:color="auto"/>
          </w:divBdr>
        </w:div>
        <w:div w:id="1092822804">
          <w:marLeft w:val="0"/>
          <w:marRight w:val="0"/>
          <w:marTop w:val="0"/>
          <w:marBottom w:val="0"/>
          <w:divBdr>
            <w:top w:val="none" w:sz="0" w:space="0" w:color="auto"/>
            <w:left w:val="none" w:sz="0" w:space="0" w:color="auto"/>
            <w:bottom w:val="none" w:sz="0" w:space="0" w:color="auto"/>
            <w:right w:val="none" w:sz="0" w:space="0" w:color="auto"/>
          </w:divBdr>
        </w:div>
        <w:div w:id="1182236152">
          <w:marLeft w:val="0"/>
          <w:marRight w:val="0"/>
          <w:marTop w:val="0"/>
          <w:marBottom w:val="0"/>
          <w:divBdr>
            <w:top w:val="none" w:sz="0" w:space="0" w:color="auto"/>
            <w:left w:val="none" w:sz="0" w:space="0" w:color="auto"/>
            <w:bottom w:val="none" w:sz="0" w:space="0" w:color="auto"/>
            <w:right w:val="none" w:sz="0" w:space="0" w:color="auto"/>
          </w:divBdr>
        </w:div>
        <w:div w:id="931549874">
          <w:marLeft w:val="0"/>
          <w:marRight w:val="0"/>
          <w:marTop w:val="0"/>
          <w:marBottom w:val="0"/>
          <w:divBdr>
            <w:top w:val="none" w:sz="0" w:space="0" w:color="auto"/>
            <w:left w:val="none" w:sz="0" w:space="0" w:color="auto"/>
            <w:bottom w:val="none" w:sz="0" w:space="0" w:color="auto"/>
            <w:right w:val="none" w:sz="0" w:space="0" w:color="auto"/>
          </w:divBdr>
        </w:div>
        <w:div w:id="265236883">
          <w:marLeft w:val="0"/>
          <w:marRight w:val="0"/>
          <w:marTop w:val="0"/>
          <w:marBottom w:val="0"/>
          <w:divBdr>
            <w:top w:val="none" w:sz="0" w:space="0" w:color="auto"/>
            <w:left w:val="none" w:sz="0" w:space="0" w:color="auto"/>
            <w:bottom w:val="none" w:sz="0" w:space="0" w:color="auto"/>
            <w:right w:val="none" w:sz="0" w:space="0" w:color="auto"/>
          </w:divBdr>
        </w:div>
        <w:div w:id="1811437726">
          <w:marLeft w:val="0"/>
          <w:marRight w:val="0"/>
          <w:marTop w:val="0"/>
          <w:marBottom w:val="0"/>
          <w:divBdr>
            <w:top w:val="none" w:sz="0" w:space="0" w:color="auto"/>
            <w:left w:val="none" w:sz="0" w:space="0" w:color="auto"/>
            <w:bottom w:val="none" w:sz="0" w:space="0" w:color="auto"/>
            <w:right w:val="none" w:sz="0" w:space="0" w:color="auto"/>
          </w:divBdr>
        </w:div>
        <w:div w:id="1058700188">
          <w:marLeft w:val="0"/>
          <w:marRight w:val="0"/>
          <w:marTop w:val="0"/>
          <w:marBottom w:val="0"/>
          <w:divBdr>
            <w:top w:val="none" w:sz="0" w:space="0" w:color="auto"/>
            <w:left w:val="none" w:sz="0" w:space="0" w:color="auto"/>
            <w:bottom w:val="none" w:sz="0" w:space="0" w:color="auto"/>
            <w:right w:val="none" w:sz="0" w:space="0" w:color="auto"/>
          </w:divBdr>
        </w:div>
        <w:div w:id="1197041603">
          <w:marLeft w:val="0"/>
          <w:marRight w:val="0"/>
          <w:marTop w:val="0"/>
          <w:marBottom w:val="0"/>
          <w:divBdr>
            <w:top w:val="none" w:sz="0" w:space="0" w:color="auto"/>
            <w:left w:val="none" w:sz="0" w:space="0" w:color="auto"/>
            <w:bottom w:val="none" w:sz="0" w:space="0" w:color="auto"/>
            <w:right w:val="none" w:sz="0" w:space="0" w:color="auto"/>
          </w:divBdr>
        </w:div>
        <w:div w:id="1098720772">
          <w:marLeft w:val="0"/>
          <w:marRight w:val="0"/>
          <w:marTop w:val="0"/>
          <w:marBottom w:val="0"/>
          <w:divBdr>
            <w:top w:val="none" w:sz="0" w:space="0" w:color="auto"/>
            <w:left w:val="none" w:sz="0" w:space="0" w:color="auto"/>
            <w:bottom w:val="none" w:sz="0" w:space="0" w:color="auto"/>
            <w:right w:val="none" w:sz="0" w:space="0" w:color="auto"/>
          </w:divBdr>
        </w:div>
        <w:div w:id="155608623">
          <w:marLeft w:val="0"/>
          <w:marRight w:val="0"/>
          <w:marTop w:val="0"/>
          <w:marBottom w:val="0"/>
          <w:divBdr>
            <w:top w:val="none" w:sz="0" w:space="0" w:color="auto"/>
            <w:left w:val="none" w:sz="0" w:space="0" w:color="auto"/>
            <w:bottom w:val="none" w:sz="0" w:space="0" w:color="auto"/>
            <w:right w:val="none" w:sz="0" w:space="0" w:color="auto"/>
          </w:divBdr>
        </w:div>
        <w:div w:id="1161772181">
          <w:marLeft w:val="0"/>
          <w:marRight w:val="0"/>
          <w:marTop w:val="0"/>
          <w:marBottom w:val="0"/>
          <w:divBdr>
            <w:top w:val="none" w:sz="0" w:space="0" w:color="auto"/>
            <w:left w:val="none" w:sz="0" w:space="0" w:color="auto"/>
            <w:bottom w:val="none" w:sz="0" w:space="0" w:color="auto"/>
            <w:right w:val="none" w:sz="0" w:space="0" w:color="auto"/>
          </w:divBdr>
        </w:div>
        <w:div w:id="1170873224">
          <w:marLeft w:val="0"/>
          <w:marRight w:val="0"/>
          <w:marTop w:val="0"/>
          <w:marBottom w:val="0"/>
          <w:divBdr>
            <w:top w:val="none" w:sz="0" w:space="0" w:color="auto"/>
            <w:left w:val="none" w:sz="0" w:space="0" w:color="auto"/>
            <w:bottom w:val="none" w:sz="0" w:space="0" w:color="auto"/>
            <w:right w:val="none" w:sz="0" w:space="0" w:color="auto"/>
          </w:divBdr>
        </w:div>
        <w:div w:id="1131168943">
          <w:marLeft w:val="0"/>
          <w:marRight w:val="0"/>
          <w:marTop w:val="0"/>
          <w:marBottom w:val="0"/>
          <w:divBdr>
            <w:top w:val="none" w:sz="0" w:space="0" w:color="auto"/>
            <w:left w:val="none" w:sz="0" w:space="0" w:color="auto"/>
            <w:bottom w:val="none" w:sz="0" w:space="0" w:color="auto"/>
            <w:right w:val="none" w:sz="0" w:space="0" w:color="auto"/>
          </w:divBdr>
        </w:div>
        <w:div w:id="156071921">
          <w:marLeft w:val="0"/>
          <w:marRight w:val="0"/>
          <w:marTop w:val="0"/>
          <w:marBottom w:val="0"/>
          <w:divBdr>
            <w:top w:val="none" w:sz="0" w:space="0" w:color="auto"/>
            <w:left w:val="none" w:sz="0" w:space="0" w:color="auto"/>
            <w:bottom w:val="none" w:sz="0" w:space="0" w:color="auto"/>
            <w:right w:val="none" w:sz="0" w:space="0" w:color="auto"/>
          </w:divBdr>
        </w:div>
        <w:div w:id="283931115">
          <w:marLeft w:val="0"/>
          <w:marRight w:val="0"/>
          <w:marTop w:val="0"/>
          <w:marBottom w:val="0"/>
          <w:divBdr>
            <w:top w:val="none" w:sz="0" w:space="0" w:color="auto"/>
            <w:left w:val="none" w:sz="0" w:space="0" w:color="auto"/>
            <w:bottom w:val="none" w:sz="0" w:space="0" w:color="auto"/>
            <w:right w:val="none" w:sz="0" w:space="0" w:color="auto"/>
          </w:divBdr>
        </w:div>
        <w:div w:id="1965699159">
          <w:marLeft w:val="0"/>
          <w:marRight w:val="0"/>
          <w:marTop w:val="0"/>
          <w:marBottom w:val="0"/>
          <w:divBdr>
            <w:top w:val="none" w:sz="0" w:space="0" w:color="auto"/>
            <w:left w:val="none" w:sz="0" w:space="0" w:color="auto"/>
            <w:bottom w:val="none" w:sz="0" w:space="0" w:color="auto"/>
            <w:right w:val="none" w:sz="0" w:space="0" w:color="auto"/>
          </w:divBdr>
        </w:div>
        <w:div w:id="386955882">
          <w:marLeft w:val="0"/>
          <w:marRight w:val="0"/>
          <w:marTop w:val="0"/>
          <w:marBottom w:val="0"/>
          <w:divBdr>
            <w:top w:val="none" w:sz="0" w:space="0" w:color="auto"/>
            <w:left w:val="none" w:sz="0" w:space="0" w:color="auto"/>
            <w:bottom w:val="none" w:sz="0" w:space="0" w:color="auto"/>
            <w:right w:val="none" w:sz="0" w:space="0" w:color="auto"/>
          </w:divBdr>
        </w:div>
        <w:div w:id="1350987056">
          <w:marLeft w:val="0"/>
          <w:marRight w:val="0"/>
          <w:marTop w:val="0"/>
          <w:marBottom w:val="0"/>
          <w:divBdr>
            <w:top w:val="none" w:sz="0" w:space="0" w:color="auto"/>
            <w:left w:val="none" w:sz="0" w:space="0" w:color="auto"/>
            <w:bottom w:val="none" w:sz="0" w:space="0" w:color="auto"/>
            <w:right w:val="none" w:sz="0" w:space="0" w:color="auto"/>
          </w:divBdr>
        </w:div>
        <w:div w:id="1700816626">
          <w:marLeft w:val="0"/>
          <w:marRight w:val="0"/>
          <w:marTop w:val="0"/>
          <w:marBottom w:val="0"/>
          <w:divBdr>
            <w:top w:val="none" w:sz="0" w:space="0" w:color="auto"/>
            <w:left w:val="none" w:sz="0" w:space="0" w:color="auto"/>
            <w:bottom w:val="none" w:sz="0" w:space="0" w:color="auto"/>
            <w:right w:val="none" w:sz="0" w:space="0" w:color="auto"/>
          </w:divBdr>
        </w:div>
        <w:div w:id="1841845767">
          <w:marLeft w:val="0"/>
          <w:marRight w:val="0"/>
          <w:marTop w:val="0"/>
          <w:marBottom w:val="0"/>
          <w:divBdr>
            <w:top w:val="none" w:sz="0" w:space="0" w:color="auto"/>
            <w:left w:val="none" w:sz="0" w:space="0" w:color="auto"/>
            <w:bottom w:val="none" w:sz="0" w:space="0" w:color="auto"/>
            <w:right w:val="none" w:sz="0" w:space="0" w:color="auto"/>
          </w:divBdr>
        </w:div>
        <w:div w:id="2119985804">
          <w:marLeft w:val="0"/>
          <w:marRight w:val="0"/>
          <w:marTop w:val="0"/>
          <w:marBottom w:val="0"/>
          <w:divBdr>
            <w:top w:val="none" w:sz="0" w:space="0" w:color="auto"/>
            <w:left w:val="none" w:sz="0" w:space="0" w:color="auto"/>
            <w:bottom w:val="none" w:sz="0" w:space="0" w:color="auto"/>
            <w:right w:val="none" w:sz="0" w:space="0" w:color="auto"/>
          </w:divBdr>
        </w:div>
        <w:div w:id="510413541">
          <w:marLeft w:val="0"/>
          <w:marRight w:val="0"/>
          <w:marTop w:val="0"/>
          <w:marBottom w:val="0"/>
          <w:divBdr>
            <w:top w:val="none" w:sz="0" w:space="0" w:color="auto"/>
            <w:left w:val="none" w:sz="0" w:space="0" w:color="auto"/>
            <w:bottom w:val="none" w:sz="0" w:space="0" w:color="auto"/>
            <w:right w:val="none" w:sz="0" w:space="0" w:color="auto"/>
          </w:divBdr>
        </w:div>
        <w:div w:id="1429428223">
          <w:marLeft w:val="0"/>
          <w:marRight w:val="0"/>
          <w:marTop w:val="0"/>
          <w:marBottom w:val="0"/>
          <w:divBdr>
            <w:top w:val="none" w:sz="0" w:space="0" w:color="auto"/>
            <w:left w:val="none" w:sz="0" w:space="0" w:color="auto"/>
            <w:bottom w:val="none" w:sz="0" w:space="0" w:color="auto"/>
            <w:right w:val="none" w:sz="0" w:space="0" w:color="auto"/>
          </w:divBdr>
        </w:div>
        <w:div w:id="1740981676">
          <w:marLeft w:val="0"/>
          <w:marRight w:val="0"/>
          <w:marTop w:val="0"/>
          <w:marBottom w:val="0"/>
          <w:divBdr>
            <w:top w:val="none" w:sz="0" w:space="0" w:color="auto"/>
            <w:left w:val="none" w:sz="0" w:space="0" w:color="auto"/>
            <w:bottom w:val="none" w:sz="0" w:space="0" w:color="auto"/>
            <w:right w:val="none" w:sz="0" w:space="0" w:color="auto"/>
          </w:divBdr>
        </w:div>
        <w:div w:id="114561340">
          <w:marLeft w:val="0"/>
          <w:marRight w:val="0"/>
          <w:marTop w:val="0"/>
          <w:marBottom w:val="0"/>
          <w:divBdr>
            <w:top w:val="none" w:sz="0" w:space="0" w:color="auto"/>
            <w:left w:val="none" w:sz="0" w:space="0" w:color="auto"/>
            <w:bottom w:val="none" w:sz="0" w:space="0" w:color="auto"/>
            <w:right w:val="none" w:sz="0" w:space="0" w:color="auto"/>
          </w:divBdr>
        </w:div>
        <w:div w:id="640697814">
          <w:marLeft w:val="0"/>
          <w:marRight w:val="0"/>
          <w:marTop w:val="0"/>
          <w:marBottom w:val="0"/>
          <w:divBdr>
            <w:top w:val="none" w:sz="0" w:space="0" w:color="auto"/>
            <w:left w:val="none" w:sz="0" w:space="0" w:color="auto"/>
            <w:bottom w:val="none" w:sz="0" w:space="0" w:color="auto"/>
            <w:right w:val="none" w:sz="0" w:space="0" w:color="auto"/>
          </w:divBdr>
        </w:div>
        <w:div w:id="943152114">
          <w:marLeft w:val="0"/>
          <w:marRight w:val="0"/>
          <w:marTop w:val="0"/>
          <w:marBottom w:val="0"/>
          <w:divBdr>
            <w:top w:val="none" w:sz="0" w:space="0" w:color="auto"/>
            <w:left w:val="none" w:sz="0" w:space="0" w:color="auto"/>
            <w:bottom w:val="none" w:sz="0" w:space="0" w:color="auto"/>
            <w:right w:val="none" w:sz="0" w:space="0" w:color="auto"/>
          </w:divBdr>
        </w:div>
        <w:div w:id="1943603940">
          <w:marLeft w:val="0"/>
          <w:marRight w:val="0"/>
          <w:marTop w:val="0"/>
          <w:marBottom w:val="0"/>
          <w:divBdr>
            <w:top w:val="none" w:sz="0" w:space="0" w:color="auto"/>
            <w:left w:val="none" w:sz="0" w:space="0" w:color="auto"/>
            <w:bottom w:val="none" w:sz="0" w:space="0" w:color="auto"/>
            <w:right w:val="none" w:sz="0" w:space="0" w:color="auto"/>
          </w:divBdr>
        </w:div>
        <w:div w:id="1191840692">
          <w:marLeft w:val="0"/>
          <w:marRight w:val="0"/>
          <w:marTop w:val="0"/>
          <w:marBottom w:val="0"/>
          <w:divBdr>
            <w:top w:val="none" w:sz="0" w:space="0" w:color="auto"/>
            <w:left w:val="none" w:sz="0" w:space="0" w:color="auto"/>
            <w:bottom w:val="none" w:sz="0" w:space="0" w:color="auto"/>
            <w:right w:val="none" w:sz="0" w:space="0" w:color="auto"/>
          </w:divBdr>
        </w:div>
        <w:div w:id="2052069963">
          <w:marLeft w:val="0"/>
          <w:marRight w:val="0"/>
          <w:marTop w:val="0"/>
          <w:marBottom w:val="0"/>
          <w:divBdr>
            <w:top w:val="none" w:sz="0" w:space="0" w:color="auto"/>
            <w:left w:val="none" w:sz="0" w:space="0" w:color="auto"/>
            <w:bottom w:val="none" w:sz="0" w:space="0" w:color="auto"/>
            <w:right w:val="none" w:sz="0" w:space="0" w:color="auto"/>
          </w:divBdr>
        </w:div>
        <w:div w:id="939534379">
          <w:marLeft w:val="0"/>
          <w:marRight w:val="0"/>
          <w:marTop w:val="0"/>
          <w:marBottom w:val="0"/>
          <w:divBdr>
            <w:top w:val="none" w:sz="0" w:space="0" w:color="auto"/>
            <w:left w:val="none" w:sz="0" w:space="0" w:color="auto"/>
            <w:bottom w:val="none" w:sz="0" w:space="0" w:color="auto"/>
            <w:right w:val="none" w:sz="0" w:space="0" w:color="auto"/>
          </w:divBdr>
        </w:div>
        <w:div w:id="530269419">
          <w:marLeft w:val="0"/>
          <w:marRight w:val="0"/>
          <w:marTop w:val="0"/>
          <w:marBottom w:val="0"/>
          <w:divBdr>
            <w:top w:val="none" w:sz="0" w:space="0" w:color="auto"/>
            <w:left w:val="none" w:sz="0" w:space="0" w:color="auto"/>
            <w:bottom w:val="none" w:sz="0" w:space="0" w:color="auto"/>
            <w:right w:val="none" w:sz="0" w:space="0" w:color="auto"/>
          </w:divBdr>
        </w:div>
        <w:div w:id="2124688049">
          <w:marLeft w:val="0"/>
          <w:marRight w:val="0"/>
          <w:marTop w:val="0"/>
          <w:marBottom w:val="0"/>
          <w:divBdr>
            <w:top w:val="none" w:sz="0" w:space="0" w:color="auto"/>
            <w:left w:val="none" w:sz="0" w:space="0" w:color="auto"/>
            <w:bottom w:val="none" w:sz="0" w:space="0" w:color="auto"/>
            <w:right w:val="none" w:sz="0" w:space="0" w:color="auto"/>
          </w:divBdr>
        </w:div>
        <w:div w:id="1256986295">
          <w:marLeft w:val="0"/>
          <w:marRight w:val="0"/>
          <w:marTop w:val="0"/>
          <w:marBottom w:val="0"/>
          <w:divBdr>
            <w:top w:val="none" w:sz="0" w:space="0" w:color="auto"/>
            <w:left w:val="none" w:sz="0" w:space="0" w:color="auto"/>
            <w:bottom w:val="none" w:sz="0" w:space="0" w:color="auto"/>
            <w:right w:val="none" w:sz="0" w:space="0" w:color="auto"/>
          </w:divBdr>
        </w:div>
        <w:div w:id="2105883241">
          <w:marLeft w:val="0"/>
          <w:marRight w:val="0"/>
          <w:marTop w:val="0"/>
          <w:marBottom w:val="0"/>
          <w:divBdr>
            <w:top w:val="none" w:sz="0" w:space="0" w:color="auto"/>
            <w:left w:val="none" w:sz="0" w:space="0" w:color="auto"/>
            <w:bottom w:val="none" w:sz="0" w:space="0" w:color="auto"/>
            <w:right w:val="none" w:sz="0" w:space="0" w:color="auto"/>
          </w:divBdr>
        </w:div>
        <w:div w:id="1531844362">
          <w:marLeft w:val="0"/>
          <w:marRight w:val="0"/>
          <w:marTop w:val="0"/>
          <w:marBottom w:val="0"/>
          <w:divBdr>
            <w:top w:val="none" w:sz="0" w:space="0" w:color="auto"/>
            <w:left w:val="none" w:sz="0" w:space="0" w:color="auto"/>
            <w:bottom w:val="none" w:sz="0" w:space="0" w:color="auto"/>
            <w:right w:val="none" w:sz="0" w:space="0" w:color="auto"/>
          </w:divBdr>
        </w:div>
        <w:div w:id="1667634647">
          <w:marLeft w:val="0"/>
          <w:marRight w:val="0"/>
          <w:marTop w:val="0"/>
          <w:marBottom w:val="0"/>
          <w:divBdr>
            <w:top w:val="none" w:sz="0" w:space="0" w:color="auto"/>
            <w:left w:val="none" w:sz="0" w:space="0" w:color="auto"/>
            <w:bottom w:val="none" w:sz="0" w:space="0" w:color="auto"/>
            <w:right w:val="none" w:sz="0" w:space="0" w:color="auto"/>
          </w:divBdr>
        </w:div>
        <w:div w:id="2015917161">
          <w:marLeft w:val="0"/>
          <w:marRight w:val="0"/>
          <w:marTop w:val="0"/>
          <w:marBottom w:val="0"/>
          <w:divBdr>
            <w:top w:val="none" w:sz="0" w:space="0" w:color="auto"/>
            <w:left w:val="none" w:sz="0" w:space="0" w:color="auto"/>
            <w:bottom w:val="none" w:sz="0" w:space="0" w:color="auto"/>
            <w:right w:val="none" w:sz="0" w:space="0" w:color="auto"/>
          </w:divBdr>
        </w:div>
        <w:div w:id="361512843">
          <w:marLeft w:val="0"/>
          <w:marRight w:val="0"/>
          <w:marTop w:val="0"/>
          <w:marBottom w:val="0"/>
          <w:divBdr>
            <w:top w:val="none" w:sz="0" w:space="0" w:color="auto"/>
            <w:left w:val="none" w:sz="0" w:space="0" w:color="auto"/>
            <w:bottom w:val="none" w:sz="0" w:space="0" w:color="auto"/>
            <w:right w:val="none" w:sz="0" w:space="0" w:color="auto"/>
          </w:divBdr>
        </w:div>
        <w:div w:id="1166287855">
          <w:marLeft w:val="0"/>
          <w:marRight w:val="0"/>
          <w:marTop w:val="0"/>
          <w:marBottom w:val="0"/>
          <w:divBdr>
            <w:top w:val="none" w:sz="0" w:space="0" w:color="auto"/>
            <w:left w:val="none" w:sz="0" w:space="0" w:color="auto"/>
            <w:bottom w:val="none" w:sz="0" w:space="0" w:color="auto"/>
            <w:right w:val="none" w:sz="0" w:space="0" w:color="auto"/>
          </w:divBdr>
        </w:div>
        <w:div w:id="264505961">
          <w:marLeft w:val="0"/>
          <w:marRight w:val="0"/>
          <w:marTop w:val="0"/>
          <w:marBottom w:val="0"/>
          <w:divBdr>
            <w:top w:val="none" w:sz="0" w:space="0" w:color="auto"/>
            <w:left w:val="none" w:sz="0" w:space="0" w:color="auto"/>
            <w:bottom w:val="none" w:sz="0" w:space="0" w:color="auto"/>
            <w:right w:val="none" w:sz="0" w:space="0" w:color="auto"/>
          </w:divBdr>
        </w:div>
        <w:div w:id="1869293020">
          <w:marLeft w:val="0"/>
          <w:marRight w:val="0"/>
          <w:marTop w:val="0"/>
          <w:marBottom w:val="0"/>
          <w:divBdr>
            <w:top w:val="none" w:sz="0" w:space="0" w:color="auto"/>
            <w:left w:val="none" w:sz="0" w:space="0" w:color="auto"/>
            <w:bottom w:val="none" w:sz="0" w:space="0" w:color="auto"/>
            <w:right w:val="none" w:sz="0" w:space="0" w:color="auto"/>
          </w:divBdr>
        </w:div>
        <w:div w:id="254823156">
          <w:marLeft w:val="0"/>
          <w:marRight w:val="0"/>
          <w:marTop w:val="0"/>
          <w:marBottom w:val="0"/>
          <w:divBdr>
            <w:top w:val="none" w:sz="0" w:space="0" w:color="auto"/>
            <w:left w:val="none" w:sz="0" w:space="0" w:color="auto"/>
            <w:bottom w:val="none" w:sz="0" w:space="0" w:color="auto"/>
            <w:right w:val="none" w:sz="0" w:space="0" w:color="auto"/>
          </w:divBdr>
        </w:div>
        <w:div w:id="239025026">
          <w:marLeft w:val="0"/>
          <w:marRight w:val="0"/>
          <w:marTop w:val="0"/>
          <w:marBottom w:val="0"/>
          <w:divBdr>
            <w:top w:val="none" w:sz="0" w:space="0" w:color="auto"/>
            <w:left w:val="none" w:sz="0" w:space="0" w:color="auto"/>
            <w:bottom w:val="none" w:sz="0" w:space="0" w:color="auto"/>
            <w:right w:val="none" w:sz="0" w:space="0" w:color="auto"/>
          </w:divBdr>
        </w:div>
      </w:divsChild>
    </w:div>
    <w:div w:id="1363482758">
      <w:bodyDiv w:val="1"/>
      <w:marLeft w:val="0"/>
      <w:marRight w:val="0"/>
      <w:marTop w:val="0"/>
      <w:marBottom w:val="0"/>
      <w:divBdr>
        <w:top w:val="none" w:sz="0" w:space="0" w:color="auto"/>
        <w:left w:val="none" w:sz="0" w:space="0" w:color="auto"/>
        <w:bottom w:val="none" w:sz="0" w:space="0" w:color="auto"/>
        <w:right w:val="none" w:sz="0" w:space="0" w:color="auto"/>
      </w:divBdr>
    </w:div>
    <w:div w:id="1364133247">
      <w:bodyDiv w:val="1"/>
      <w:marLeft w:val="0"/>
      <w:marRight w:val="0"/>
      <w:marTop w:val="0"/>
      <w:marBottom w:val="0"/>
      <w:divBdr>
        <w:top w:val="none" w:sz="0" w:space="0" w:color="auto"/>
        <w:left w:val="none" w:sz="0" w:space="0" w:color="auto"/>
        <w:bottom w:val="none" w:sz="0" w:space="0" w:color="auto"/>
        <w:right w:val="none" w:sz="0" w:space="0" w:color="auto"/>
      </w:divBdr>
    </w:div>
    <w:div w:id="1364674678">
      <w:bodyDiv w:val="1"/>
      <w:marLeft w:val="0"/>
      <w:marRight w:val="0"/>
      <w:marTop w:val="0"/>
      <w:marBottom w:val="0"/>
      <w:divBdr>
        <w:top w:val="none" w:sz="0" w:space="0" w:color="auto"/>
        <w:left w:val="none" w:sz="0" w:space="0" w:color="auto"/>
        <w:bottom w:val="none" w:sz="0" w:space="0" w:color="auto"/>
        <w:right w:val="none" w:sz="0" w:space="0" w:color="auto"/>
      </w:divBdr>
    </w:div>
    <w:div w:id="1365986367">
      <w:bodyDiv w:val="1"/>
      <w:marLeft w:val="0"/>
      <w:marRight w:val="0"/>
      <w:marTop w:val="0"/>
      <w:marBottom w:val="0"/>
      <w:divBdr>
        <w:top w:val="none" w:sz="0" w:space="0" w:color="auto"/>
        <w:left w:val="none" w:sz="0" w:space="0" w:color="auto"/>
        <w:bottom w:val="none" w:sz="0" w:space="0" w:color="auto"/>
        <w:right w:val="none" w:sz="0" w:space="0" w:color="auto"/>
      </w:divBdr>
    </w:div>
    <w:div w:id="1367481853">
      <w:bodyDiv w:val="1"/>
      <w:marLeft w:val="0"/>
      <w:marRight w:val="0"/>
      <w:marTop w:val="0"/>
      <w:marBottom w:val="0"/>
      <w:divBdr>
        <w:top w:val="none" w:sz="0" w:space="0" w:color="auto"/>
        <w:left w:val="none" w:sz="0" w:space="0" w:color="auto"/>
        <w:bottom w:val="none" w:sz="0" w:space="0" w:color="auto"/>
        <w:right w:val="none" w:sz="0" w:space="0" w:color="auto"/>
      </w:divBdr>
    </w:div>
    <w:div w:id="1367637490">
      <w:bodyDiv w:val="1"/>
      <w:marLeft w:val="0"/>
      <w:marRight w:val="0"/>
      <w:marTop w:val="0"/>
      <w:marBottom w:val="0"/>
      <w:divBdr>
        <w:top w:val="none" w:sz="0" w:space="0" w:color="auto"/>
        <w:left w:val="none" w:sz="0" w:space="0" w:color="auto"/>
        <w:bottom w:val="none" w:sz="0" w:space="0" w:color="auto"/>
        <w:right w:val="none" w:sz="0" w:space="0" w:color="auto"/>
      </w:divBdr>
      <w:divsChild>
        <w:div w:id="1767194185">
          <w:marLeft w:val="0"/>
          <w:marRight w:val="0"/>
          <w:marTop w:val="0"/>
          <w:marBottom w:val="0"/>
          <w:divBdr>
            <w:top w:val="none" w:sz="0" w:space="0" w:color="auto"/>
            <w:left w:val="none" w:sz="0" w:space="0" w:color="auto"/>
            <w:bottom w:val="none" w:sz="0" w:space="0" w:color="auto"/>
            <w:right w:val="none" w:sz="0" w:space="0" w:color="auto"/>
          </w:divBdr>
        </w:div>
      </w:divsChild>
    </w:div>
    <w:div w:id="1369985235">
      <w:bodyDiv w:val="1"/>
      <w:marLeft w:val="0"/>
      <w:marRight w:val="0"/>
      <w:marTop w:val="0"/>
      <w:marBottom w:val="0"/>
      <w:divBdr>
        <w:top w:val="none" w:sz="0" w:space="0" w:color="auto"/>
        <w:left w:val="none" w:sz="0" w:space="0" w:color="auto"/>
        <w:bottom w:val="none" w:sz="0" w:space="0" w:color="auto"/>
        <w:right w:val="none" w:sz="0" w:space="0" w:color="auto"/>
      </w:divBdr>
    </w:div>
    <w:div w:id="1371151908">
      <w:bodyDiv w:val="1"/>
      <w:marLeft w:val="0"/>
      <w:marRight w:val="0"/>
      <w:marTop w:val="0"/>
      <w:marBottom w:val="0"/>
      <w:divBdr>
        <w:top w:val="none" w:sz="0" w:space="0" w:color="auto"/>
        <w:left w:val="none" w:sz="0" w:space="0" w:color="auto"/>
        <w:bottom w:val="none" w:sz="0" w:space="0" w:color="auto"/>
        <w:right w:val="none" w:sz="0" w:space="0" w:color="auto"/>
      </w:divBdr>
    </w:div>
    <w:div w:id="1374815535">
      <w:bodyDiv w:val="1"/>
      <w:marLeft w:val="0"/>
      <w:marRight w:val="0"/>
      <w:marTop w:val="0"/>
      <w:marBottom w:val="0"/>
      <w:divBdr>
        <w:top w:val="none" w:sz="0" w:space="0" w:color="auto"/>
        <w:left w:val="none" w:sz="0" w:space="0" w:color="auto"/>
        <w:bottom w:val="none" w:sz="0" w:space="0" w:color="auto"/>
        <w:right w:val="none" w:sz="0" w:space="0" w:color="auto"/>
      </w:divBdr>
    </w:div>
    <w:div w:id="1377386721">
      <w:bodyDiv w:val="1"/>
      <w:marLeft w:val="0"/>
      <w:marRight w:val="0"/>
      <w:marTop w:val="0"/>
      <w:marBottom w:val="0"/>
      <w:divBdr>
        <w:top w:val="none" w:sz="0" w:space="0" w:color="auto"/>
        <w:left w:val="none" w:sz="0" w:space="0" w:color="auto"/>
        <w:bottom w:val="none" w:sz="0" w:space="0" w:color="auto"/>
        <w:right w:val="none" w:sz="0" w:space="0" w:color="auto"/>
      </w:divBdr>
    </w:div>
    <w:div w:id="1377511440">
      <w:bodyDiv w:val="1"/>
      <w:marLeft w:val="0"/>
      <w:marRight w:val="0"/>
      <w:marTop w:val="0"/>
      <w:marBottom w:val="0"/>
      <w:divBdr>
        <w:top w:val="none" w:sz="0" w:space="0" w:color="auto"/>
        <w:left w:val="none" w:sz="0" w:space="0" w:color="auto"/>
        <w:bottom w:val="none" w:sz="0" w:space="0" w:color="auto"/>
        <w:right w:val="none" w:sz="0" w:space="0" w:color="auto"/>
      </w:divBdr>
    </w:div>
    <w:div w:id="1378703270">
      <w:bodyDiv w:val="1"/>
      <w:marLeft w:val="0"/>
      <w:marRight w:val="0"/>
      <w:marTop w:val="0"/>
      <w:marBottom w:val="0"/>
      <w:divBdr>
        <w:top w:val="none" w:sz="0" w:space="0" w:color="auto"/>
        <w:left w:val="none" w:sz="0" w:space="0" w:color="auto"/>
        <w:bottom w:val="none" w:sz="0" w:space="0" w:color="auto"/>
        <w:right w:val="none" w:sz="0" w:space="0" w:color="auto"/>
      </w:divBdr>
    </w:div>
    <w:div w:id="1379089786">
      <w:bodyDiv w:val="1"/>
      <w:marLeft w:val="0"/>
      <w:marRight w:val="0"/>
      <w:marTop w:val="0"/>
      <w:marBottom w:val="0"/>
      <w:divBdr>
        <w:top w:val="none" w:sz="0" w:space="0" w:color="auto"/>
        <w:left w:val="none" w:sz="0" w:space="0" w:color="auto"/>
        <w:bottom w:val="none" w:sz="0" w:space="0" w:color="auto"/>
        <w:right w:val="none" w:sz="0" w:space="0" w:color="auto"/>
      </w:divBdr>
    </w:div>
    <w:div w:id="1382897057">
      <w:bodyDiv w:val="1"/>
      <w:marLeft w:val="0"/>
      <w:marRight w:val="0"/>
      <w:marTop w:val="0"/>
      <w:marBottom w:val="0"/>
      <w:divBdr>
        <w:top w:val="none" w:sz="0" w:space="0" w:color="auto"/>
        <w:left w:val="none" w:sz="0" w:space="0" w:color="auto"/>
        <w:bottom w:val="none" w:sz="0" w:space="0" w:color="auto"/>
        <w:right w:val="none" w:sz="0" w:space="0" w:color="auto"/>
      </w:divBdr>
    </w:div>
    <w:div w:id="1388840665">
      <w:bodyDiv w:val="1"/>
      <w:marLeft w:val="0"/>
      <w:marRight w:val="0"/>
      <w:marTop w:val="0"/>
      <w:marBottom w:val="0"/>
      <w:divBdr>
        <w:top w:val="none" w:sz="0" w:space="0" w:color="auto"/>
        <w:left w:val="none" w:sz="0" w:space="0" w:color="auto"/>
        <w:bottom w:val="none" w:sz="0" w:space="0" w:color="auto"/>
        <w:right w:val="none" w:sz="0" w:space="0" w:color="auto"/>
      </w:divBdr>
    </w:div>
    <w:div w:id="1389376019">
      <w:bodyDiv w:val="1"/>
      <w:marLeft w:val="0"/>
      <w:marRight w:val="0"/>
      <w:marTop w:val="0"/>
      <w:marBottom w:val="0"/>
      <w:divBdr>
        <w:top w:val="none" w:sz="0" w:space="0" w:color="auto"/>
        <w:left w:val="none" w:sz="0" w:space="0" w:color="auto"/>
        <w:bottom w:val="none" w:sz="0" w:space="0" w:color="auto"/>
        <w:right w:val="none" w:sz="0" w:space="0" w:color="auto"/>
      </w:divBdr>
    </w:div>
    <w:div w:id="1390955967">
      <w:bodyDiv w:val="1"/>
      <w:marLeft w:val="0"/>
      <w:marRight w:val="0"/>
      <w:marTop w:val="0"/>
      <w:marBottom w:val="0"/>
      <w:divBdr>
        <w:top w:val="none" w:sz="0" w:space="0" w:color="auto"/>
        <w:left w:val="none" w:sz="0" w:space="0" w:color="auto"/>
        <w:bottom w:val="none" w:sz="0" w:space="0" w:color="auto"/>
        <w:right w:val="none" w:sz="0" w:space="0" w:color="auto"/>
      </w:divBdr>
    </w:div>
    <w:div w:id="1391271346">
      <w:bodyDiv w:val="1"/>
      <w:marLeft w:val="0"/>
      <w:marRight w:val="0"/>
      <w:marTop w:val="0"/>
      <w:marBottom w:val="0"/>
      <w:divBdr>
        <w:top w:val="none" w:sz="0" w:space="0" w:color="auto"/>
        <w:left w:val="none" w:sz="0" w:space="0" w:color="auto"/>
        <w:bottom w:val="none" w:sz="0" w:space="0" w:color="auto"/>
        <w:right w:val="none" w:sz="0" w:space="0" w:color="auto"/>
      </w:divBdr>
    </w:div>
    <w:div w:id="1392000854">
      <w:bodyDiv w:val="1"/>
      <w:marLeft w:val="0"/>
      <w:marRight w:val="0"/>
      <w:marTop w:val="0"/>
      <w:marBottom w:val="0"/>
      <w:divBdr>
        <w:top w:val="none" w:sz="0" w:space="0" w:color="auto"/>
        <w:left w:val="none" w:sz="0" w:space="0" w:color="auto"/>
        <w:bottom w:val="none" w:sz="0" w:space="0" w:color="auto"/>
        <w:right w:val="none" w:sz="0" w:space="0" w:color="auto"/>
      </w:divBdr>
    </w:div>
    <w:div w:id="1392845964">
      <w:bodyDiv w:val="1"/>
      <w:marLeft w:val="0"/>
      <w:marRight w:val="0"/>
      <w:marTop w:val="0"/>
      <w:marBottom w:val="0"/>
      <w:divBdr>
        <w:top w:val="none" w:sz="0" w:space="0" w:color="auto"/>
        <w:left w:val="none" w:sz="0" w:space="0" w:color="auto"/>
        <w:bottom w:val="none" w:sz="0" w:space="0" w:color="auto"/>
        <w:right w:val="none" w:sz="0" w:space="0" w:color="auto"/>
      </w:divBdr>
    </w:div>
    <w:div w:id="1393236149">
      <w:bodyDiv w:val="1"/>
      <w:marLeft w:val="0"/>
      <w:marRight w:val="0"/>
      <w:marTop w:val="0"/>
      <w:marBottom w:val="0"/>
      <w:divBdr>
        <w:top w:val="none" w:sz="0" w:space="0" w:color="auto"/>
        <w:left w:val="none" w:sz="0" w:space="0" w:color="auto"/>
        <w:bottom w:val="none" w:sz="0" w:space="0" w:color="auto"/>
        <w:right w:val="none" w:sz="0" w:space="0" w:color="auto"/>
      </w:divBdr>
    </w:div>
    <w:div w:id="1394306805">
      <w:bodyDiv w:val="1"/>
      <w:marLeft w:val="0"/>
      <w:marRight w:val="0"/>
      <w:marTop w:val="0"/>
      <w:marBottom w:val="0"/>
      <w:divBdr>
        <w:top w:val="none" w:sz="0" w:space="0" w:color="auto"/>
        <w:left w:val="none" w:sz="0" w:space="0" w:color="auto"/>
        <w:bottom w:val="none" w:sz="0" w:space="0" w:color="auto"/>
        <w:right w:val="none" w:sz="0" w:space="0" w:color="auto"/>
      </w:divBdr>
    </w:div>
    <w:div w:id="1395393456">
      <w:bodyDiv w:val="1"/>
      <w:marLeft w:val="0"/>
      <w:marRight w:val="0"/>
      <w:marTop w:val="0"/>
      <w:marBottom w:val="0"/>
      <w:divBdr>
        <w:top w:val="none" w:sz="0" w:space="0" w:color="auto"/>
        <w:left w:val="none" w:sz="0" w:space="0" w:color="auto"/>
        <w:bottom w:val="none" w:sz="0" w:space="0" w:color="auto"/>
        <w:right w:val="none" w:sz="0" w:space="0" w:color="auto"/>
      </w:divBdr>
    </w:div>
    <w:div w:id="1396591261">
      <w:bodyDiv w:val="1"/>
      <w:marLeft w:val="0"/>
      <w:marRight w:val="0"/>
      <w:marTop w:val="0"/>
      <w:marBottom w:val="0"/>
      <w:divBdr>
        <w:top w:val="none" w:sz="0" w:space="0" w:color="auto"/>
        <w:left w:val="none" w:sz="0" w:space="0" w:color="auto"/>
        <w:bottom w:val="none" w:sz="0" w:space="0" w:color="auto"/>
        <w:right w:val="none" w:sz="0" w:space="0" w:color="auto"/>
      </w:divBdr>
    </w:div>
    <w:div w:id="1397164602">
      <w:bodyDiv w:val="1"/>
      <w:marLeft w:val="0"/>
      <w:marRight w:val="0"/>
      <w:marTop w:val="0"/>
      <w:marBottom w:val="0"/>
      <w:divBdr>
        <w:top w:val="none" w:sz="0" w:space="0" w:color="auto"/>
        <w:left w:val="none" w:sz="0" w:space="0" w:color="auto"/>
        <w:bottom w:val="none" w:sz="0" w:space="0" w:color="auto"/>
        <w:right w:val="none" w:sz="0" w:space="0" w:color="auto"/>
      </w:divBdr>
    </w:div>
    <w:div w:id="1397317546">
      <w:bodyDiv w:val="1"/>
      <w:marLeft w:val="0"/>
      <w:marRight w:val="0"/>
      <w:marTop w:val="0"/>
      <w:marBottom w:val="0"/>
      <w:divBdr>
        <w:top w:val="none" w:sz="0" w:space="0" w:color="auto"/>
        <w:left w:val="none" w:sz="0" w:space="0" w:color="auto"/>
        <w:bottom w:val="none" w:sz="0" w:space="0" w:color="auto"/>
        <w:right w:val="none" w:sz="0" w:space="0" w:color="auto"/>
      </w:divBdr>
    </w:div>
    <w:div w:id="1398744785">
      <w:bodyDiv w:val="1"/>
      <w:marLeft w:val="0"/>
      <w:marRight w:val="0"/>
      <w:marTop w:val="0"/>
      <w:marBottom w:val="0"/>
      <w:divBdr>
        <w:top w:val="none" w:sz="0" w:space="0" w:color="auto"/>
        <w:left w:val="none" w:sz="0" w:space="0" w:color="auto"/>
        <w:bottom w:val="none" w:sz="0" w:space="0" w:color="auto"/>
        <w:right w:val="none" w:sz="0" w:space="0" w:color="auto"/>
      </w:divBdr>
    </w:div>
    <w:div w:id="1399094617">
      <w:bodyDiv w:val="1"/>
      <w:marLeft w:val="0"/>
      <w:marRight w:val="0"/>
      <w:marTop w:val="0"/>
      <w:marBottom w:val="0"/>
      <w:divBdr>
        <w:top w:val="none" w:sz="0" w:space="0" w:color="auto"/>
        <w:left w:val="none" w:sz="0" w:space="0" w:color="auto"/>
        <w:bottom w:val="none" w:sz="0" w:space="0" w:color="auto"/>
        <w:right w:val="none" w:sz="0" w:space="0" w:color="auto"/>
      </w:divBdr>
    </w:div>
    <w:div w:id="1400202538">
      <w:bodyDiv w:val="1"/>
      <w:marLeft w:val="0"/>
      <w:marRight w:val="0"/>
      <w:marTop w:val="0"/>
      <w:marBottom w:val="0"/>
      <w:divBdr>
        <w:top w:val="none" w:sz="0" w:space="0" w:color="auto"/>
        <w:left w:val="none" w:sz="0" w:space="0" w:color="auto"/>
        <w:bottom w:val="none" w:sz="0" w:space="0" w:color="auto"/>
        <w:right w:val="none" w:sz="0" w:space="0" w:color="auto"/>
      </w:divBdr>
    </w:div>
    <w:div w:id="1401098135">
      <w:bodyDiv w:val="1"/>
      <w:marLeft w:val="0"/>
      <w:marRight w:val="0"/>
      <w:marTop w:val="0"/>
      <w:marBottom w:val="0"/>
      <w:divBdr>
        <w:top w:val="none" w:sz="0" w:space="0" w:color="auto"/>
        <w:left w:val="none" w:sz="0" w:space="0" w:color="auto"/>
        <w:bottom w:val="none" w:sz="0" w:space="0" w:color="auto"/>
        <w:right w:val="none" w:sz="0" w:space="0" w:color="auto"/>
      </w:divBdr>
    </w:div>
    <w:div w:id="1402480093">
      <w:bodyDiv w:val="1"/>
      <w:marLeft w:val="0"/>
      <w:marRight w:val="0"/>
      <w:marTop w:val="0"/>
      <w:marBottom w:val="0"/>
      <w:divBdr>
        <w:top w:val="none" w:sz="0" w:space="0" w:color="auto"/>
        <w:left w:val="none" w:sz="0" w:space="0" w:color="auto"/>
        <w:bottom w:val="none" w:sz="0" w:space="0" w:color="auto"/>
        <w:right w:val="none" w:sz="0" w:space="0" w:color="auto"/>
      </w:divBdr>
    </w:div>
    <w:div w:id="1404791770">
      <w:bodyDiv w:val="1"/>
      <w:marLeft w:val="0"/>
      <w:marRight w:val="0"/>
      <w:marTop w:val="0"/>
      <w:marBottom w:val="0"/>
      <w:divBdr>
        <w:top w:val="none" w:sz="0" w:space="0" w:color="auto"/>
        <w:left w:val="none" w:sz="0" w:space="0" w:color="auto"/>
        <w:bottom w:val="none" w:sz="0" w:space="0" w:color="auto"/>
        <w:right w:val="none" w:sz="0" w:space="0" w:color="auto"/>
      </w:divBdr>
    </w:div>
    <w:div w:id="1405058026">
      <w:bodyDiv w:val="1"/>
      <w:marLeft w:val="0"/>
      <w:marRight w:val="0"/>
      <w:marTop w:val="0"/>
      <w:marBottom w:val="0"/>
      <w:divBdr>
        <w:top w:val="none" w:sz="0" w:space="0" w:color="auto"/>
        <w:left w:val="none" w:sz="0" w:space="0" w:color="auto"/>
        <w:bottom w:val="none" w:sz="0" w:space="0" w:color="auto"/>
        <w:right w:val="none" w:sz="0" w:space="0" w:color="auto"/>
      </w:divBdr>
    </w:div>
    <w:div w:id="1405880520">
      <w:bodyDiv w:val="1"/>
      <w:marLeft w:val="0"/>
      <w:marRight w:val="0"/>
      <w:marTop w:val="0"/>
      <w:marBottom w:val="0"/>
      <w:divBdr>
        <w:top w:val="none" w:sz="0" w:space="0" w:color="auto"/>
        <w:left w:val="none" w:sz="0" w:space="0" w:color="auto"/>
        <w:bottom w:val="none" w:sz="0" w:space="0" w:color="auto"/>
        <w:right w:val="none" w:sz="0" w:space="0" w:color="auto"/>
      </w:divBdr>
    </w:div>
    <w:div w:id="1406103997">
      <w:bodyDiv w:val="1"/>
      <w:marLeft w:val="0"/>
      <w:marRight w:val="0"/>
      <w:marTop w:val="0"/>
      <w:marBottom w:val="0"/>
      <w:divBdr>
        <w:top w:val="none" w:sz="0" w:space="0" w:color="auto"/>
        <w:left w:val="none" w:sz="0" w:space="0" w:color="auto"/>
        <w:bottom w:val="none" w:sz="0" w:space="0" w:color="auto"/>
        <w:right w:val="none" w:sz="0" w:space="0" w:color="auto"/>
      </w:divBdr>
    </w:div>
    <w:div w:id="1407528907">
      <w:bodyDiv w:val="1"/>
      <w:marLeft w:val="0"/>
      <w:marRight w:val="0"/>
      <w:marTop w:val="0"/>
      <w:marBottom w:val="0"/>
      <w:divBdr>
        <w:top w:val="none" w:sz="0" w:space="0" w:color="auto"/>
        <w:left w:val="none" w:sz="0" w:space="0" w:color="auto"/>
        <w:bottom w:val="none" w:sz="0" w:space="0" w:color="auto"/>
        <w:right w:val="none" w:sz="0" w:space="0" w:color="auto"/>
      </w:divBdr>
    </w:div>
    <w:div w:id="1410924744">
      <w:bodyDiv w:val="1"/>
      <w:marLeft w:val="0"/>
      <w:marRight w:val="0"/>
      <w:marTop w:val="0"/>
      <w:marBottom w:val="0"/>
      <w:divBdr>
        <w:top w:val="none" w:sz="0" w:space="0" w:color="auto"/>
        <w:left w:val="none" w:sz="0" w:space="0" w:color="auto"/>
        <w:bottom w:val="none" w:sz="0" w:space="0" w:color="auto"/>
        <w:right w:val="none" w:sz="0" w:space="0" w:color="auto"/>
      </w:divBdr>
    </w:div>
    <w:div w:id="1413047242">
      <w:bodyDiv w:val="1"/>
      <w:marLeft w:val="0"/>
      <w:marRight w:val="0"/>
      <w:marTop w:val="0"/>
      <w:marBottom w:val="0"/>
      <w:divBdr>
        <w:top w:val="none" w:sz="0" w:space="0" w:color="auto"/>
        <w:left w:val="none" w:sz="0" w:space="0" w:color="auto"/>
        <w:bottom w:val="none" w:sz="0" w:space="0" w:color="auto"/>
        <w:right w:val="none" w:sz="0" w:space="0" w:color="auto"/>
      </w:divBdr>
    </w:div>
    <w:div w:id="1414739340">
      <w:bodyDiv w:val="1"/>
      <w:marLeft w:val="0"/>
      <w:marRight w:val="0"/>
      <w:marTop w:val="0"/>
      <w:marBottom w:val="0"/>
      <w:divBdr>
        <w:top w:val="none" w:sz="0" w:space="0" w:color="auto"/>
        <w:left w:val="none" w:sz="0" w:space="0" w:color="auto"/>
        <w:bottom w:val="none" w:sz="0" w:space="0" w:color="auto"/>
        <w:right w:val="none" w:sz="0" w:space="0" w:color="auto"/>
      </w:divBdr>
    </w:div>
    <w:div w:id="1414932931">
      <w:bodyDiv w:val="1"/>
      <w:marLeft w:val="0"/>
      <w:marRight w:val="0"/>
      <w:marTop w:val="0"/>
      <w:marBottom w:val="0"/>
      <w:divBdr>
        <w:top w:val="none" w:sz="0" w:space="0" w:color="auto"/>
        <w:left w:val="none" w:sz="0" w:space="0" w:color="auto"/>
        <w:bottom w:val="none" w:sz="0" w:space="0" w:color="auto"/>
        <w:right w:val="none" w:sz="0" w:space="0" w:color="auto"/>
      </w:divBdr>
    </w:div>
    <w:div w:id="1415124189">
      <w:bodyDiv w:val="1"/>
      <w:marLeft w:val="0"/>
      <w:marRight w:val="0"/>
      <w:marTop w:val="0"/>
      <w:marBottom w:val="0"/>
      <w:divBdr>
        <w:top w:val="none" w:sz="0" w:space="0" w:color="auto"/>
        <w:left w:val="none" w:sz="0" w:space="0" w:color="auto"/>
        <w:bottom w:val="none" w:sz="0" w:space="0" w:color="auto"/>
        <w:right w:val="none" w:sz="0" w:space="0" w:color="auto"/>
      </w:divBdr>
    </w:div>
    <w:div w:id="1415277266">
      <w:bodyDiv w:val="1"/>
      <w:marLeft w:val="0"/>
      <w:marRight w:val="0"/>
      <w:marTop w:val="0"/>
      <w:marBottom w:val="0"/>
      <w:divBdr>
        <w:top w:val="none" w:sz="0" w:space="0" w:color="auto"/>
        <w:left w:val="none" w:sz="0" w:space="0" w:color="auto"/>
        <w:bottom w:val="none" w:sz="0" w:space="0" w:color="auto"/>
        <w:right w:val="none" w:sz="0" w:space="0" w:color="auto"/>
      </w:divBdr>
      <w:divsChild>
        <w:div w:id="1764452340">
          <w:marLeft w:val="0"/>
          <w:marRight w:val="0"/>
          <w:marTop w:val="0"/>
          <w:marBottom w:val="0"/>
          <w:divBdr>
            <w:top w:val="none" w:sz="0" w:space="0" w:color="auto"/>
            <w:left w:val="none" w:sz="0" w:space="0" w:color="auto"/>
            <w:bottom w:val="none" w:sz="0" w:space="0" w:color="auto"/>
            <w:right w:val="none" w:sz="0" w:space="0" w:color="auto"/>
          </w:divBdr>
        </w:div>
      </w:divsChild>
    </w:div>
    <w:div w:id="1415319830">
      <w:bodyDiv w:val="1"/>
      <w:marLeft w:val="0"/>
      <w:marRight w:val="0"/>
      <w:marTop w:val="0"/>
      <w:marBottom w:val="0"/>
      <w:divBdr>
        <w:top w:val="none" w:sz="0" w:space="0" w:color="auto"/>
        <w:left w:val="none" w:sz="0" w:space="0" w:color="auto"/>
        <w:bottom w:val="none" w:sz="0" w:space="0" w:color="auto"/>
        <w:right w:val="none" w:sz="0" w:space="0" w:color="auto"/>
      </w:divBdr>
    </w:div>
    <w:div w:id="1415399937">
      <w:bodyDiv w:val="1"/>
      <w:marLeft w:val="0"/>
      <w:marRight w:val="0"/>
      <w:marTop w:val="0"/>
      <w:marBottom w:val="0"/>
      <w:divBdr>
        <w:top w:val="none" w:sz="0" w:space="0" w:color="auto"/>
        <w:left w:val="none" w:sz="0" w:space="0" w:color="auto"/>
        <w:bottom w:val="none" w:sz="0" w:space="0" w:color="auto"/>
        <w:right w:val="none" w:sz="0" w:space="0" w:color="auto"/>
      </w:divBdr>
    </w:div>
    <w:div w:id="1416435822">
      <w:bodyDiv w:val="1"/>
      <w:marLeft w:val="0"/>
      <w:marRight w:val="0"/>
      <w:marTop w:val="0"/>
      <w:marBottom w:val="0"/>
      <w:divBdr>
        <w:top w:val="none" w:sz="0" w:space="0" w:color="auto"/>
        <w:left w:val="none" w:sz="0" w:space="0" w:color="auto"/>
        <w:bottom w:val="none" w:sz="0" w:space="0" w:color="auto"/>
        <w:right w:val="none" w:sz="0" w:space="0" w:color="auto"/>
      </w:divBdr>
    </w:div>
    <w:div w:id="1418670817">
      <w:bodyDiv w:val="1"/>
      <w:marLeft w:val="0"/>
      <w:marRight w:val="0"/>
      <w:marTop w:val="0"/>
      <w:marBottom w:val="0"/>
      <w:divBdr>
        <w:top w:val="none" w:sz="0" w:space="0" w:color="auto"/>
        <w:left w:val="none" w:sz="0" w:space="0" w:color="auto"/>
        <w:bottom w:val="none" w:sz="0" w:space="0" w:color="auto"/>
        <w:right w:val="none" w:sz="0" w:space="0" w:color="auto"/>
      </w:divBdr>
    </w:div>
    <w:div w:id="1419910361">
      <w:bodyDiv w:val="1"/>
      <w:marLeft w:val="0"/>
      <w:marRight w:val="0"/>
      <w:marTop w:val="0"/>
      <w:marBottom w:val="0"/>
      <w:divBdr>
        <w:top w:val="none" w:sz="0" w:space="0" w:color="auto"/>
        <w:left w:val="none" w:sz="0" w:space="0" w:color="auto"/>
        <w:bottom w:val="none" w:sz="0" w:space="0" w:color="auto"/>
        <w:right w:val="none" w:sz="0" w:space="0" w:color="auto"/>
      </w:divBdr>
    </w:div>
    <w:div w:id="1420060328">
      <w:bodyDiv w:val="1"/>
      <w:marLeft w:val="0"/>
      <w:marRight w:val="0"/>
      <w:marTop w:val="0"/>
      <w:marBottom w:val="0"/>
      <w:divBdr>
        <w:top w:val="none" w:sz="0" w:space="0" w:color="auto"/>
        <w:left w:val="none" w:sz="0" w:space="0" w:color="auto"/>
        <w:bottom w:val="none" w:sz="0" w:space="0" w:color="auto"/>
        <w:right w:val="none" w:sz="0" w:space="0" w:color="auto"/>
      </w:divBdr>
    </w:div>
    <w:div w:id="1420755143">
      <w:bodyDiv w:val="1"/>
      <w:marLeft w:val="0"/>
      <w:marRight w:val="0"/>
      <w:marTop w:val="0"/>
      <w:marBottom w:val="0"/>
      <w:divBdr>
        <w:top w:val="none" w:sz="0" w:space="0" w:color="auto"/>
        <w:left w:val="none" w:sz="0" w:space="0" w:color="auto"/>
        <w:bottom w:val="none" w:sz="0" w:space="0" w:color="auto"/>
        <w:right w:val="none" w:sz="0" w:space="0" w:color="auto"/>
      </w:divBdr>
    </w:div>
    <w:div w:id="1420827926">
      <w:bodyDiv w:val="1"/>
      <w:marLeft w:val="0"/>
      <w:marRight w:val="0"/>
      <w:marTop w:val="0"/>
      <w:marBottom w:val="0"/>
      <w:divBdr>
        <w:top w:val="none" w:sz="0" w:space="0" w:color="auto"/>
        <w:left w:val="none" w:sz="0" w:space="0" w:color="auto"/>
        <w:bottom w:val="none" w:sz="0" w:space="0" w:color="auto"/>
        <w:right w:val="none" w:sz="0" w:space="0" w:color="auto"/>
      </w:divBdr>
    </w:div>
    <w:div w:id="1421180262">
      <w:bodyDiv w:val="1"/>
      <w:marLeft w:val="0"/>
      <w:marRight w:val="0"/>
      <w:marTop w:val="0"/>
      <w:marBottom w:val="0"/>
      <w:divBdr>
        <w:top w:val="none" w:sz="0" w:space="0" w:color="auto"/>
        <w:left w:val="none" w:sz="0" w:space="0" w:color="auto"/>
        <w:bottom w:val="none" w:sz="0" w:space="0" w:color="auto"/>
        <w:right w:val="none" w:sz="0" w:space="0" w:color="auto"/>
      </w:divBdr>
    </w:div>
    <w:div w:id="1424691298">
      <w:bodyDiv w:val="1"/>
      <w:marLeft w:val="0"/>
      <w:marRight w:val="0"/>
      <w:marTop w:val="0"/>
      <w:marBottom w:val="0"/>
      <w:divBdr>
        <w:top w:val="none" w:sz="0" w:space="0" w:color="auto"/>
        <w:left w:val="none" w:sz="0" w:space="0" w:color="auto"/>
        <w:bottom w:val="none" w:sz="0" w:space="0" w:color="auto"/>
        <w:right w:val="none" w:sz="0" w:space="0" w:color="auto"/>
      </w:divBdr>
    </w:div>
    <w:div w:id="1429501152">
      <w:bodyDiv w:val="1"/>
      <w:marLeft w:val="0"/>
      <w:marRight w:val="0"/>
      <w:marTop w:val="0"/>
      <w:marBottom w:val="0"/>
      <w:divBdr>
        <w:top w:val="none" w:sz="0" w:space="0" w:color="auto"/>
        <w:left w:val="none" w:sz="0" w:space="0" w:color="auto"/>
        <w:bottom w:val="none" w:sz="0" w:space="0" w:color="auto"/>
        <w:right w:val="none" w:sz="0" w:space="0" w:color="auto"/>
      </w:divBdr>
    </w:div>
    <w:div w:id="1431464688">
      <w:bodyDiv w:val="1"/>
      <w:marLeft w:val="0"/>
      <w:marRight w:val="0"/>
      <w:marTop w:val="0"/>
      <w:marBottom w:val="0"/>
      <w:divBdr>
        <w:top w:val="none" w:sz="0" w:space="0" w:color="auto"/>
        <w:left w:val="none" w:sz="0" w:space="0" w:color="auto"/>
        <w:bottom w:val="none" w:sz="0" w:space="0" w:color="auto"/>
        <w:right w:val="none" w:sz="0" w:space="0" w:color="auto"/>
      </w:divBdr>
    </w:div>
    <w:div w:id="1431975726">
      <w:bodyDiv w:val="1"/>
      <w:marLeft w:val="0"/>
      <w:marRight w:val="0"/>
      <w:marTop w:val="0"/>
      <w:marBottom w:val="0"/>
      <w:divBdr>
        <w:top w:val="none" w:sz="0" w:space="0" w:color="auto"/>
        <w:left w:val="none" w:sz="0" w:space="0" w:color="auto"/>
        <w:bottom w:val="none" w:sz="0" w:space="0" w:color="auto"/>
        <w:right w:val="none" w:sz="0" w:space="0" w:color="auto"/>
      </w:divBdr>
    </w:div>
    <w:div w:id="1432355329">
      <w:bodyDiv w:val="1"/>
      <w:marLeft w:val="0"/>
      <w:marRight w:val="0"/>
      <w:marTop w:val="0"/>
      <w:marBottom w:val="0"/>
      <w:divBdr>
        <w:top w:val="none" w:sz="0" w:space="0" w:color="auto"/>
        <w:left w:val="none" w:sz="0" w:space="0" w:color="auto"/>
        <w:bottom w:val="none" w:sz="0" w:space="0" w:color="auto"/>
        <w:right w:val="none" w:sz="0" w:space="0" w:color="auto"/>
      </w:divBdr>
    </w:div>
    <w:div w:id="1434545114">
      <w:bodyDiv w:val="1"/>
      <w:marLeft w:val="0"/>
      <w:marRight w:val="0"/>
      <w:marTop w:val="0"/>
      <w:marBottom w:val="0"/>
      <w:divBdr>
        <w:top w:val="none" w:sz="0" w:space="0" w:color="auto"/>
        <w:left w:val="none" w:sz="0" w:space="0" w:color="auto"/>
        <w:bottom w:val="none" w:sz="0" w:space="0" w:color="auto"/>
        <w:right w:val="none" w:sz="0" w:space="0" w:color="auto"/>
      </w:divBdr>
    </w:div>
    <w:div w:id="1435326292">
      <w:bodyDiv w:val="1"/>
      <w:marLeft w:val="0"/>
      <w:marRight w:val="0"/>
      <w:marTop w:val="0"/>
      <w:marBottom w:val="0"/>
      <w:divBdr>
        <w:top w:val="none" w:sz="0" w:space="0" w:color="auto"/>
        <w:left w:val="none" w:sz="0" w:space="0" w:color="auto"/>
        <w:bottom w:val="none" w:sz="0" w:space="0" w:color="auto"/>
        <w:right w:val="none" w:sz="0" w:space="0" w:color="auto"/>
      </w:divBdr>
    </w:div>
    <w:div w:id="1435513587">
      <w:bodyDiv w:val="1"/>
      <w:marLeft w:val="0"/>
      <w:marRight w:val="0"/>
      <w:marTop w:val="0"/>
      <w:marBottom w:val="0"/>
      <w:divBdr>
        <w:top w:val="none" w:sz="0" w:space="0" w:color="auto"/>
        <w:left w:val="none" w:sz="0" w:space="0" w:color="auto"/>
        <w:bottom w:val="none" w:sz="0" w:space="0" w:color="auto"/>
        <w:right w:val="none" w:sz="0" w:space="0" w:color="auto"/>
      </w:divBdr>
    </w:div>
    <w:div w:id="1436637335">
      <w:bodyDiv w:val="1"/>
      <w:marLeft w:val="0"/>
      <w:marRight w:val="0"/>
      <w:marTop w:val="0"/>
      <w:marBottom w:val="0"/>
      <w:divBdr>
        <w:top w:val="none" w:sz="0" w:space="0" w:color="auto"/>
        <w:left w:val="none" w:sz="0" w:space="0" w:color="auto"/>
        <w:bottom w:val="none" w:sz="0" w:space="0" w:color="auto"/>
        <w:right w:val="none" w:sz="0" w:space="0" w:color="auto"/>
      </w:divBdr>
    </w:div>
    <w:div w:id="1437482271">
      <w:bodyDiv w:val="1"/>
      <w:marLeft w:val="0"/>
      <w:marRight w:val="0"/>
      <w:marTop w:val="0"/>
      <w:marBottom w:val="0"/>
      <w:divBdr>
        <w:top w:val="none" w:sz="0" w:space="0" w:color="auto"/>
        <w:left w:val="none" w:sz="0" w:space="0" w:color="auto"/>
        <w:bottom w:val="none" w:sz="0" w:space="0" w:color="auto"/>
        <w:right w:val="none" w:sz="0" w:space="0" w:color="auto"/>
      </w:divBdr>
    </w:div>
    <w:div w:id="1437483914">
      <w:bodyDiv w:val="1"/>
      <w:marLeft w:val="0"/>
      <w:marRight w:val="0"/>
      <w:marTop w:val="0"/>
      <w:marBottom w:val="0"/>
      <w:divBdr>
        <w:top w:val="none" w:sz="0" w:space="0" w:color="auto"/>
        <w:left w:val="none" w:sz="0" w:space="0" w:color="auto"/>
        <w:bottom w:val="none" w:sz="0" w:space="0" w:color="auto"/>
        <w:right w:val="none" w:sz="0" w:space="0" w:color="auto"/>
      </w:divBdr>
    </w:div>
    <w:div w:id="1443184645">
      <w:bodyDiv w:val="1"/>
      <w:marLeft w:val="0"/>
      <w:marRight w:val="0"/>
      <w:marTop w:val="0"/>
      <w:marBottom w:val="0"/>
      <w:divBdr>
        <w:top w:val="none" w:sz="0" w:space="0" w:color="auto"/>
        <w:left w:val="none" w:sz="0" w:space="0" w:color="auto"/>
        <w:bottom w:val="none" w:sz="0" w:space="0" w:color="auto"/>
        <w:right w:val="none" w:sz="0" w:space="0" w:color="auto"/>
      </w:divBdr>
    </w:div>
    <w:div w:id="1444300218">
      <w:bodyDiv w:val="1"/>
      <w:marLeft w:val="0"/>
      <w:marRight w:val="0"/>
      <w:marTop w:val="0"/>
      <w:marBottom w:val="0"/>
      <w:divBdr>
        <w:top w:val="none" w:sz="0" w:space="0" w:color="auto"/>
        <w:left w:val="none" w:sz="0" w:space="0" w:color="auto"/>
        <w:bottom w:val="none" w:sz="0" w:space="0" w:color="auto"/>
        <w:right w:val="none" w:sz="0" w:space="0" w:color="auto"/>
      </w:divBdr>
    </w:div>
    <w:div w:id="1444419136">
      <w:bodyDiv w:val="1"/>
      <w:marLeft w:val="0"/>
      <w:marRight w:val="0"/>
      <w:marTop w:val="0"/>
      <w:marBottom w:val="0"/>
      <w:divBdr>
        <w:top w:val="none" w:sz="0" w:space="0" w:color="auto"/>
        <w:left w:val="none" w:sz="0" w:space="0" w:color="auto"/>
        <w:bottom w:val="none" w:sz="0" w:space="0" w:color="auto"/>
        <w:right w:val="none" w:sz="0" w:space="0" w:color="auto"/>
      </w:divBdr>
    </w:div>
    <w:div w:id="1444769926">
      <w:bodyDiv w:val="1"/>
      <w:marLeft w:val="0"/>
      <w:marRight w:val="0"/>
      <w:marTop w:val="0"/>
      <w:marBottom w:val="0"/>
      <w:divBdr>
        <w:top w:val="none" w:sz="0" w:space="0" w:color="auto"/>
        <w:left w:val="none" w:sz="0" w:space="0" w:color="auto"/>
        <w:bottom w:val="none" w:sz="0" w:space="0" w:color="auto"/>
        <w:right w:val="none" w:sz="0" w:space="0" w:color="auto"/>
      </w:divBdr>
    </w:div>
    <w:div w:id="1447386988">
      <w:bodyDiv w:val="1"/>
      <w:marLeft w:val="0"/>
      <w:marRight w:val="0"/>
      <w:marTop w:val="0"/>
      <w:marBottom w:val="0"/>
      <w:divBdr>
        <w:top w:val="none" w:sz="0" w:space="0" w:color="auto"/>
        <w:left w:val="none" w:sz="0" w:space="0" w:color="auto"/>
        <w:bottom w:val="none" w:sz="0" w:space="0" w:color="auto"/>
        <w:right w:val="none" w:sz="0" w:space="0" w:color="auto"/>
      </w:divBdr>
    </w:div>
    <w:div w:id="1447391303">
      <w:bodyDiv w:val="1"/>
      <w:marLeft w:val="0"/>
      <w:marRight w:val="0"/>
      <w:marTop w:val="0"/>
      <w:marBottom w:val="0"/>
      <w:divBdr>
        <w:top w:val="none" w:sz="0" w:space="0" w:color="auto"/>
        <w:left w:val="none" w:sz="0" w:space="0" w:color="auto"/>
        <w:bottom w:val="none" w:sz="0" w:space="0" w:color="auto"/>
        <w:right w:val="none" w:sz="0" w:space="0" w:color="auto"/>
      </w:divBdr>
    </w:div>
    <w:div w:id="1448550890">
      <w:bodyDiv w:val="1"/>
      <w:marLeft w:val="0"/>
      <w:marRight w:val="0"/>
      <w:marTop w:val="0"/>
      <w:marBottom w:val="0"/>
      <w:divBdr>
        <w:top w:val="none" w:sz="0" w:space="0" w:color="auto"/>
        <w:left w:val="none" w:sz="0" w:space="0" w:color="auto"/>
        <w:bottom w:val="none" w:sz="0" w:space="0" w:color="auto"/>
        <w:right w:val="none" w:sz="0" w:space="0" w:color="auto"/>
      </w:divBdr>
    </w:div>
    <w:div w:id="1450205156">
      <w:bodyDiv w:val="1"/>
      <w:marLeft w:val="0"/>
      <w:marRight w:val="0"/>
      <w:marTop w:val="0"/>
      <w:marBottom w:val="0"/>
      <w:divBdr>
        <w:top w:val="none" w:sz="0" w:space="0" w:color="auto"/>
        <w:left w:val="none" w:sz="0" w:space="0" w:color="auto"/>
        <w:bottom w:val="none" w:sz="0" w:space="0" w:color="auto"/>
        <w:right w:val="none" w:sz="0" w:space="0" w:color="auto"/>
      </w:divBdr>
    </w:div>
    <w:div w:id="1451166262">
      <w:bodyDiv w:val="1"/>
      <w:marLeft w:val="0"/>
      <w:marRight w:val="0"/>
      <w:marTop w:val="0"/>
      <w:marBottom w:val="0"/>
      <w:divBdr>
        <w:top w:val="none" w:sz="0" w:space="0" w:color="auto"/>
        <w:left w:val="none" w:sz="0" w:space="0" w:color="auto"/>
        <w:bottom w:val="none" w:sz="0" w:space="0" w:color="auto"/>
        <w:right w:val="none" w:sz="0" w:space="0" w:color="auto"/>
      </w:divBdr>
    </w:div>
    <w:div w:id="1451778806">
      <w:bodyDiv w:val="1"/>
      <w:marLeft w:val="0"/>
      <w:marRight w:val="0"/>
      <w:marTop w:val="0"/>
      <w:marBottom w:val="0"/>
      <w:divBdr>
        <w:top w:val="none" w:sz="0" w:space="0" w:color="auto"/>
        <w:left w:val="none" w:sz="0" w:space="0" w:color="auto"/>
        <w:bottom w:val="none" w:sz="0" w:space="0" w:color="auto"/>
        <w:right w:val="none" w:sz="0" w:space="0" w:color="auto"/>
      </w:divBdr>
    </w:div>
    <w:div w:id="1454010843">
      <w:bodyDiv w:val="1"/>
      <w:marLeft w:val="0"/>
      <w:marRight w:val="0"/>
      <w:marTop w:val="0"/>
      <w:marBottom w:val="0"/>
      <w:divBdr>
        <w:top w:val="none" w:sz="0" w:space="0" w:color="auto"/>
        <w:left w:val="none" w:sz="0" w:space="0" w:color="auto"/>
        <w:bottom w:val="none" w:sz="0" w:space="0" w:color="auto"/>
        <w:right w:val="none" w:sz="0" w:space="0" w:color="auto"/>
      </w:divBdr>
    </w:div>
    <w:div w:id="1455709645">
      <w:bodyDiv w:val="1"/>
      <w:marLeft w:val="0"/>
      <w:marRight w:val="0"/>
      <w:marTop w:val="0"/>
      <w:marBottom w:val="0"/>
      <w:divBdr>
        <w:top w:val="none" w:sz="0" w:space="0" w:color="auto"/>
        <w:left w:val="none" w:sz="0" w:space="0" w:color="auto"/>
        <w:bottom w:val="none" w:sz="0" w:space="0" w:color="auto"/>
        <w:right w:val="none" w:sz="0" w:space="0" w:color="auto"/>
      </w:divBdr>
    </w:div>
    <w:div w:id="1457138412">
      <w:bodyDiv w:val="1"/>
      <w:marLeft w:val="0"/>
      <w:marRight w:val="0"/>
      <w:marTop w:val="0"/>
      <w:marBottom w:val="0"/>
      <w:divBdr>
        <w:top w:val="none" w:sz="0" w:space="0" w:color="auto"/>
        <w:left w:val="none" w:sz="0" w:space="0" w:color="auto"/>
        <w:bottom w:val="none" w:sz="0" w:space="0" w:color="auto"/>
        <w:right w:val="none" w:sz="0" w:space="0" w:color="auto"/>
      </w:divBdr>
    </w:div>
    <w:div w:id="1457333398">
      <w:bodyDiv w:val="1"/>
      <w:marLeft w:val="0"/>
      <w:marRight w:val="0"/>
      <w:marTop w:val="0"/>
      <w:marBottom w:val="0"/>
      <w:divBdr>
        <w:top w:val="none" w:sz="0" w:space="0" w:color="auto"/>
        <w:left w:val="none" w:sz="0" w:space="0" w:color="auto"/>
        <w:bottom w:val="none" w:sz="0" w:space="0" w:color="auto"/>
        <w:right w:val="none" w:sz="0" w:space="0" w:color="auto"/>
      </w:divBdr>
    </w:div>
    <w:div w:id="1459227463">
      <w:bodyDiv w:val="1"/>
      <w:marLeft w:val="0"/>
      <w:marRight w:val="0"/>
      <w:marTop w:val="0"/>
      <w:marBottom w:val="0"/>
      <w:divBdr>
        <w:top w:val="none" w:sz="0" w:space="0" w:color="auto"/>
        <w:left w:val="none" w:sz="0" w:space="0" w:color="auto"/>
        <w:bottom w:val="none" w:sz="0" w:space="0" w:color="auto"/>
        <w:right w:val="none" w:sz="0" w:space="0" w:color="auto"/>
      </w:divBdr>
    </w:div>
    <w:div w:id="1462116375">
      <w:bodyDiv w:val="1"/>
      <w:marLeft w:val="0"/>
      <w:marRight w:val="0"/>
      <w:marTop w:val="0"/>
      <w:marBottom w:val="0"/>
      <w:divBdr>
        <w:top w:val="none" w:sz="0" w:space="0" w:color="auto"/>
        <w:left w:val="none" w:sz="0" w:space="0" w:color="auto"/>
        <w:bottom w:val="none" w:sz="0" w:space="0" w:color="auto"/>
        <w:right w:val="none" w:sz="0" w:space="0" w:color="auto"/>
      </w:divBdr>
    </w:div>
    <w:div w:id="1465006982">
      <w:bodyDiv w:val="1"/>
      <w:marLeft w:val="0"/>
      <w:marRight w:val="0"/>
      <w:marTop w:val="0"/>
      <w:marBottom w:val="0"/>
      <w:divBdr>
        <w:top w:val="none" w:sz="0" w:space="0" w:color="auto"/>
        <w:left w:val="none" w:sz="0" w:space="0" w:color="auto"/>
        <w:bottom w:val="none" w:sz="0" w:space="0" w:color="auto"/>
        <w:right w:val="none" w:sz="0" w:space="0" w:color="auto"/>
      </w:divBdr>
    </w:div>
    <w:div w:id="1467241047">
      <w:bodyDiv w:val="1"/>
      <w:marLeft w:val="0"/>
      <w:marRight w:val="0"/>
      <w:marTop w:val="0"/>
      <w:marBottom w:val="0"/>
      <w:divBdr>
        <w:top w:val="none" w:sz="0" w:space="0" w:color="auto"/>
        <w:left w:val="none" w:sz="0" w:space="0" w:color="auto"/>
        <w:bottom w:val="none" w:sz="0" w:space="0" w:color="auto"/>
        <w:right w:val="none" w:sz="0" w:space="0" w:color="auto"/>
      </w:divBdr>
    </w:div>
    <w:div w:id="1472554756">
      <w:bodyDiv w:val="1"/>
      <w:marLeft w:val="0"/>
      <w:marRight w:val="0"/>
      <w:marTop w:val="0"/>
      <w:marBottom w:val="0"/>
      <w:divBdr>
        <w:top w:val="none" w:sz="0" w:space="0" w:color="auto"/>
        <w:left w:val="none" w:sz="0" w:space="0" w:color="auto"/>
        <w:bottom w:val="none" w:sz="0" w:space="0" w:color="auto"/>
        <w:right w:val="none" w:sz="0" w:space="0" w:color="auto"/>
      </w:divBdr>
    </w:div>
    <w:div w:id="1472862828">
      <w:bodyDiv w:val="1"/>
      <w:marLeft w:val="0"/>
      <w:marRight w:val="0"/>
      <w:marTop w:val="0"/>
      <w:marBottom w:val="0"/>
      <w:divBdr>
        <w:top w:val="none" w:sz="0" w:space="0" w:color="auto"/>
        <w:left w:val="none" w:sz="0" w:space="0" w:color="auto"/>
        <w:bottom w:val="none" w:sz="0" w:space="0" w:color="auto"/>
        <w:right w:val="none" w:sz="0" w:space="0" w:color="auto"/>
      </w:divBdr>
    </w:div>
    <w:div w:id="1473250040">
      <w:bodyDiv w:val="1"/>
      <w:marLeft w:val="0"/>
      <w:marRight w:val="0"/>
      <w:marTop w:val="0"/>
      <w:marBottom w:val="0"/>
      <w:divBdr>
        <w:top w:val="none" w:sz="0" w:space="0" w:color="auto"/>
        <w:left w:val="none" w:sz="0" w:space="0" w:color="auto"/>
        <w:bottom w:val="none" w:sz="0" w:space="0" w:color="auto"/>
        <w:right w:val="none" w:sz="0" w:space="0" w:color="auto"/>
      </w:divBdr>
    </w:div>
    <w:div w:id="1473256678">
      <w:bodyDiv w:val="1"/>
      <w:marLeft w:val="0"/>
      <w:marRight w:val="0"/>
      <w:marTop w:val="0"/>
      <w:marBottom w:val="0"/>
      <w:divBdr>
        <w:top w:val="none" w:sz="0" w:space="0" w:color="auto"/>
        <w:left w:val="none" w:sz="0" w:space="0" w:color="auto"/>
        <w:bottom w:val="none" w:sz="0" w:space="0" w:color="auto"/>
        <w:right w:val="none" w:sz="0" w:space="0" w:color="auto"/>
      </w:divBdr>
    </w:div>
    <w:div w:id="1476726873">
      <w:bodyDiv w:val="1"/>
      <w:marLeft w:val="0"/>
      <w:marRight w:val="0"/>
      <w:marTop w:val="0"/>
      <w:marBottom w:val="0"/>
      <w:divBdr>
        <w:top w:val="none" w:sz="0" w:space="0" w:color="auto"/>
        <w:left w:val="none" w:sz="0" w:space="0" w:color="auto"/>
        <w:bottom w:val="none" w:sz="0" w:space="0" w:color="auto"/>
        <w:right w:val="none" w:sz="0" w:space="0" w:color="auto"/>
      </w:divBdr>
    </w:div>
    <w:div w:id="1479572917">
      <w:bodyDiv w:val="1"/>
      <w:marLeft w:val="0"/>
      <w:marRight w:val="0"/>
      <w:marTop w:val="0"/>
      <w:marBottom w:val="0"/>
      <w:divBdr>
        <w:top w:val="none" w:sz="0" w:space="0" w:color="auto"/>
        <w:left w:val="none" w:sz="0" w:space="0" w:color="auto"/>
        <w:bottom w:val="none" w:sz="0" w:space="0" w:color="auto"/>
        <w:right w:val="none" w:sz="0" w:space="0" w:color="auto"/>
      </w:divBdr>
    </w:div>
    <w:div w:id="1480268066">
      <w:bodyDiv w:val="1"/>
      <w:marLeft w:val="0"/>
      <w:marRight w:val="0"/>
      <w:marTop w:val="0"/>
      <w:marBottom w:val="0"/>
      <w:divBdr>
        <w:top w:val="none" w:sz="0" w:space="0" w:color="auto"/>
        <w:left w:val="none" w:sz="0" w:space="0" w:color="auto"/>
        <w:bottom w:val="none" w:sz="0" w:space="0" w:color="auto"/>
        <w:right w:val="none" w:sz="0" w:space="0" w:color="auto"/>
      </w:divBdr>
    </w:div>
    <w:div w:id="1480345169">
      <w:bodyDiv w:val="1"/>
      <w:marLeft w:val="0"/>
      <w:marRight w:val="0"/>
      <w:marTop w:val="0"/>
      <w:marBottom w:val="0"/>
      <w:divBdr>
        <w:top w:val="none" w:sz="0" w:space="0" w:color="auto"/>
        <w:left w:val="none" w:sz="0" w:space="0" w:color="auto"/>
        <w:bottom w:val="none" w:sz="0" w:space="0" w:color="auto"/>
        <w:right w:val="none" w:sz="0" w:space="0" w:color="auto"/>
      </w:divBdr>
    </w:div>
    <w:div w:id="1482652020">
      <w:bodyDiv w:val="1"/>
      <w:marLeft w:val="0"/>
      <w:marRight w:val="0"/>
      <w:marTop w:val="0"/>
      <w:marBottom w:val="0"/>
      <w:divBdr>
        <w:top w:val="none" w:sz="0" w:space="0" w:color="auto"/>
        <w:left w:val="none" w:sz="0" w:space="0" w:color="auto"/>
        <w:bottom w:val="none" w:sz="0" w:space="0" w:color="auto"/>
        <w:right w:val="none" w:sz="0" w:space="0" w:color="auto"/>
      </w:divBdr>
    </w:div>
    <w:div w:id="1482695089">
      <w:bodyDiv w:val="1"/>
      <w:marLeft w:val="0"/>
      <w:marRight w:val="0"/>
      <w:marTop w:val="0"/>
      <w:marBottom w:val="0"/>
      <w:divBdr>
        <w:top w:val="none" w:sz="0" w:space="0" w:color="auto"/>
        <w:left w:val="none" w:sz="0" w:space="0" w:color="auto"/>
        <w:bottom w:val="none" w:sz="0" w:space="0" w:color="auto"/>
        <w:right w:val="none" w:sz="0" w:space="0" w:color="auto"/>
      </w:divBdr>
      <w:divsChild>
        <w:div w:id="630329708">
          <w:marLeft w:val="0"/>
          <w:marRight w:val="0"/>
          <w:marTop w:val="0"/>
          <w:marBottom w:val="0"/>
          <w:divBdr>
            <w:top w:val="none" w:sz="0" w:space="0" w:color="auto"/>
            <w:left w:val="none" w:sz="0" w:space="0" w:color="auto"/>
            <w:bottom w:val="none" w:sz="0" w:space="0" w:color="auto"/>
            <w:right w:val="none" w:sz="0" w:space="0" w:color="auto"/>
          </w:divBdr>
        </w:div>
      </w:divsChild>
    </w:div>
    <w:div w:id="1484346866">
      <w:bodyDiv w:val="1"/>
      <w:marLeft w:val="0"/>
      <w:marRight w:val="0"/>
      <w:marTop w:val="0"/>
      <w:marBottom w:val="0"/>
      <w:divBdr>
        <w:top w:val="none" w:sz="0" w:space="0" w:color="auto"/>
        <w:left w:val="none" w:sz="0" w:space="0" w:color="auto"/>
        <w:bottom w:val="none" w:sz="0" w:space="0" w:color="auto"/>
        <w:right w:val="none" w:sz="0" w:space="0" w:color="auto"/>
      </w:divBdr>
    </w:div>
    <w:div w:id="1484735149">
      <w:bodyDiv w:val="1"/>
      <w:marLeft w:val="0"/>
      <w:marRight w:val="0"/>
      <w:marTop w:val="0"/>
      <w:marBottom w:val="0"/>
      <w:divBdr>
        <w:top w:val="none" w:sz="0" w:space="0" w:color="auto"/>
        <w:left w:val="none" w:sz="0" w:space="0" w:color="auto"/>
        <w:bottom w:val="none" w:sz="0" w:space="0" w:color="auto"/>
        <w:right w:val="none" w:sz="0" w:space="0" w:color="auto"/>
      </w:divBdr>
    </w:div>
    <w:div w:id="1485388734">
      <w:bodyDiv w:val="1"/>
      <w:marLeft w:val="0"/>
      <w:marRight w:val="0"/>
      <w:marTop w:val="0"/>
      <w:marBottom w:val="0"/>
      <w:divBdr>
        <w:top w:val="none" w:sz="0" w:space="0" w:color="auto"/>
        <w:left w:val="none" w:sz="0" w:space="0" w:color="auto"/>
        <w:bottom w:val="none" w:sz="0" w:space="0" w:color="auto"/>
        <w:right w:val="none" w:sz="0" w:space="0" w:color="auto"/>
      </w:divBdr>
    </w:div>
    <w:div w:id="1485783018">
      <w:bodyDiv w:val="1"/>
      <w:marLeft w:val="0"/>
      <w:marRight w:val="0"/>
      <w:marTop w:val="0"/>
      <w:marBottom w:val="0"/>
      <w:divBdr>
        <w:top w:val="none" w:sz="0" w:space="0" w:color="auto"/>
        <w:left w:val="none" w:sz="0" w:space="0" w:color="auto"/>
        <w:bottom w:val="none" w:sz="0" w:space="0" w:color="auto"/>
        <w:right w:val="none" w:sz="0" w:space="0" w:color="auto"/>
      </w:divBdr>
    </w:div>
    <w:div w:id="1488286469">
      <w:bodyDiv w:val="1"/>
      <w:marLeft w:val="0"/>
      <w:marRight w:val="0"/>
      <w:marTop w:val="0"/>
      <w:marBottom w:val="0"/>
      <w:divBdr>
        <w:top w:val="none" w:sz="0" w:space="0" w:color="auto"/>
        <w:left w:val="none" w:sz="0" w:space="0" w:color="auto"/>
        <w:bottom w:val="none" w:sz="0" w:space="0" w:color="auto"/>
        <w:right w:val="none" w:sz="0" w:space="0" w:color="auto"/>
      </w:divBdr>
    </w:div>
    <w:div w:id="1488594156">
      <w:bodyDiv w:val="1"/>
      <w:marLeft w:val="0"/>
      <w:marRight w:val="0"/>
      <w:marTop w:val="0"/>
      <w:marBottom w:val="0"/>
      <w:divBdr>
        <w:top w:val="none" w:sz="0" w:space="0" w:color="auto"/>
        <w:left w:val="none" w:sz="0" w:space="0" w:color="auto"/>
        <w:bottom w:val="none" w:sz="0" w:space="0" w:color="auto"/>
        <w:right w:val="none" w:sz="0" w:space="0" w:color="auto"/>
      </w:divBdr>
    </w:div>
    <w:div w:id="1489323784">
      <w:bodyDiv w:val="1"/>
      <w:marLeft w:val="0"/>
      <w:marRight w:val="0"/>
      <w:marTop w:val="0"/>
      <w:marBottom w:val="0"/>
      <w:divBdr>
        <w:top w:val="none" w:sz="0" w:space="0" w:color="auto"/>
        <w:left w:val="none" w:sz="0" w:space="0" w:color="auto"/>
        <w:bottom w:val="none" w:sz="0" w:space="0" w:color="auto"/>
        <w:right w:val="none" w:sz="0" w:space="0" w:color="auto"/>
      </w:divBdr>
    </w:div>
    <w:div w:id="1489327444">
      <w:bodyDiv w:val="1"/>
      <w:marLeft w:val="0"/>
      <w:marRight w:val="0"/>
      <w:marTop w:val="0"/>
      <w:marBottom w:val="0"/>
      <w:divBdr>
        <w:top w:val="none" w:sz="0" w:space="0" w:color="auto"/>
        <w:left w:val="none" w:sz="0" w:space="0" w:color="auto"/>
        <w:bottom w:val="none" w:sz="0" w:space="0" w:color="auto"/>
        <w:right w:val="none" w:sz="0" w:space="0" w:color="auto"/>
      </w:divBdr>
    </w:div>
    <w:div w:id="1489591353">
      <w:bodyDiv w:val="1"/>
      <w:marLeft w:val="0"/>
      <w:marRight w:val="0"/>
      <w:marTop w:val="0"/>
      <w:marBottom w:val="0"/>
      <w:divBdr>
        <w:top w:val="none" w:sz="0" w:space="0" w:color="auto"/>
        <w:left w:val="none" w:sz="0" w:space="0" w:color="auto"/>
        <w:bottom w:val="none" w:sz="0" w:space="0" w:color="auto"/>
        <w:right w:val="none" w:sz="0" w:space="0" w:color="auto"/>
      </w:divBdr>
    </w:div>
    <w:div w:id="1490976353">
      <w:bodyDiv w:val="1"/>
      <w:marLeft w:val="0"/>
      <w:marRight w:val="0"/>
      <w:marTop w:val="0"/>
      <w:marBottom w:val="0"/>
      <w:divBdr>
        <w:top w:val="none" w:sz="0" w:space="0" w:color="auto"/>
        <w:left w:val="none" w:sz="0" w:space="0" w:color="auto"/>
        <w:bottom w:val="none" w:sz="0" w:space="0" w:color="auto"/>
        <w:right w:val="none" w:sz="0" w:space="0" w:color="auto"/>
      </w:divBdr>
    </w:div>
    <w:div w:id="1491289955">
      <w:bodyDiv w:val="1"/>
      <w:marLeft w:val="0"/>
      <w:marRight w:val="0"/>
      <w:marTop w:val="0"/>
      <w:marBottom w:val="0"/>
      <w:divBdr>
        <w:top w:val="none" w:sz="0" w:space="0" w:color="auto"/>
        <w:left w:val="none" w:sz="0" w:space="0" w:color="auto"/>
        <w:bottom w:val="none" w:sz="0" w:space="0" w:color="auto"/>
        <w:right w:val="none" w:sz="0" w:space="0" w:color="auto"/>
      </w:divBdr>
    </w:div>
    <w:div w:id="1491363858">
      <w:bodyDiv w:val="1"/>
      <w:marLeft w:val="0"/>
      <w:marRight w:val="0"/>
      <w:marTop w:val="0"/>
      <w:marBottom w:val="0"/>
      <w:divBdr>
        <w:top w:val="none" w:sz="0" w:space="0" w:color="auto"/>
        <w:left w:val="none" w:sz="0" w:space="0" w:color="auto"/>
        <w:bottom w:val="none" w:sz="0" w:space="0" w:color="auto"/>
        <w:right w:val="none" w:sz="0" w:space="0" w:color="auto"/>
      </w:divBdr>
    </w:div>
    <w:div w:id="1491674494">
      <w:bodyDiv w:val="1"/>
      <w:marLeft w:val="0"/>
      <w:marRight w:val="0"/>
      <w:marTop w:val="0"/>
      <w:marBottom w:val="0"/>
      <w:divBdr>
        <w:top w:val="none" w:sz="0" w:space="0" w:color="auto"/>
        <w:left w:val="none" w:sz="0" w:space="0" w:color="auto"/>
        <w:bottom w:val="none" w:sz="0" w:space="0" w:color="auto"/>
        <w:right w:val="none" w:sz="0" w:space="0" w:color="auto"/>
      </w:divBdr>
    </w:div>
    <w:div w:id="1496192036">
      <w:bodyDiv w:val="1"/>
      <w:marLeft w:val="0"/>
      <w:marRight w:val="0"/>
      <w:marTop w:val="0"/>
      <w:marBottom w:val="0"/>
      <w:divBdr>
        <w:top w:val="none" w:sz="0" w:space="0" w:color="auto"/>
        <w:left w:val="none" w:sz="0" w:space="0" w:color="auto"/>
        <w:bottom w:val="none" w:sz="0" w:space="0" w:color="auto"/>
        <w:right w:val="none" w:sz="0" w:space="0" w:color="auto"/>
      </w:divBdr>
    </w:div>
    <w:div w:id="1497110601">
      <w:bodyDiv w:val="1"/>
      <w:marLeft w:val="0"/>
      <w:marRight w:val="0"/>
      <w:marTop w:val="0"/>
      <w:marBottom w:val="0"/>
      <w:divBdr>
        <w:top w:val="none" w:sz="0" w:space="0" w:color="auto"/>
        <w:left w:val="none" w:sz="0" w:space="0" w:color="auto"/>
        <w:bottom w:val="none" w:sz="0" w:space="0" w:color="auto"/>
        <w:right w:val="none" w:sz="0" w:space="0" w:color="auto"/>
      </w:divBdr>
    </w:div>
    <w:div w:id="1497261099">
      <w:bodyDiv w:val="1"/>
      <w:marLeft w:val="0"/>
      <w:marRight w:val="0"/>
      <w:marTop w:val="0"/>
      <w:marBottom w:val="0"/>
      <w:divBdr>
        <w:top w:val="none" w:sz="0" w:space="0" w:color="auto"/>
        <w:left w:val="none" w:sz="0" w:space="0" w:color="auto"/>
        <w:bottom w:val="none" w:sz="0" w:space="0" w:color="auto"/>
        <w:right w:val="none" w:sz="0" w:space="0" w:color="auto"/>
      </w:divBdr>
    </w:div>
    <w:div w:id="1502236660">
      <w:bodyDiv w:val="1"/>
      <w:marLeft w:val="0"/>
      <w:marRight w:val="0"/>
      <w:marTop w:val="0"/>
      <w:marBottom w:val="0"/>
      <w:divBdr>
        <w:top w:val="none" w:sz="0" w:space="0" w:color="auto"/>
        <w:left w:val="none" w:sz="0" w:space="0" w:color="auto"/>
        <w:bottom w:val="none" w:sz="0" w:space="0" w:color="auto"/>
        <w:right w:val="none" w:sz="0" w:space="0" w:color="auto"/>
      </w:divBdr>
    </w:div>
    <w:div w:id="1502503245">
      <w:bodyDiv w:val="1"/>
      <w:marLeft w:val="0"/>
      <w:marRight w:val="0"/>
      <w:marTop w:val="0"/>
      <w:marBottom w:val="0"/>
      <w:divBdr>
        <w:top w:val="none" w:sz="0" w:space="0" w:color="auto"/>
        <w:left w:val="none" w:sz="0" w:space="0" w:color="auto"/>
        <w:bottom w:val="none" w:sz="0" w:space="0" w:color="auto"/>
        <w:right w:val="none" w:sz="0" w:space="0" w:color="auto"/>
      </w:divBdr>
    </w:div>
    <w:div w:id="1503348794">
      <w:bodyDiv w:val="1"/>
      <w:marLeft w:val="0"/>
      <w:marRight w:val="0"/>
      <w:marTop w:val="0"/>
      <w:marBottom w:val="0"/>
      <w:divBdr>
        <w:top w:val="none" w:sz="0" w:space="0" w:color="auto"/>
        <w:left w:val="none" w:sz="0" w:space="0" w:color="auto"/>
        <w:bottom w:val="none" w:sz="0" w:space="0" w:color="auto"/>
        <w:right w:val="none" w:sz="0" w:space="0" w:color="auto"/>
      </w:divBdr>
    </w:div>
    <w:div w:id="1503620739">
      <w:bodyDiv w:val="1"/>
      <w:marLeft w:val="0"/>
      <w:marRight w:val="0"/>
      <w:marTop w:val="0"/>
      <w:marBottom w:val="0"/>
      <w:divBdr>
        <w:top w:val="none" w:sz="0" w:space="0" w:color="auto"/>
        <w:left w:val="none" w:sz="0" w:space="0" w:color="auto"/>
        <w:bottom w:val="none" w:sz="0" w:space="0" w:color="auto"/>
        <w:right w:val="none" w:sz="0" w:space="0" w:color="auto"/>
      </w:divBdr>
    </w:div>
    <w:div w:id="1504006695">
      <w:bodyDiv w:val="1"/>
      <w:marLeft w:val="0"/>
      <w:marRight w:val="0"/>
      <w:marTop w:val="0"/>
      <w:marBottom w:val="0"/>
      <w:divBdr>
        <w:top w:val="none" w:sz="0" w:space="0" w:color="auto"/>
        <w:left w:val="none" w:sz="0" w:space="0" w:color="auto"/>
        <w:bottom w:val="none" w:sz="0" w:space="0" w:color="auto"/>
        <w:right w:val="none" w:sz="0" w:space="0" w:color="auto"/>
      </w:divBdr>
    </w:div>
    <w:div w:id="1504860321">
      <w:bodyDiv w:val="1"/>
      <w:marLeft w:val="0"/>
      <w:marRight w:val="0"/>
      <w:marTop w:val="0"/>
      <w:marBottom w:val="0"/>
      <w:divBdr>
        <w:top w:val="none" w:sz="0" w:space="0" w:color="auto"/>
        <w:left w:val="none" w:sz="0" w:space="0" w:color="auto"/>
        <w:bottom w:val="none" w:sz="0" w:space="0" w:color="auto"/>
        <w:right w:val="none" w:sz="0" w:space="0" w:color="auto"/>
      </w:divBdr>
    </w:div>
    <w:div w:id="1509253599">
      <w:bodyDiv w:val="1"/>
      <w:marLeft w:val="0"/>
      <w:marRight w:val="0"/>
      <w:marTop w:val="0"/>
      <w:marBottom w:val="0"/>
      <w:divBdr>
        <w:top w:val="none" w:sz="0" w:space="0" w:color="auto"/>
        <w:left w:val="none" w:sz="0" w:space="0" w:color="auto"/>
        <w:bottom w:val="none" w:sz="0" w:space="0" w:color="auto"/>
        <w:right w:val="none" w:sz="0" w:space="0" w:color="auto"/>
      </w:divBdr>
    </w:div>
    <w:div w:id="1510484745">
      <w:bodyDiv w:val="1"/>
      <w:marLeft w:val="0"/>
      <w:marRight w:val="0"/>
      <w:marTop w:val="0"/>
      <w:marBottom w:val="0"/>
      <w:divBdr>
        <w:top w:val="none" w:sz="0" w:space="0" w:color="auto"/>
        <w:left w:val="none" w:sz="0" w:space="0" w:color="auto"/>
        <w:bottom w:val="none" w:sz="0" w:space="0" w:color="auto"/>
        <w:right w:val="none" w:sz="0" w:space="0" w:color="auto"/>
      </w:divBdr>
    </w:div>
    <w:div w:id="1511064237">
      <w:bodyDiv w:val="1"/>
      <w:marLeft w:val="0"/>
      <w:marRight w:val="0"/>
      <w:marTop w:val="0"/>
      <w:marBottom w:val="0"/>
      <w:divBdr>
        <w:top w:val="none" w:sz="0" w:space="0" w:color="auto"/>
        <w:left w:val="none" w:sz="0" w:space="0" w:color="auto"/>
        <w:bottom w:val="none" w:sz="0" w:space="0" w:color="auto"/>
        <w:right w:val="none" w:sz="0" w:space="0" w:color="auto"/>
      </w:divBdr>
    </w:div>
    <w:div w:id="1511722307">
      <w:bodyDiv w:val="1"/>
      <w:marLeft w:val="0"/>
      <w:marRight w:val="0"/>
      <w:marTop w:val="0"/>
      <w:marBottom w:val="0"/>
      <w:divBdr>
        <w:top w:val="none" w:sz="0" w:space="0" w:color="auto"/>
        <w:left w:val="none" w:sz="0" w:space="0" w:color="auto"/>
        <w:bottom w:val="none" w:sz="0" w:space="0" w:color="auto"/>
        <w:right w:val="none" w:sz="0" w:space="0" w:color="auto"/>
      </w:divBdr>
    </w:div>
    <w:div w:id="1512378450">
      <w:bodyDiv w:val="1"/>
      <w:marLeft w:val="0"/>
      <w:marRight w:val="0"/>
      <w:marTop w:val="0"/>
      <w:marBottom w:val="0"/>
      <w:divBdr>
        <w:top w:val="none" w:sz="0" w:space="0" w:color="auto"/>
        <w:left w:val="none" w:sz="0" w:space="0" w:color="auto"/>
        <w:bottom w:val="none" w:sz="0" w:space="0" w:color="auto"/>
        <w:right w:val="none" w:sz="0" w:space="0" w:color="auto"/>
      </w:divBdr>
    </w:div>
    <w:div w:id="1512571986">
      <w:bodyDiv w:val="1"/>
      <w:marLeft w:val="0"/>
      <w:marRight w:val="0"/>
      <w:marTop w:val="0"/>
      <w:marBottom w:val="0"/>
      <w:divBdr>
        <w:top w:val="none" w:sz="0" w:space="0" w:color="auto"/>
        <w:left w:val="none" w:sz="0" w:space="0" w:color="auto"/>
        <w:bottom w:val="none" w:sz="0" w:space="0" w:color="auto"/>
        <w:right w:val="none" w:sz="0" w:space="0" w:color="auto"/>
      </w:divBdr>
    </w:div>
    <w:div w:id="1515807430">
      <w:bodyDiv w:val="1"/>
      <w:marLeft w:val="0"/>
      <w:marRight w:val="0"/>
      <w:marTop w:val="0"/>
      <w:marBottom w:val="0"/>
      <w:divBdr>
        <w:top w:val="none" w:sz="0" w:space="0" w:color="auto"/>
        <w:left w:val="none" w:sz="0" w:space="0" w:color="auto"/>
        <w:bottom w:val="none" w:sz="0" w:space="0" w:color="auto"/>
        <w:right w:val="none" w:sz="0" w:space="0" w:color="auto"/>
      </w:divBdr>
    </w:div>
    <w:div w:id="1516730629">
      <w:bodyDiv w:val="1"/>
      <w:marLeft w:val="0"/>
      <w:marRight w:val="0"/>
      <w:marTop w:val="0"/>
      <w:marBottom w:val="0"/>
      <w:divBdr>
        <w:top w:val="none" w:sz="0" w:space="0" w:color="auto"/>
        <w:left w:val="none" w:sz="0" w:space="0" w:color="auto"/>
        <w:bottom w:val="none" w:sz="0" w:space="0" w:color="auto"/>
        <w:right w:val="none" w:sz="0" w:space="0" w:color="auto"/>
      </w:divBdr>
    </w:div>
    <w:div w:id="1517843653">
      <w:bodyDiv w:val="1"/>
      <w:marLeft w:val="0"/>
      <w:marRight w:val="0"/>
      <w:marTop w:val="0"/>
      <w:marBottom w:val="0"/>
      <w:divBdr>
        <w:top w:val="none" w:sz="0" w:space="0" w:color="auto"/>
        <w:left w:val="none" w:sz="0" w:space="0" w:color="auto"/>
        <w:bottom w:val="none" w:sz="0" w:space="0" w:color="auto"/>
        <w:right w:val="none" w:sz="0" w:space="0" w:color="auto"/>
      </w:divBdr>
    </w:div>
    <w:div w:id="1518160075">
      <w:bodyDiv w:val="1"/>
      <w:marLeft w:val="0"/>
      <w:marRight w:val="0"/>
      <w:marTop w:val="0"/>
      <w:marBottom w:val="0"/>
      <w:divBdr>
        <w:top w:val="none" w:sz="0" w:space="0" w:color="auto"/>
        <w:left w:val="none" w:sz="0" w:space="0" w:color="auto"/>
        <w:bottom w:val="none" w:sz="0" w:space="0" w:color="auto"/>
        <w:right w:val="none" w:sz="0" w:space="0" w:color="auto"/>
      </w:divBdr>
    </w:div>
    <w:div w:id="1520435712">
      <w:bodyDiv w:val="1"/>
      <w:marLeft w:val="0"/>
      <w:marRight w:val="0"/>
      <w:marTop w:val="0"/>
      <w:marBottom w:val="0"/>
      <w:divBdr>
        <w:top w:val="none" w:sz="0" w:space="0" w:color="auto"/>
        <w:left w:val="none" w:sz="0" w:space="0" w:color="auto"/>
        <w:bottom w:val="none" w:sz="0" w:space="0" w:color="auto"/>
        <w:right w:val="none" w:sz="0" w:space="0" w:color="auto"/>
      </w:divBdr>
    </w:div>
    <w:div w:id="1521314102">
      <w:bodyDiv w:val="1"/>
      <w:marLeft w:val="0"/>
      <w:marRight w:val="0"/>
      <w:marTop w:val="0"/>
      <w:marBottom w:val="0"/>
      <w:divBdr>
        <w:top w:val="none" w:sz="0" w:space="0" w:color="auto"/>
        <w:left w:val="none" w:sz="0" w:space="0" w:color="auto"/>
        <w:bottom w:val="none" w:sz="0" w:space="0" w:color="auto"/>
        <w:right w:val="none" w:sz="0" w:space="0" w:color="auto"/>
      </w:divBdr>
    </w:div>
    <w:div w:id="1522477294">
      <w:bodyDiv w:val="1"/>
      <w:marLeft w:val="0"/>
      <w:marRight w:val="0"/>
      <w:marTop w:val="0"/>
      <w:marBottom w:val="0"/>
      <w:divBdr>
        <w:top w:val="none" w:sz="0" w:space="0" w:color="auto"/>
        <w:left w:val="none" w:sz="0" w:space="0" w:color="auto"/>
        <w:bottom w:val="none" w:sz="0" w:space="0" w:color="auto"/>
        <w:right w:val="none" w:sz="0" w:space="0" w:color="auto"/>
      </w:divBdr>
    </w:div>
    <w:div w:id="1524778724">
      <w:bodyDiv w:val="1"/>
      <w:marLeft w:val="0"/>
      <w:marRight w:val="0"/>
      <w:marTop w:val="0"/>
      <w:marBottom w:val="0"/>
      <w:divBdr>
        <w:top w:val="none" w:sz="0" w:space="0" w:color="auto"/>
        <w:left w:val="none" w:sz="0" w:space="0" w:color="auto"/>
        <w:bottom w:val="none" w:sz="0" w:space="0" w:color="auto"/>
        <w:right w:val="none" w:sz="0" w:space="0" w:color="auto"/>
      </w:divBdr>
    </w:div>
    <w:div w:id="1525820861">
      <w:bodyDiv w:val="1"/>
      <w:marLeft w:val="0"/>
      <w:marRight w:val="0"/>
      <w:marTop w:val="0"/>
      <w:marBottom w:val="0"/>
      <w:divBdr>
        <w:top w:val="none" w:sz="0" w:space="0" w:color="auto"/>
        <w:left w:val="none" w:sz="0" w:space="0" w:color="auto"/>
        <w:bottom w:val="none" w:sz="0" w:space="0" w:color="auto"/>
        <w:right w:val="none" w:sz="0" w:space="0" w:color="auto"/>
      </w:divBdr>
    </w:div>
    <w:div w:id="1526408838">
      <w:bodyDiv w:val="1"/>
      <w:marLeft w:val="0"/>
      <w:marRight w:val="0"/>
      <w:marTop w:val="0"/>
      <w:marBottom w:val="0"/>
      <w:divBdr>
        <w:top w:val="none" w:sz="0" w:space="0" w:color="auto"/>
        <w:left w:val="none" w:sz="0" w:space="0" w:color="auto"/>
        <w:bottom w:val="none" w:sz="0" w:space="0" w:color="auto"/>
        <w:right w:val="none" w:sz="0" w:space="0" w:color="auto"/>
      </w:divBdr>
    </w:div>
    <w:div w:id="1527018349">
      <w:bodyDiv w:val="1"/>
      <w:marLeft w:val="0"/>
      <w:marRight w:val="0"/>
      <w:marTop w:val="0"/>
      <w:marBottom w:val="0"/>
      <w:divBdr>
        <w:top w:val="none" w:sz="0" w:space="0" w:color="auto"/>
        <w:left w:val="none" w:sz="0" w:space="0" w:color="auto"/>
        <w:bottom w:val="none" w:sz="0" w:space="0" w:color="auto"/>
        <w:right w:val="none" w:sz="0" w:space="0" w:color="auto"/>
      </w:divBdr>
    </w:div>
    <w:div w:id="1528642369">
      <w:bodyDiv w:val="1"/>
      <w:marLeft w:val="0"/>
      <w:marRight w:val="0"/>
      <w:marTop w:val="0"/>
      <w:marBottom w:val="0"/>
      <w:divBdr>
        <w:top w:val="none" w:sz="0" w:space="0" w:color="auto"/>
        <w:left w:val="none" w:sz="0" w:space="0" w:color="auto"/>
        <w:bottom w:val="none" w:sz="0" w:space="0" w:color="auto"/>
        <w:right w:val="none" w:sz="0" w:space="0" w:color="auto"/>
      </w:divBdr>
    </w:div>
    <w:div w:id="1532187799">
      <w:bodyDiv w:val="1"/>
      <w:marLeft w:val="0"/>
      <w:marRight w:val="0"/>
      <w:marTop w:val="0"/>
      <w:marBottom w:val="0"/>
      <w:divBdr>
        <w:top w:val="none" w:sz="0" w:space="0" w:color="auto"/>
        <w:left w:val="none" w:sz="0" w:space="0" w:color="auto"/>
        <w:bottom w:val="none" w:sz="0" w:space="0" w:color="auto"/>
        <w:right w:val="none" w:sz="0" w:space="0" w:color="auto"/>
      </w:divBdr>
    </w:div>
    <w:div w:id="1532573225">
      <w:bodyDiv w:val="1"/>
      <w:marLeft w:val="0"/>
      <w:marRight w:val="0"/>
      <w:marTop w:val="0"/>
      <w:marBottom w:val="0"/>
      <w:divBdr>
        <w:top w:val="none" w:sz="0" w:space="0" w:color="auto"/>
        <w:left w:val="none" w:sz="0" w:space="0" w:color="auto"/>
        <w:bottom w:val="none" w:sz="0" w:space="0" w:color="auto"/>
        <w:right w:val="none" w:sz="0" w:space="0" w:color="auto"/>
      </w:divBdr>
    </w:div>
    <w:div w:id="1533418932">
      <w:bodyDiv w:val="1"/>
      <w:marLeft w:val="0"/>
      <w:marRight w:val="0"/>
      <w:marTop w:val="0"/>
      <w:marBottom w:val="0"/>
      <w:divBdr>
        <w:top w:val="none" w:sz="0" w:space="0" w:color="auto"/>
        <w:left w:val="none" w:sz="0" w:space="0" w:color="auto"/>
        <w:bottom w:val="none" w:sz="0" w:space="0" w:color="auto"/>
        <w:right w:val="none" w:sz="0" w:space="0" w:color="auto"/>
      </w:divBdr>
    </w:div>
    <w:div w:id="1538078220">
      <w:bodyDiv w:val="1"/>
      <w:marLeft w:val="0"/>
      <w:marRight w:val="0"/>
      <w:marTop w:val="0"/>
      <w:marBottom w:val="0"/>
      <w:divBdr>
        <w:top w:val="none" w:sz="0" w:space="0" w:color="auto"/>
        <w:left w:val="none" w:sz="0" w:space="0" w:color="auto"/>
        <w:bottom w:val="none" w:sz="0" w:space="0" w:color="auto"/>
        <w:right w:val="none" w:sz="0" w:space="0" w:color="auto"/>
      </w:divBdr>
    </w:div>
    <w:div w:id="1540126741">
      <w:bodyDiv w:val="1"/>
      <w:marLeft w:val="0"/>
      <w:marRight w:val="0"/>
      <w:marTop w:val="0"/>
      <w:marBottom w:val="0"/>
      <w:divBdr>
        <w:top w:val="none" w:sz="0" w:space="0" w:color="auto"/>
        <w:left w:val="none" w:sz="0" w:space="0" w:color="auto"/>
        <w:bottom w:val="none" w:sz="0" w:space="0" w:color="auto"/>
        <w:right w:val="none" w:sz="0" w:space="0" w:color="auto"/>
      </w:divBdr>
    </w:div>
    <w:div w:id="1540777783">
      <w:bodyDiv w:val="1"/>
      <w:marLeft w:val="0"/>
      <w:marRight w:val="0"/>
      <w:marTop w:val="0"/>
      <w:marBottom w:val="0"/>
      <w:divBdr>
        <w:top w:val="none" w:sz="0" w:space="0" w:color="auto"/>
        <w:left w:val="none" w:sz="0" w:space="0" w:color="auto"/>
        <w:bottom w:val="none" w:sz="0" w:space="0" w:color="auto"/>
        <w:right w:val="none" w:sz="0" w:space="0" w:color="auto"/>
      </w:divBdr>
    </w:div>
    <w:div w:id="1541354798">
      <w:bodyDiv w:val="1"/>
      <w:marLeft w:val="0"/>
      <w:marRight w:val="0"/>
      <w:marTop w:val="0"/>
      <w:marBottom w:val="0"/>
      <w:divBdr>
        <w:top w:val="none" w:sz="0" w:space="0" w:color="auto"/>
        <w:left w:val="none" w:sz="0" w:space="0" w:color="auto"/>
        <w:bottom w:val="none" w:sz="0" w:space="0" w:color="auto"/>
        <w:right w:val="none" w:sz="0" w:space="0" w:color="auto"/>
      </w:divBdr>
    </w:div>
    <w:div w:id="1541437966">
      <w:bodyDiv w:val="1"/>
      <w:marLeft w:val="0"/>
      <w:marRight w:val="0"/>
      <w:marTop w:val="0"/>
      <w:marBottom w:val="0"/>
      <w:divBdr>
        <w:top w:val="none" w:sz="0" w:space="0" w:color="auto"/>
        <w:left w:val="none" w:sz="0" w:space="0" w:color="auto"/>
        <w:bottom w:val="none" w:sz="0" w:space="0" w:color="auto"/>
        <w:right w:val="none" w:sz="0" w:space="0" w:color="auto"/>
      </w:divBdr>
    </w:div>
    <w:div w:id="1541938581">
      <w:bodyDiv w:val="1"/>
      <w:marLeft w:val="0"/>
      <w:marRight w:val="0"/>
      <w:marTop w:val="0"/>
      <w:marBottom w:val="0"/>
      <w:divBdr>
        <w:top w:val="none" w:sz="0" w:space="0" w:color="auto"/>
        <w:left w:val="none" w:sz="0" w:space="0" w:color="auto"/>
        <w:bottom w:val="none" w:sz="0" w:space="0" w:color="auto"/>
        <w:right w:val="none" w:sz="0" w:space="0" w:color="auto"/>
      </w:divBdr>
    </w:div>
    <w:div w:id="1543205363">
      <w:bodyDiv w:val="1"/>
      <w:marLeft w:val="0"/>
      <w:marRight w:val="0"/>
      <w:marTop w:val="0"/>
      <w:marBottom w:val="0"/>
      <w:divBdr>
        <w:top w:val="none" w:sz="0" w:space="0" w:color="auto"/>
        <w:left w:val="none" w:sz="0" w:space="0" w:color="auto"/>
        <w:bottom w:val="none" w:sz="0" w:space="0" w:color="auto"/>
        <w:right w:val="none" w:sz="0" w:space="0" w:color="auto"/>
      </w:divBdr>
    </w:div>
    <w:div w:id="1543325237">
      <w:bodyDiv w:val="1"/>
      <w:marLeft w:val="0"/>
      <w:marRight w:val="0"/>
      <w:marTop w:val="0"/>
      <w:marBottom w:val="0"/>
      <w:divBdr>
        <w:top w:val="none" w:sz="0" w:space="0" w:color="auto"/>
        <w:left w:val="none" w:sz="0" w:space="0" w:color="auto"/>
        <w:bottom w:val="none" w:sz="0" w:space="0" w:color="auto"/>
        <w:right w:val="none" w:sz="0" w:space="0" w:color="auto"/>
      </w:divBdr>
    </w:div>
    <w:div w:id="1543856837">
      <w:bodyDiv w:val="1"/>
      <w:marLeft w:val="0"/>
      <w:marRight w:val="0"/>
      <w:marTop w:val="0"/>
      <w:marBottom w:val="0"/>
      <w:divBdr>
        <w:top w:val="none" w:sz="0" w:space="0" w:color="auto"/>
        <w:left w:val="none" w:sz="0" w:space="0" w:color="auto"/>
        <w:bottom w:val="none" w:sz="0" w:space="0" w:color="auto"/>
        <w:right w:val="none" w:sz="0" w:space="0" w:color="auto"/>
      </w:divBdr>
    </w:div>
    <w:div w:id="1544247946">
      <w:bodyDiv w:val="1"/>
      <w:marLeft w:val="0"/>
      <w:marRight w:val="0"/>
      <w:marTop w:val="0"/>
      <w:marBottom w:val="0"/>
      <w:divBdr>
        <w:top w:val="none" w:sz="0" w:space="0" w:color="auto"/>
        <w:left w:val="none" w:sz="0" w:space="0" w:color="auto"/>
        <w:bottom w:val="none" w:sz="0" w:space="0" w:color="auto"/>
        <w:right w:val="none" w:sz="0" w:space="0" w:color="auto"/>
      </w:divBdr>
    </w:div>
    <w:div w:id="1545020234">
      <w:bodyDiv w:val="1"/>
      <w:marLeft w:val="0"/>
      <w:marRight w:val="0"/>
      <w:marTop w:val="0"/>
      <w:marBottom w:val="0"/>
      <w:divBdr>
        <w:top w:val="none" w:sz="0" w:space="0" w:color="auto"/>
        <w:left w:val="none" w:sz="0" w:space="0" w:color="auto"/>
        <w:bottom w:val="none" w:sz="0" w:space="0" w:color="auto"/>
        <w:right w:val="none" w:sz="0" w:space="0" w:color="auto"/>
      </w:divBdr>
    </w:div>
    <w:div w:id="1545363767">
      <w:bodyDiv w:val="1"/>
      <w:marLeft w:val="0"/>
      <w:marRight w:val="0"/>
      <w:marTop w:val="0"/>
      <w:marBottom w:val="0"/>
      <w:divBdr>
        <w:top w:val="none" w:sz="0" w:space="0" w:color="auto"/>
        <w:left w:val="none" w:sz="0" w:space="0" w:color="auto"/>
        <w:bottom w:val="none" w:sz="0" w:space="0" w:color="auto"/>
        <w:right w:val="none" w:sz="0" w:space="0" w:color="auto"/>
      </w:divBdr>
    </w:div>
    <w:div w:id="1547720649">
      <w:bodyDiv w:val="1"/>
      <w:marLeft w:val="0"/>
      <w:marRight w:val="0"/>
      <w:marTop w:val="0"/>
      <w:marBottom w:val="0"/>
      <w:divBdr>
        <w:top w:val="none" w:sz="0" w:space="0" w:color="auto"/>
        <w:left w:val="none" w:sz="0" w:space="0" w:color="auto"/>
        <w:bottom w:val="none" w:sz="0" w:space="0" w:color="auto"/>
        <w:right w:val="none" w:sz="0" w:space="0" w:color="auto"/>
      </w:divBdr>
    </w:div>
    <w:div w:id="1548910297">
      <w:bodyDiv w:val="1"/>
      <w:marLeft w:val="0"/>
      <w:marRight w:val="0"/>
      <w:marTop w:val="0"/>
      <w:marBottom w:val="0"/>
      <w:divBdr>
        <w:top w:val="none" w:sz="0" w:space="0" w:color="auto"/>
        <w:left w:val="none" w:sz="0" w:space="0" w:color="auto"/>
        <w:bottom w:val="none" w:sz="0" w:space="0" w:color="auto"/>
        <w:right w:val="none" w:sz="0" w:space="0" w:color="auto"/>
      </w:divBdr>
    </w:div>
    <w:div w:id="1549687636">
      <w:bodyDiv w:val="1"/>
      <w:marLeft w:val="0"/>
      <w:marRight w:val="0"/>
      <w:marTop w:val="0"/>
      <w:marBottom w:val="0"/>
      <w:divBdr>
        <w:top w:val="none" w:sz="0" w:space="0" w:color="auto"/>
        <w:left w:val="none" w:sz="0" w:space="0" w:color="auto"/>
        <w:bottom w:val="none" w:sz="0" w:space="0" w:color="auto"/>
        <w:right w:val="none" w:sz="0" w:space="0" w:color="auto"/>
      </w:divBdr>
    </w:div>
    <w:div w:id="1550605597">
      <w:bodyDiv w:val="1"/>
      <w:marLeft w:val="0"/>
      <w:marRight w:val="0"/>
      <w:marTop w:val="0"/>
      <w:marBottom w:val="0"/>
      <w:divBdr>
        <w:top w:val="none" w:sz="0" w:space="0" w:color="auto"/>
        <w:left w:val="none" w:sz="0" w:space="0" w:color="auto"/>
        <w:bottom w:val="none" w:sz="0" w:space="0" w:color="auto"/>
        <w:right w:val="none" w:sz="0" w:space="0" w:color="auto"/>
      </w:divBdr>
    </w:div>
    <w:div w:id="1552034682">
      <w:bodyDiv w:val="1"/>
      <w:marLeft w:val="0"/>
      <w:marRight w:val="0"/>
      <w:marTop w:val="0"/>
      <w:marBottom w:val="0"/>
      <w:divBdr>
        <w:top w:val="none" w:sz="0" w:space="0" w:color="auto"/>
        <w:left w:val="none" w:sz="0" w:space="0" w:color="auto"/>
        <w:bottom w:val="none" w:sz="0" w:space="0" w:color="auto"/>
        <w:right w:val="none" w:sz="0" w:space="0" w:color="auto"/>
      </w:divBdr>
    </w:div>
    <w:div w:id="1552620787">
      <w:bodyDiv w:val="1"/>
      <w:marLeft w:val="0"/>
      <w:marRight w:val="0"/>
      <w:marTop w:val="0"/>
      <w:marBottom w:val="0"/>
      <w:divBdr>
        <w:top w:val="none" w:sz="0" w:space="0" w:color="auto"/>
        <w:left w:val="none" w:sz="0" w:space="0" w:color="auto"/>
        <w:bottom w:val="none" w:sz="0" w:space="0" w:color="auto"/>
        <w:right w:val="none" w:sz="0" w:space="0" w:color="auto"/>
      </w:divBdr>
    </w:div>
    <w:div w:id="1553269136">
      <w:bodyDiv w:val="1"/>
      <w:marLeft w:val="0"/>
      <w:marRight w:val="0"/>
      <w:marTop w:val="0"/>
      <w:marBottom w:val="0"/>
      <w:divBdr>
        <w:top w:val="none" w:sz="0" w:space="0" w:color="auto"/>
        <w:left w:val="none" w:sz="0" w:space="0" w:color="auto"/>
        <w:bottom w:val="none" w:sz="0" w:space="0" w:color="auto"/>
        <w:right w:val="none" w:sz="0" w:space="0" w:color="auto"/>
      </w:divBdr>
    </w:div>
    <w:div w:id="1553541662">
      <w:bodyDiv w:val="1"/>
      <w:marLeft w:val="0"/>
      <w:marRight w:val="0"/>
      <w:marTop w:val="0"/>
      <w:marBottom w:val="0"/>
      <w:divBdr>
        <w:top w:val="none" w:sz="0" w:space="0" w:color="auto"/>
        <w:left w:val="none" w:sz="0" w:space="0" w:color="auto"/>
        <w:bottom w:val="none" w:sz="0" w:space="0" w:color="auto"/>
        <w:right w:val="none" w:sz="0" w:space="0" w:color="auto"/>
      </w:divBdr>
    </w:div>
    <w:div w:id="1556500658">
      <w:bodyDiv w:val="1"/>
      <w:marLeft w:val="0"/>
      <w:marRight w:val="0"/>
      <w:marTop w:val="0"/>
      <w:marBottom w:val="0"/>
      <w:divBdr>
        <w:top w:val="none" w:sz="0" w:space="0" w:color="auto"/>
        <w:left w:val="none" w:sz="0" w:space="0" w:color="auto"/>
        <w:bottom w:val="none" w:sz="0" w:space="0" w:color="auto"/>
        <w:right w:val="none" w:sz="0" w:space="0" w:color="auto"/>
      </w:divBdr>
    </w:div>
    <w:div w:id="1557160032">
      <w:bodyDiv w:val="1"/>
      <w:marLeft w:val="0"/>
      <w:marRight w:val="0"/>
      <w:marTop w:val="0"/>
      <w:marBottom w:val="0"/>
      <w:divBdr>
        <w:top w:val="none" w:sz="0" w:space="0" w:color="auto"/>
        <w:left w:val="none" w:sz="0" w:space="0" w:color="auto"/>
        <w:bottom w:val="none" w:sz="0" w:space="0" w:color="auto"/>
        <w:right w:val="none" w:sz="0" w:space="0" w:color="auto"/>
      </w:divBdr>
    </w:div>
    <w:div w:id="1558391757">
      <w:bodyDiv w:val="1"/>
      <w:marLeft w:val="0"/>
      <w:marRight w:val="0"/>
      <w:marTop w:val="0"/>
      <w:marBottom w:val="0"/>
      <w:divBdr>
        <w:top w:val="none" w:sz="0" w:space="0" w:color="auto"/>
        <w:left w:val="none" w:sz="0" w:space="0" w:color="auto"/>
        <w:bottom w:val="none" w:sz="0" w:space="0" w:color="auto"/>
        <w:right w:val="none" w:sz="0" w:space="0" w:color="auto"/>
      </w:divBdr>
    </w:div>
    <w:div w:id="1559125213">
      <w:bodyDiv w:val="1"/>
      <w:marLeft w:val="0"/>
      <w:marRight w:val="0"/>
      <w:marTop w:val="0"/>
      <w:marBottom w:val="0"/>
      <w:divBdr>
        <w:top w:val="none" w:sz="0" w:space="0" w:color="auto"/>
        <w:left w:val="none" w:sz="0" w:space="0" w:color="auto"/>
        <w:bottom w:val="none" w:sz="0" w:space="0" w:color="auto"/>
        <w:right w:val="none" w:sz="0" w:space="0" w:color="auto"/>
      </w:divBdr>
    </w:div>
    <w:div w:id="1559508541">
      <w:bodyDiv w:val="1"/>
      <w:marLeft w:val="0"/>
      <w:marRight w:val="0"/>
      <w:marTop w:val="0"/>
      <w:marBottom w:val="0"/>
      <w:divBdr>
        <w:top w:val="none" w:sz="0" w:space="0" w:color="auto"/>
        <w:left w:val="none" w:sz="0" w:space="0" w:color="auto"/>
        <w:bottom w:val="none" w:sz="0" w:space="0" w:color="auto"/>
        <w:right w:val="none" w:sz="0" w:space="0" w:color="auto"/>
      </w:divBdr>
    </w:div>
    <w:div w:id="1559513891">
      <w:bodyDiv w:val="1"/>
      <w:marLeft w:val="0"/>
      <w:marRight w:val="0"/>
      <w:marTop w:val="0"/>
      <w:marBottom w:val="0"/>
      <w:divBdr>
        <w:top w:val="none" w:sz="0" w:space="0" w:color="auto"/>
        <w:left w:val="none" w:sz="0" w:space="0" w:color="auto"/>
        <w:bottom w:val="none" w:sz="0" w:space="0" w:color="auto"/>
        <w:right w:val="none" w:sz="0" w:space="0" w:color="auto"/>
      </w:divBdr>
    </w:div>
    <w:div w:id="1560088084">
      <w:bodyDiv w:val="1"/>
      <w:marLeft w:val="0"/>
      <w:marRight w:val="0"/>
      <w:marTop w:val="0"/>
      <w:marBottom w:val="0"/>
      <w:divBdr>
        <w:top w:val="none" w:sz="0" w:space="0" w:color="auto"/>
        <w:left w:val="none" w:sz="0" w:space="0" w:color="auto"/>
        <w:bottom w:val="none" w:sz="0" w:space="0" w:color="auto"/>
        <w:right w:val="none" w:sz="0" w:space="0" w:color="auto"/>
      </w:divBdr>
    </w:div>
    <w:div w:id="1560896577">
      <w:bodyDiv w:val="1"/>
      <w:marLeft w:val="0"/>
      <w:marRight w:val="0"/>
      <w:marTop w:val="0"/>
      <w:marBottom w:val="0"/>
      <w:divBdr>
        <w:top w:val="none" w:sz="0" w:space="0" w:color="auto"/>
        <w:left w:val="none" w:sz="0" w:space="0" w:color="auto"/>
        <w:bottom w:val="none" w:sz="0" w:space="0" w:color="auto"/>
        <w:right w:val="none" w:sz="0" w:space="0" w:color="auto"/>
      </w:divBdr>
    </w:div>
    <w:div w:id="1564679133">
      <w:bodyDiv w:val="1"/>
      <w:marLeft w:val="0"/>
      <w:marRight w:val="0"/>
      <w:marTop w:val="0"/>
      <w:marBottom w:val="0"/>
      <w:divBdr>
        <w:top w:val="none" w:sz="0" w:space="0" w:color="auto"/>
        <w:left w:val="none" w:sz="0" w:space="0" w:color="auto"/>
        <w:bottom w:val="none" w:sz="0" w:space="0" w:color="auto"/>
        <w:right w:val="none" w:sz="0" w:space="0" w:color="auto"/>
      </w:divBdr>
    </w:div>
    <w:div w:id="1565142643">
      <w:bodyDiv w:val="1"/>
      <w:marLeft w:val="0"/>
      <w:marRight w:val="0"/>
      <w:marTop w:val="0"/>
      <w:marBottom w:val="0"/>
      <w:divBdr>
        <w:top w:val="none" w:sz="0" w:space="0" w:color="auto"/>
        <w:left w:val="none" w:sz="0" w:space="0" w:color="auto"/>
        <w:bottom w:val="none" w:sz="0" w:space="0" w:color="auto"/>
        <w:right w:val="none" w:sz="0" w:space="0" w:color="auto"/>
      </w:divBdr>
    </w:div>
    <w:div w:id="1565528391">
      <w:bodyDiv w:val="1"/>
      <w:marLeft w:val="0"/>
      <w:marRight w:val="0"/>
      <w:marTop w:val="0"/>
      <w:marBottom w:val="0"/>
      <w:divBdr>
        <w:top w:val="none" w:sz="0" w:space="0" w:color="auto"/>
        <w:left w:val="none" w:sz="0" w:space="0" w:color="auto"/>
        <w:bottom w:val="none" w:sz="0" w:space="0" w:color="auto"/>
        <w:right w:val="none" w:sz="0" w:space="0" w:color="auto"/>
      </w:divBdr>
    </w:div>
    <w:div w:id="1566257103">
      <w:bodyDiv w:val="1"/>
      <w:marLeft w:val="0"/>
      <w:marRight w:val="0"/>
      <w:marTop w:val="0"/>
      <w:marBottom w:val="0"/>
      <w:divBdr>
        <w:top w:val="none" w:sz="0" w:space="0" w:color="auto"/>
        <w:left w:val="none" w:sz="0" w:space="0" w:color="auto"/>
        <w:bottom w:val="none" w:sz="0" w:space="0" w:color="auto"/>
        <w:right w:val="none" w:sz="0" w:space="0" w:color="auto"/>
      </w:divBdr>
    </w:div>
    <w:div w:id="1566598964">
      <w:bodyDiv w:val="1"/>
      <w:marLeft w:val="0"/>
      <w:marRight w:val="0"/>
      <w:marTop w:val="0"/>
      <w:marBottom w:val="0"/>
      <w:divBdr>
        <w:top w:val="none" w:sz="0" w:space="0" w:color="auto"/>
        <w:left w:val="none" w:sz="0" w:space="0" w:color="auto"/>
        <w:bottom w:val="none" w:sz="0" w:space="0" w:color="auto"/>
        <w:right w:val="none" w:sz="0" w:space="0" w:color="auto"/>
      </w:divBdr>
    </w:div>
    <w:div w:id="1568107547">
      <w:bodyDiv w:val="1"/>
      <w:marLeft w:val="0"/>
      <w:marRight w:val="0"/>
      <w:marTop w:val="0"/>
      <w:marBottom w:val="0"/>
      <w:divBdr>
        <w:top w:val="none" w:sz="0" w:space="0" w:color="auto"/>
        <w:left w:val="none" w:sz="0" w:space="0" w:color="auto"/>
        <w:bottom w:val="none" w:sz="0" w:space="0" w:color="auto"/>
        <w:right w:val="none" w:sz="0" w:space="0" w:color="auto"/>
      </w:divBdr>
    </w:div>
    <w:div w:id="1569922498">
      <w:bodyDiv w:val="1"/>
      <w:marLeft w:val="0"/>
      <w:marRight w:val="0"/>
      <w:marTop w:val="0"/>
      <w:marBottom w:val="0"/>
      <w:divBdr>
        <w:top w:val="none" w:sz="0" w:space="0" w:color="auto"/>
        <w:left w:val="none" w:sz="0" w:space="0" w:color="auto"/>
        <w:bottom w:val="none" w:sz="0" w:space="0" w:color="auto"/>
        <w:right w:val="none" w:sz="0" w:space="0" w:color="auto"/>
      </w:divBdr>
    </w:div>
    <w:div w:id="1570266802">
      <w:bodyDiv w:val="1"/>
      <w:marLeft w:val="0"/>
      <w:marRight w:val="0"/>
      <w:marTop w:val="0"/>
      <w:marBottom w:val="0"/>
      <w:divBdr>
        <w:top w:val="none" w:sz="0" w:space="0" w:color="auto"/>
        <w:left w:val="none" w:sz="0" w:space="0" w:color="auto"/>
        <w:bottom w:val="none" w:sz="0" w:space="0" w:color="auto"/>
        <w:right w:val="none" w:sz="0" w:space="0" w:color="auto"/>
      </w:divBdr>
    </w:div>
    <w:div w:id="1570993965">
      <w:bodyDiv w:val="1"/>
      <w:marLeft w:val="0"/>
      <w:marRight w:val="0"/>
      <w:marTop w:val="0"/>
      <w:marBottom w:val="0"/>
      <w:divBdr>
        <w:top w:val="none" w:sz="0" w:space="0" w:color="auto"/>
        <w:left w:val="none" w:sz="0" w:space="0" w:color="auto"/>
        <w:bottom w:val="none" w:sz="0" w:space="0" w:color="auto"/>
        <w:right w:val="none" w:sz="0" w:space="0" w:color="auto"/>
      </w:divBdr>
    </w:div>
    <w:div w:id="1572621613">
      <w:bodyDiv w:val="1"/>
      <w:marLeft w:val="0"/>
      <w:marRight w:val="0"/>
      <w:marTop w:val="0"/>
      <w:marBottom w:val="0"/>
      <w:divBdr>
        <w:top w:val="none" w:sz="0" w:space="0" w:color="auto"/>
        <w:left w:val="none" w:sz="0" w:space="0" w:color="auto"/>
        <w:bottom w:val="none" w:sz="0" w:space="0" w:color="auto"/>
        <w:right w:val="none" w:sz="0" w:space="0" w:color="auto"/>
      </w:divBdr>
    </w:div>
    <w:div w:id="1574855297">
      <w:bodyDiv w:val="1"/>
      <w:marLeft w:val="0"/>
      <w:marRight w:val="0"/>
      <w:marTop w:val="0"/>
      <w:marBottom w:val="0"/>
      <w:divBdr>
        <w:top w:val="none" w:sz="0" w:space="0" w:color="auto"/>
        <w:left w:val="none" w:sz="0" w:space="0" w:color="auto"/>
        <w:bottom w:val="none" w:sz="0" w:space="0" w:color="auto"/>
        <w:right w:val="none" w:sz="0" w:space="0" w:color="auto"/>
      </w:divBdr>
    </w:div>
    <w:div w:id="1575161253">
      <w:bodyDiv w:val="1"/>
      <w:marLeft w:val="0"/>
      <w:marRight w:val="0"/>
      <w:marTop w:val="0"/>
      <w:marBottom w:val="0"/>
      <w:divBdr>
        <w:top w:val="none" w:sz="0" w:space="0" w:color="auto"/>
        <w:left w:val="none" w:sz="0" w:space="0" w:color="auto"/>
        <w:bottom w:val="none" w:sz="0" w:space="0" w:color="auto"/>
        <w:right w:val="none" w:sz="0" w:space="0" w:color="auto"/>
      </w:divBdr>
    </w:div>
    <w:div w:id="1576357030">
      <w:bodyDiv w:val="1"/>
      <w:marLeft w:val="0"/>
      <w:marRight w:val="0"/>
      <w:marTop w:val="0"/>
      <w:marBottom w:val="0"/>
      <w:divBdr>
        <w:top w:val="none" w:sz="0" w:space="0" w:color="auto"/>
        <w:left w:val="none" w:sz="0" w:space="0" w:color="auto"/>
        <w:bottom w:val="none" w:sz="0" w:space="0" w:color="auto"/>
        <w:right w:val="none" w:sz="0" w:space="0" w:color="auto"/>
      </w:divBdr>
    </w:div>
    <w:div w:id="1578129045">
      <w:bodyDiv w:val="1"/>
      <w:marLeft w:val="0"/>
      <w:marRight w:val="0"/>
      <w:marTop w:val="0"/>
      <w:marBottom w:val="0"/>
      <w:divBdr>
        <w:top w:val="none" w:sz="0" w:space="0" w:color="auto"/>
        <w:left w:val="none" w:sz="0" w:space="0" w:color="auto"/>
        <w:bottom w:val="none" w:sz="0" w:space="0" w:color="auto"/>
        <w:right w:val="none" w:sz="0" w:space="0" w:color="auto"/>
      </w:divBdr>
    </w:div>
    <w:div w:id="1578242668">
      <w:bodyDiv w:val="1"/>
      <w:marLeft w:val="0"/>
      <w:marRight w:val="0"/>
      <w:marTop w:val="0"/>
      <w:marBottom w:val="0"/>
      <w:divBdr>
        <w:top w:val="none" w:sz="0" w:space="0" w:color="auto"/>
        <w:left w:val="none" w:sz="0" w:space="0" w:color="auto"/>
        <w:bottom w:val="none" w:sz="0" w:space="0" w:color="auto"/>
        <w:right w:val="none" w:sz="0" w:space="0" w:color="auto"/>
      </w:divBdr>
    </w:div>
    <w:div w:id="1580476579">
      <w:bodyDiv w:val="1"/>
      <w:marLeft w:val="0"/>
      <w:marRight w:val="0"/>
      <w:marTop w:val="0"/>
      <w:marBottom w:val="0"/>
      <w:divBdr>
        <w:top w:val="none" w:sz="0" w:space="0" w:color="auto"/>
        <w:left w:val="none" w:sz="0" w:space="0" w:color="auto"/>
        <w:bottom w:val="none" w:sz="0" w:space="0" w:color="auto"/>
        <w:right w:val="none" w:sz="0" w:space="0" w:color="auto"/>
      </w:divBdr>
    </w:div>
    <w:div w:id="1582713736">
      <w:bodyDiv w:val="1"/>
      <w:marLeft w:val="0"/>
      <w:marRight w:val="0"/>
      <w:marTop w:val="0"/>
      <w:marBottom w:val="0"/>
      <w:divBdr>
        <w:top w:val="none" w:sz="0" w:space="0" w:color="auto"/>
        <w:left w:val="none" w:sz="0" w:space="0" w:color="auto"/>
        <w:bottom w:val="none" w:sz="0" w:space="0" w:color="auto"/>
        <w:right w:val="none" w:sz="0" w:space="0" w:color="auto"/>
      </w:divBdr>
    </w:div>
    <w:div w:id="1582788809">
      <w:bodyDiv w:val="1"/>
      <w:marLeft w:val="0"/>
      <w:marRight w:val="0"/>
      <w:marTop w:val="0"/>
      <w:marBottom w:val="0"/>
      <w:divBdr>
        <w:top w:val="none" w:sz="0" w:space="0" w:color="auto"/>
        <w:left w:val="none" w:sz="0" w:space="0" w:color="auto"/>
        <w:bottom w:val="none" w:sz="0" w:space="0" w:color="auto"/>
        <w:right w:val="none" w:sz="0" w:space="0" w:color="auto"/>
      </w:divBdr>
    </w:div>
    <w:div w:id="1582906611">
      <w:bodyDiv w:val="1"/>
      <w:marLeft w:val="0"/>
      <w:marRight w:val="0"/>
      <w:marTop w:val="0"/>
      <w:marBottom w:val="0"/>
      <w:divBdr>
        <w:top w:val="none" w:sz="0" w:space="0" w:color="auto"/>
        <w:left w:val="none" w:sz="0" w:space="0" w:color="auto"/>
        <w:bottom w:val="none" w:sz="0" w:space="0" w:color="auto"/>
        <w:right w:val="none" w:sz="0" w:space="0" w:color="auto"/>
      </w:divBdr>
    </w:div>
    <w:div w:id="1583641043">
      <w:bodyDiv w:val="1"/>
      <w:marLeft w:val="0"/>
      <w:marRight w:val="0"/>
      <w:marTop w:val="0"/>
      <w:marBottom w:val="0"/>
      <w:divBdr>
        <w:top w:val="none" w:sz="0" w:space="0" w:color="auto"/>
        <w:left w:val="none" w:sz="0" w:space="0" w:color="auto"/>
        <w:bottom w:val="none" w:sz="0" w:space="0" w:color="auto"/>
        <w:right w:val="none" w:sz="0" w:space="0" w:color="auto"/>
      </w:divBdr>
    </w:div>
    <w:div w:id="1583875629">
      <w:bodyDiv w:val="1"/>
      <w:marLeft w:val="0"/>
      <w:marRight w:val="0"/>
      <w:marTop w:val="0"/>
      <w:marBottom w:val="0"/>
      <w:divBdr>
        <w:top w:val="none" w:sz="0" w:space="0" w:color="auto"/>
        <w:left w:val="none" w:sz="0" w:space="0" w:color="auto"/>
        <w:bottom w:val="none" w:sz="0" w:space="0" w:color="auto"/>
        <w:right w:val="none" w:sz="0" w:space="0" w:color="auto"/>
      </w:divBdr>
    </w:div>
    <w:div w:id="1584337047">
      <w:bodyDiv w:val="1"/>
      <w:marLeft w:val="0"/>
      <w:marRight w:val="0"/>
      <w:marTop w:val="0"/>
      <w:marBottom w:val="0"/>
      <w:divBdr>
        <w:top w:val="none" w:sz="0" w:space="0" w:color="auto"/>
        <w:left w:val="none" w:sz="0" w:space="0" w:color="auto"/>
        <w:bottom w:val="none" w:sz="0" w:space="0" w:color="auto"/>
        <w:right w:val="none" w:sz="0" w:space="0" w:color="auto"/>
      </w:divBdr>
    </w:div>
    <w:div w:id="1586838283">
      <w:bodyDiv w:val="1"/>
      <w:marLeft w:val="0"/>
      <w:marRight w:val="0"/>
      <w:marTop w:val="0"/>
      <w:marBottom w:val="0"/>
      <w:divBdr>
        <w:top w:val="none" w:sz="0" w:space="0" w:color="auto"/>
        <w:left w:val="none" w:sz="0" w:space="0" w:color="auto"/>
        <w:bottom w:val="none" w:sz="0" w:space="0" w:color="auto"/>
        <w:right w:val="none" w:sz="0" w:space="0" w:color="auto"/>
      </w:divBdr>
    </w:div>
    <w:div w:id="1587301641">
      <w:bodyDiv w:val="1"/>
      <w:marLeft w:val="0"/>
      <w:marRight w:val="0"/>
      <w:marTop w:val="0"/>
      <w:marBottom w:val="0"/>
      <w:divBdr>
        <w:top w:val="none" w:sz="0" w:space="0" w:color="auto"/>
        <w:left w:val="none" w:sz="0" w:space="0" w:color="auto"/>
        <w:bottom w:val="none" w:sz="0" w:space="0" w:color="auto"/>
        <w:right w:val="none" w:sz="0" w:space="0" w:color="auto"/>
      </w:divBdr>
    </w:div>
    <w:div w:id="1589851444">
      <w:bodyDiv w:val="1"/>
      <w:marLeft w:val="0"/>
      <w:marRight w:val="0"/>
      <w:marTop w:val="0"/>
      <w:marBottom w:val="0"/>
      <w:divBdr>
        <w:top w:val="none" w:sz="0" w:space="0" w:color="auto"/>
        <w:left w:val="none" w:sz="0" w:space="0" w:color="auto"/>
        <w:bottom w:val="none" w:sz="0" w:space="0" w:color="auto"/>
        <w:right w:val="none" w:sz="0" w:space="0" w:color="auto"/>
      </w:divBdr>
    </w:div>
    <w:div w:id="1591818048">
      <w:bodyDiv w:val="1"/>
      <w:marLeft w:val="0"/>
      <w:marRight w:val="0"/>
      <w:marTop w:val="0"/>
      <w:marBottom w:val="0"/>
      <w:divBdr>
        <w:top w:val="none" w:sz="0" w:space="0" w:color="auto"/>
        <w:left w:val="none" w:sz="0" w:space="0" w:color="auto"/>
        <w:bottom w:val="none" w:sz="0" w:space="0" w:color="auto"/>
        <w:right w:val="none" w:sz="0" w:space="0" w:color="auto"/>
      </w:divBdr>
    </w:div>
    <w:div w:id="1594045606">
      <w:bodyDiv w:val="1"/>
      <w:marLeft w:val="0"/>
      <w:marRight w:val="0"/>
      <w:marTop w:val="0"/>
      <w:marBottom w:val="0"/>
      <w:divBdr>
        <w:top w:val="none" w:sz="0" w:space="0" w:color="auto"/>
        <w:left w:val="none" w:sz="0" w:space="0" w:color="auto"/>
        <w:bottom w:val="none" w:sz="0" w:space="0" w:color="auto"/>
        <w:right w:val="none" w:sz="0" w:space="0" w:color="auto"/>
      </w:divBdr>
    </w:div>
    <w:div w:id="1596591567">
      <w:bodyDiv w:val="1"/>
      <w:marLeft w:val="0"/>
      <w:marRight w:val="0"/>
      <w:marTop w:val="0"/>
      <w:marBottom w:val="0"/>
      <w:divBdr>
        <w:top w:val="none" w:sz="0" w:space="0" w:color="auto"/>
        <w:left w:val="none" w:sz="0" w:space="0" w:color="auto"/>
        <w:bottom w:val="none" w:sz="0" w:space="0" w:color="auto"/>
        <w:right w:val="none" w:sz="0" w:space="0" w:color="auto"/>
      </w:divBdr>
    </w:div>
    <w:div w:id="1596592446">
      <w:bodyDiv w:val="1"/>
      <w:marLeft w:val="0"/>
      <w:marRight w:val="0"/>
      <w:marTop w:val="0"/>
      <w:marBottom w:val="0"/>
      <w:divBdr>
        <w:top w:val="none" w:sz="0" w:space="0" w:color="auto"/>
        <w:left w:val="none" w:sz="0" w:space="0" w:color="auto"/>
        <w:bottom w:val="none" w:sz="0" w:space="0" w:color="auto"/>
        <w:right w:val="none" w:sz="0" w:space="0" w:color="auto"/>
      </w:divBdr>
    </w:div>
    <w:div w:id="1597595611">
      <w:bodyDiv w:val="1"/>
      <w:marLeft w:val="0"/>
      <w:marRight w:val="0"/>
      <w:marTop w:val="0"/>
      <w:marBottom w:val="0"/>
      <w:divBdr>
        <w:top w:val="none" w:sz="0" w:space="0" w:color="auto"/>
        <w:left w:val="none" w:sz="0" w:space="0" w:color="auto"/>
        <w:bottom w:val="none" w:sz="0" w:space="0" w:color="auto"/>
        <w:right w:val="none" w:sz="0" w:space="0" w:color="auto"/>
      </w:divBdr>
    </w:div>
    <w:div w:id="1597976128">
      <w:bodyDiv w:val="1"/>
      <w:marLeft w:val="0"/>
      <w:marRight w:val="0"/>
      <w:marTop w:val="0"/>
      <w:marBottom w:val="0"/>
      <w:divBdr>
        <w:top w:val="none" w:sz="0" w:space="0" w:color="auto"/>
        <w:left w:val="none" w:sz="0" w:space="0" w:color="auto"/>
        <w:bottom w:val="none" w:sz="0" w:space="0" w:color="auto"/>
        <w:right w:val="none" w:sz="0" w:space="0" w:color="auto"/>
      </w:divBdr>
    </w:div>
    <w:div w:id="1600140608">
      <w:bodyDiv w:val="1"/>
      <w:marLeft w:val="0"/>
      <w:marRight w:val="0"/>
      <w:marTop w:val="0"/>
      <w:marBottom w:val="0"/>
      <w:divBdr>
        <w:top w:val="none" w:sz="0" w:space="0" w:color="auto"/>
        <w:left w:val="none" w:sz="0" w:space="0" w:color="auto"/>
        <w:bottom w:val="none" w:sz="0" w:space="0" w:color="auto"/>
        <w:right w:val="none" w:sz="0" w:space="0" w:color="auto"/>
      </w:divBdr>
    </w:div>
    <w:div w:id="1600334755">
      <w:bodyDiv w:val="1"/>
      <w:marLeft w:val="0"/>
      <w:marRight w:val="0"/>
      <w:marTop w:val="0"/>
      <w:marBottom w:val="0"/>
      <w:divBdr>
        <w:top w:val="none" w:sz="0" w:space="0" w:color="auto"/>
        <w:left w:val="none" w:sz="0" w:space="0" w:color="auto"/>
        <w:bottom w:val="none" w:sz="0" w:space="0" w:color="auto"/>
        <w:right w:val="none" w:sz="0" w:space="0" w:color="auto"/>
      </w:divBdr>
    </w:div>
    <w:div w:id="1603025693">
      <w:bodyDiv w:val="1"/>
      <w:marLeft w:val="0"/>
      <w:marRight w:val="0"/>
      <w:marTop w:val="0"/>
      <w:marBottom w:val="0"/>
      <w:divBdr>
        <w:top w:val="none" w:sz="0" w:space="0" w:color="auto"/>
        <w:left w:val="none" w:sz="0" w:space="0" w:color="auto"/>
        <w:bottom w:val="none" w:sz="0" w:space="0" w:color="auto"/>
        <w:right w:val="none" w:sz="0" w:space="0" w:color="auto"/>
      </w:divBdr>
    </w:div>
    <w:div w:id="1604410332">
      <w:bodyDiv w:val="1"/>
      <w:marLeft w:val="0"/>
      <w:marRight w:val="0"/>
      <w:marTop w:val="0"/>
      <w:marBottom w:val="0"/>
      <w:divBdr>
        <w:top w:val="none" w:sz="0" w:space="0" w:color="auto"/>
        <w:left w:val="none" w:sz="0" w:space="0" w:color="auto"/>
        <w:bottom w:val="none" w:sz="0" w:space="0" w:color="auto"/>
        <w:right w:val="none" w:sz="0" w:space="0" w:color="auto"/>
      </w:divBdr>
    </w:div>
    <w:div w:id="1604725969">
      <w:bodyDiv w:val="1"/>
      <w:marLeft w:val="0"/>
      <w:marRight w:val="0"/>
      <w:marTop w:val="0"/>
      <w:marBottom w:val="0"/>
      <w:divBdr>
        <w:top w:val="none" w:sz="0" w:space="0" w:color="auto"/>
        <w:left w:val="none" w:sz="0" w:space="0" w:color="auto"/>
        <w:bottom w:val="none" w:sz="0" w:space="0" w:color="auto"/>
        <w:right w:val="none" w:sz="0" w:space="0" w:color="auto"/>
      </w:divBdr>
    </w:div>
    <w:div w:id="1606688172">
      <w:bodyDiv w:val="1"/>
      <w:marLeft w:val="0"/>
      <w:marRight w:val="0"/>
      <w:marTop w:val="0"/>
      <w:marBottom w:val="0"/>
      <w:divBdr>
        <w:top w:val="none" w:sz="0" w:space="0" w:color="auto"/>
        <w:left w:val="none" w:sz="0" w:space="0" w:color="auto"/>
        <w:bottom w:val="none" w:sz="0" w:space="0" w:color="auto"/>
        <w:right w:val="none" w:sz="0" w:space="0" w:color="auto"/>
      </w:divBdr>
    </w:div>
    <w:div w:id="1606964717">
      <w:bodyDiv w:val="1"/>
      <w:marLeft w:val="0"/>
      <w:marRight w:val="0"/>
      <w:marTop w:val="0"/>
      <w:marBottom w:val="0"/>
      <w:divBdr>
        <w:top w:val="none" w:sz="0" w:space="0" w:color="auto"/>
        <w:left w:val="none" w:sz="0" w:space="0" w:color="auto"/>
        <w:bottom w:val="none" w:sz="0" w:space="0" w:color="auto"/>
        <w:right w:val="none" w:sz="0" w:space="0" w:color="auto"/>
      </w:divBdr>
    </w:div>
    <w:div w:id="1609121113">
      <w:bodyDiv w:val="1"/>
      <w:marLeft w:val="0"/>
      <w:marRight w:val="0"/>
      <w:marTop w:val="0"/>
      <w:marBottom w:val="0"/>
      <w:divBdr>
        <w:top w:val="none" w:sz="0" w:space="0" w:color="auto"/>
        <w:left w:val="none" w:sz="0" w:space="0" w:color="auto"/>
        <w:bottom w:val="none" w:sz="0" w:space="0" w:color="auto"/>
        <w:right w:val="none" w:sz="0" w:space="0" w:color="auto"/>
      </w:divBdr>
    </w:div>
    <w:div w:id="1609194908">
      <w:bodyDiv w:val="1"/>
      <w:marLeft w:val="0"/>
      <w:marRight w:val="0"/>
      <w:marTop w:val="0"/>
      <w:marBottom w:val="0"/>
      <w:divBdr>
        <w:top w:val="none" w:sz="0" w:space="0" w:color="auto"/>
        <w:left w:val="none" w:sz="0" w:space="0" w:color="auto"/>
        <w:bottom w:val="none" w:sz="0" w:space="0" w:color="auto"/>
        <w:right w:val="none" w:sz="0" w:space="0" w:color="auto"/>
      </w:divBdr>
    </w:div>
    <w:div w:id="1612279763">
      <w:bodyDiv w:val="1"/>
      <w:marLeft w:val="0"/>
      <w:marRight w:val="0"/>
      <w:marTop w:val="0"/>
      <w:marBottom w:val="0"/>
      <w:divBdr>
        <w:top w:val="none" w:sz="0" w:space="0" w:color="auto"/>
        <w:left w:val="none" w:sz="0" w:space="0" w:color="auto"/>
        <w:bottom w:val="none" w:sz="0" w:space="0" w:color="auto"/>
        <w:right w:val="none" w:sz="0" w:space="0" w:color="auto"/>
      </w:divBdr>
    </w:div>
    <w:div w:id="1614093309">
      <w:bodyDiv w:val="1"/>
      <w:marLeft w:val="0"/>
      <w:marRight w:val="0"/>
      <w:marTop w:val="0"/>
      <w:marBottom w:val="0"/>
      <w:divBdr>
        <w:top w:val="none" w:sz="0" w:space="0" w:color="auto"/>
        <w:left w:val="none" w:sz="0" w:space="0" w:color="auto"/>
        <w:bottom w:val="none" w:sz="0" w:space="0" w:color="auto"/>
        <w:right w:val="none" w:sz="0" w:space="0" w:color="auto"/>
      </w:divBdr>
    </w:div>
    <w:div w:id="1614241295">
      <w:bodyDiv w:val="1"/>
      <w:marLeft w:val="0"/>
      <w:marRight w:val="0"/>
      <w:marTop w:val="0"/>
      <w:marBottom w:val="0"/>
      <w:divBdr>
        <w:top w:val="none" w:sz="0" w:space="0" w:color="auto"/>
        <w:left w:val="none" w:sz="0" w:space="0" w:color="auto"/>
        <w:bottom w:val="none" w:sz="0" w:space="0" w:color="auto"/>
        <w:right w:val="none" w:sz="0" w:space="0" w:color="auto"/>
      </w:divBdr>
    </w:div>
    <w:div w:id="1614945130">
      <w:bodyDiv w:val="1"/>
      <w:marLeft w:val="0"/>
      <w:marRight w:val="0"/>
      <w:marTop w:val="0"/>
      <w:marBottom w:val="0"/>
      <w:divBdr>
        <w:top w:val="none" w:sz="0" w:space="0" w:color="auto"/>
        <w:left w:val="none" w:sz="0" w:space="0" w:color="auto"/>
        <w:bottom w:val="none" w:sz="0" w:space="0" w:color="auto"/>
        <w:right w:val="none" w:sz="0" w:space="0" w:color="auto"/>
      </w:divBdr>
    </w:div>
    <w:div w:id="1615745639">
      <w:bodyDiv w:val="1"/>
      <w:marLeft w:val="0"/>
      <w:marRight w:val="0"/>
      <w:marTop w:val="0"/>
      <w:marBottom w:val="0"/>
      <w:divBdr>
        <w:top w:val="none" w:sz="0" w:space="0" w:color="auto"/>
        <w:left w:val="none" w:sz="0" w:space="0" w:color="auto"/>
        <w:bottom w:val="none" w:sz="0" w:space="0" w:color="auto"/>
        <w:right w:val="none" w:sz="0" w:space="0" w:color="auto"/>
      </w:divBdr>
    </w:div>
    <w:div w:id="1620067665">
      <w:bodyDiv w:val="1"/>
      <w:marLeft w:val="0"/>
      <w:marRight w:val="0"/>
      <w:marTop w:val="0"/>
      <w:marBottom w:val="0"/>
      <w:divBdr>
        <w:top w:val="none" w:sz="0" w:space="0" w:color="auto"/>
        <w:left w:val="none" w:sz="0" w:space="0" w:color="auto"/>
        <w:bottom w:val="none" w:sz="0" w:space="0" w:color="auto"/>
        <w:right w:val="none" w:sz="0" w:space="0" w:color="auto"/>
      </w:divBdr>
    </w:div>
    <w:div w:id="1622375323">
      <w:bodyDiv w:val="1"/>
      <w:marLeft w:val="0"/>
      <w:marRight w:val="0"/>
      <w:marTop w:val="0"/>
      <w:marBottom w:val="0"/>
      <w:divBdr>
        <w:top w:val="none" w:sz="0" w:space="0" w:color="auto"/>
        <w:left w:val="none" w:sz="0" w:space="0" w:color="auto"/>
        <w:bottom w:val="none" w:sz="0" w:space="0" w:color="auto"/>
        <w:right w:val="none" w:sz="0" w:space="0" w:color="auto"/>
      </w:divBdr>
    </w:div>
    <w:div w:id="1623338869">
      <w:bodyDiv w:val="1"/>
      <w:marLeft w:val="0"/>
      <w:marRight w:val="0"/>
      <w:marTop w:val="0"/>
      <w:marBottom w:val="0"/>
      <w:divBdr>
        <w:top w:val="none" w:sz="0" w:space="0" w:color="auto"/>
        <w:left w:val="none" w:sz="0" w:space="0" w:color="auto"/>
        <w:bottom w:val="none" w:sz="0" w:space="0" w:color="auto"/>
        <w:right w:val="none" w:sz="0" w:space="0" w:color="auto"/>
      </w:divBdr>
    </w:div>
    <w:div w:id="1624265796">
      <w:bodyDiv w:val="1"/>
      <w:marLeft w:val="0"/>
      <w:marRight w:val="0"/>
      <w:marTop w:val="0"/>
      <w:marBottom w:val="0"/>
      <w:divBdr>
        <w:top w:val="none" w:sz="0" w:space="0" w:color="auto"/>
        <w:left w:val="none" w:sz="0" w:space="0" w:color="auto"/>
        <w:bottom w:val="none" w:sz="0" w:space="0" w:color="auto"/>
        <w:right w:val="none" w:sz="0" w:space="0" w:color="auto"/>
      </w:divBdr>
    </w:div>
    <w:div w:id="1625843486">
      <w:bodyDiv w:val="1"/>
      <w:marLeft w:val="0"/>
      <w:marRight w:val="0"/>
      <w:marTop w:val="0"/>
      <w:marBottom w:val="0"/>
      <w:divBdr>
        <w:top w:val="none" w:sz="0" w:space="0" w:color="auto"/>
        <w:left w:val="none" w:sz="0" w:space="0" w:color="auto"/>
        <w:bottom w:val="none" w:sz="0" w:space="0" w:color="auto"/>
        <w:right w:val="none" w:sz="0" w:space="0" w:color="auto"/>
      </w:divBdr>
    </w:div>
    <w:div w:id="1631666484">
      <w:bodyDiv w:val="1"/>
      <w:marLeft w:val="0"/>
      <w:marRight w:val="0"/>
      <w:marTop w:val="0"/>
      <w:marBottom w:val="0"/>
      <w:divBdr>
        <w:top w:val="none" w:sz="0" w:space="0" w:color="auto"/>
        <w:left w:val="none" w:sz="0" w:space="0" w:color="auto"/>
        <w:bottom w:val="none" w:sz="0" w:space="0" w:color="auto"/>
        <w:right w:val="none" w:sz="0" w:space="0" w:color="auto"/>
      </w:divBdr>
    </w:div>
    <w:div w:id="1632050832">
      <w:bodyDiv w:val="1"/>
      <w:marLeft w:val="0"/>
      <w:marRight w:val="0"/>
      <w:marTop w:val="0"/>
      <w:marBottom w:val="0"/>
      <w:divBdr>
        <w:top w:val="none" w:sz="0" w:space="0" w:color="auto"/>
        <w:left w:val="none" w:sz="0" w:space="0" w:color="auto"/>
        <w:bottom w:val="none" w:sz="0" w:space="0" w:color="auto"/>
        <w:right w:val="none" w:sz="0" w:space="0" w:color="auto"/>
      </w:divBdr>
    </w:div>
    <w:div w:id="1632203222">
      <w:bodyDiv w:val="1"/>
      <w:marLeft w:val="0"/>
      <w:marRight w:val="0"/>
      <w:marTop w:val="0"/>
      <w:marBottom w:val="0"/>
      <w:divBdr>
        <w:top w:val="none" w:sz="0" w:space="0" w:color="auto"/>
        <w:left w:val="none" w:sz="0" w:space="0" w:color="auto"/>
        <w:bottom w:val="none" w:sz="0" w:space="0" w:color="auto"/>
        <w:right w:val="none" w:sz="0" w:space="0" w:color="auto"/>
      </w:divBdr>
    </w:div>
    <w:div w:id="1634869264">
      <w:bodyDiv w:val="1"/>
      <w:marLeft w:val="0"/>
      <w:marRight w:val="0"/>
      <w:marTop w:val="0"/>
      <w:marBottom w:val="0"/>
      <w:divBdr>
        <w:top w:val="none" w:sz="0" w:space="0" w:color="auto"/>
        <w:left w:val="none" w:sz="0" w:space="0" w:color="auto"/>
        <w:bottom w:val="none" w:sz="0" w:space="0" w:color="auto"/>
        <w:right w:val="none" w:sz="0" w:space="0" w:color="auto"/>
      </w:divBdr>
    </w:div>
    <w:div w:id="1634947291">
      <w:bodyDiv w:val="1"/>
      <w:marLeft w:val="0"/>
      <w:marRight w:val="0"/>
      <w:marTop w:val="0"/>
      <w:marBottom w:val="0"/>
      <w:divBdr>
        <w:top w:val="none" w:sz="0" w:space="0" w:color="auto"/>
        <w:left w:val="none" w:sz="0" w:space="0" w:color="auto"/>
        <w:bottom w:val="none" w:sz="0" w:space="0" w:color="auto"/>
        <w:right w:val="none" w:sz="0" w:space="0" w:color="auto"/>
      </w:divBdr>
    </w:div>
    <w:div w:id="1635254911">
      <w:bodyDiv w:val="1"/>
      <w:marLeft w:val="0"/>
      <w:marRight w:val="0"/>
      <w:marTop w:val="0"/>
      <w:marBottom w:val="0"/>
      <w:divBdr>
        <w:top w:val="none" w:sz="0" w:space="0" w:color="auto"/>
        <w:left w:val="none" w:sz="0" w:space="0" w:color="auto"/>
        <w:bottom w:val="none" w:sz="0" w:space="0" w:color="auto"/>
        <w:right w:val="none" w:sz="0" w:space="0" w:color="auto"/>
      </w:divBdr>
    </w:div>
    <w:div w:id="1636717200">
      <w:bodyDiv w:val="1"/>
      <w:marLeft w:val="0"/>
      <w:marRight w:val="0"/>
      <w:marTop w:val="0"/>
      <w:marBottom w:val="0"/>
      <w:divBdr>
        <w:top w:val="none" w:sz="0" w:space="0" w:color="auto"/>
        <w:left w:val="none" w:sz="0" w:space="0" w:color="auto"/>
        <w:bottom w:val="none" w:sz="0" w:space="0" w:color="auto"/>
        <w:right w:val="none" w:sz="0" w:space="0" w:color="auto"/>
      </w:divBdr>
    </w:div>
    <w:div w:id="1637031499">
      <w:bodyDiv w:val="1"/>
      <w:marLeft w:val="0"/>
      <w:marRight w:val="0"/>
      <w:marTop w:val="0"/>
      <w:marBottom w:val="0"/>
      <w:divBdr>
        <w:top w:val="none" w:sz="0" w:space="0" w:color="auto"/>
        <w:left w:val="none" w:sz="0" w:space="0" w:color="auto"/>
        <w:bottom w:val="none" w:sz="0" w:space="0" w:color="auto"/>
        <w:right w:val="none" w:sz="0" w:space="0" w:color="auto"/>
      </w:divBdr>
    </w:div>
    <w:div w:id="1637762906">
      <w:bodyDiv w:val="1"/>
      <w:marLeft w:val="0"/>
      <w:marRight w:val="0"/>
      <w:marTop w:val="0"/>
      <w:marBottom w:val="0"/>
      <w:divBdr>
        <w:top w:val="none" w:sz="0" w:space="0" w:color="auto"/>
        <w:left w:val="none" w:sz="0" w:space="0" w:color="auto"/>
        <w:bottom w:val="none" w:sz="0" w:space="0" w:color="auto"/>
        <w:right w:val="none" w:sz="0" w:space="0" w:color="auto"/>
      </w:divBdr>
    </w:div>
    <w:div w:id="1639261326">
      <w:bodyDiv w:val="1"/>
      <w:marLeft w:val="0"/>
      <w:marRight w:val="0"/>
      <w:marTop w:val="0"/>
      <w:marBottom w:val="0"/>
      <w:divBdr>
        <w:top w:val="none" w:sz="0" w:space="0" w:color="auto"/>
        <w:left w:val="none" w:sz="0" w:space="0" w:color="auto"/>
        <w:bottom w:val="none" w:sz="0" w:space="0" w:color="auto"/>
        <w:right w:val="none" w:sz="0" w:space="0" w:color="auto"/>
      </w:divBdr>
    </w:div>
    <w:div w:id="1639530007">
      <w:bodyDiv w:val="1"/>
      <w:marLeft w:val="0"/>
      <w:marRight w:val="0"/>
      <w:marTop w:val="0"/>
      <w:marBottom w:val="0"/>
      <w:divBdr>
        <w:top w:val="none" w:sz="0" w:space="0" w:color="auto"/>
        <w:left w:val="none" w:sz="0" w:space="0" w:color="auto"/>
        <w:bottom w:val="none" w:sz="0" w:space="0" w:color="auto"/>
        <w:right w:val="none" w:sz="0" w:space="0" w:color="auto"/>
      </w:divBdr>
    </w:div>
    <w:div w:id="1640064425">
      <w:bodyDiv w:val="1"/>
      <w:marLeft w:val="0"/>
      <w:marRight w:val="0"/>
      <w:marTop w:val="0"/>
      <w:marBottom w:val="0"/>
      <w:divBdr>
        <w:top w:val="none" w:sz="0" w:space="0" w:color="auto"/>
        <w:left w:val="none" w:sz="0" w:space="0" w:color="auto"/>
        <w:bottom w:val="none" w:sz="0" w:space="0" w:color="auto"/>
        <w:right w:val="none" w:sz="0" w:space="0" w:color="auto"/>
      </w:divBdr>
    </w:div>
    <w:div w:id="1640695400">
      <w:bodyDiv w:val="1"/>
      <w:marLeft w:val="0"/>
      <w:marRight w:val="0"/>
      <w:marTop w:val="0"/>
      <w:marBottom w:val="0"/>
      <w:divBdr>
        <w:top w:val="none" w:sz="0" w:space="0" w:color="auto"/>
        <w:left w:val="none" w:sz="0" w:space="0" w:color="auto"/>
        <w:bottom w:val="none" w:sz="0" w:space="0" w:color="auto"/>
        <w:right w:val="none" w:sz="0" w:space="0" w:color="auto"/>
      </w:divBdr>
    </w:div>
    <w:div w:id="1641305234">
      <w:bodyDiv w:val="1"/>
      <w:marLeft w:val="0"/>
      <w:marRight w:val="0"/>
      <w:marTop w:val="0"/>
      <w:marBottom w:val="0"/>
      <w:divBdr>
        <w:top w:val="none" w:sz="0" w:space="0" w:color="auto"/>
        <w:left w:val="none" w:sz="0" w:space="0" w:color="auto"/>
        <w:bottom w:val="none" w:sz="0" w:space="0" w:color="auto"/>
        <w:right w:val="none" w:sz="0" w:space="0" w:color="auto"/>
      </w:divBdr>
    </w:div>
    <w:div w:id="1642538085">
      <w:bodyDiv w:val="1"/>
      <w:marLeft w:val="0"/>
      <w:marRight w:val="0"/>
      <w:marTop w:val="0"/>
      <w:marBottom w:val="0"/>
      <w:divBdr>
        <w:top w:val="none" w:sz="0" w:space="0" w:color="auto"/>
        <w:left w:val="none" w:sz="0" w:space="0" w:color="auto"/>
        <w:bottom w:val="none" w:sz="0" w:space="0" w:color="auto"/>
        <w:right w:val="none" w:sz="0" w:space="0" w:color="auto"/>
      </w:divBdr>
    </w:div>
    <w:div w:id="1644695028">
      <w:bodyDiv w:val="1"/>
      <w:marLeft w:val="0"/>
      <w:marRight w:val="0"/>
      <w:marTop w:val="0"/>
      <w:marBottom w:val="0"/>
      <w:divBdr>
        <w:top w:val="none" w:sz="0" w:space="0" w:color="auto"/>
        <w:left w:val="none" w:sz="0" w:space="0" w:color="auto"/>
        <w:bottom w:val="none" w:sz="0" w:space="0" w:color="auto"/>
        <w:right w:val="none" w:sz="0" w:space="0" w:color="auto"/>
      </w:divBdr>
    </w:div>
    <w:div w:id="1645237450">
      <w:bodyDiv w:val="1"/>
      <w:marLeft w:val="0"/>
      <w:marRight w:val="0"/>
      <w:marTop w:val="0"/>
      <w:marBottom w:val="0"/>
      <w:divBdr>
        <w:top w:val="none" w:sz="0" w:space="0" w:color="auto"/>
        <w:left w:val="none" w:sz="0" w:space="0" w:color="auto"/>
        <w:bottom w:val="none" w:sz="0" w:space="0" w:color="auto"/>
        <w:right w:val="none" w:sz="0" w:space="0" w:color="auto"/>
      </w:divBdr>
    </w:div>
    <w:div w:id="1645239636">
      <w:bodyDiv w:val="1"/>
      <w:marLeft w:val="0"/>
      <w:marRight w:val="0"/>
      <w:marTop w:val="0"/>
      <w:marBottom w:val="0"/>
      <w:divBdr>
        <w:top w:val="none" w:sz="0" w:space="0" w:color="auto"/>
        <w:left w:val="none" w:sz="0" w:space="0" w:color="auto"/>
        <w:bottom w:val="none" w:sz="0" w:space="0" w:color="auto"/>
        <w:right w:val="none" w:sz="0" w:space="0" w:color="auto"/>
      </w:divBdr>
    </w:div>
    <w:div w:id="1645965857">
      <w:bodyDiv w:val="1"/>
      <w:marLeft w:val="0"/>
      <w:marRight w:val="0"/>
      <w:marTop w:val="0"/>
      <w:marBottom w:val="0"/>
      <w:divBdr>
        <w:top w:val="none" w:sz="0" w:space="0" w:color="auto"/>
        <w:left w:val="none" w:sz="0" w:space="0" w:color="auto"/>
        <w:bottom w:val="none" w:sz="0" w:space="0" w:color="auto"/>
        <w:right w:val="none" w:sz="0" w:space="0" w:color="auto"/>
      </w:divBdr>
    </w:div>
    <w:div w:id="1646203860">
      <w:bodyDiv w:val="1"/>
      <w:marLeft w:val="0"/>
      <w:marRight w:val="0"/>
      <w:marTop w:val="0"/>
      <w:marBottom w:val="0"/>
      <w:divBdr>
        <w:top w:val="none" w:sz="0" w:space="0" w:color="auto"/>
        <w:left w:val="none" w:sz="0" w:space="0" w:color="auto"/>
        <w:bottom w:val="none" w:sz="0" w:space="0" w:color="auto"/>
        <w:right w:val="none" w:sz="0" w:space="0" w:color="auto"/>
      </w:divBdr>
    </w:div>
    <w:div w:id="1646354892">
      <w:bodyDiv w:val="1"/>
      <w:marLeft w:val="0"/>
      <w:marRight w:val="0"/>
      <w:marTop w:val="0"/>
      <w:marBottom w:val="0"/>
      <w:divBdr>
        <w:top w:val="none" w:sz="0" w:space="0" w:color="auto"/>
        <w:left w:val="none" w:sz="0" w:space="0" w:color="auto"/>
        <w:bottom w:val="none" w:sz="0" w:space="0" w:color="auto"/>
        <w:right w:val="none" w:sz="0" w:space="0" w:color="auto"/>
      </w:divBdr>
    </w:div>
    <w:div w:id="1651010574">
      <w:bodyDiv w:val="1"/>
      <w:marLeft w:val="0"/>
      <w:marRight w:val="0"/>
      <w:marTop w:val="0"/>
      <w:marBottom w:val="0"/>
      <w:divBdr>
        <w:top w:val="none" w:sz="0" w:space="0" w:color="auto"/>
        <w:left w:val="none" w:sz="0" w:space="0" w:color="auto"/>
        <w:bottom w:val="none" w:sz="0" w:space="0" w:color="auto"/>
        <w:right w:val="none" w:sz="0" w:space="0" w:color="auto"/>
      </w:divBdr>
    </w:div>
    <w:div w:id="1651907322">
      <w:bodyDiv w:val="1"/>
      <w:marLeft w:val="0"/>
      <w:marRight w:val="0"/>
      <w:marTop w:val="0"/>
      <w:marBottom w:val="0"/>
      <w:divBdr>
        <w:top w:val="none" w:sz="0" w:space="0" w:color="auto"/>
        <w:left w:val="none" w:sz="0" w:space="0" w:color="auto"/>
        <w:bottom w:val="none" w:sz="0" w:space="0" w:color="auto"/>
        <w:right w:val="none" w:sz="0" w:space="0" w:color="auto"/>
      </w:divBdr>
    </w:div>
    <w:div w:id="1653219470">
      <w:bodyDiv w:val="1"/>
      <w:marLeft w:val="0"/>
      <w:marRight w:val="0"/>
      <w:marTop w:val="0"/>
      <w:marBottom w:val="0"/>
      <w:divBdr>
        <w:top w:val="none" w:sz="0" w:space="0" w:color="auto"/>
        <w:left w:val="none" w:sz="0" w:space="0" w:color="auto"/>
        <w:bottom w:val="none" w:sz="0" w:space="0" w:color="auto"/>
        <w:right w:val="none" w:sz="0" w:space="0" w:color="auto"/>
      </w:divBdr>
    </w:div>
    <w:div w:id="1653634348">
      <w:bodyDiv w:val="1"/>
      <w:marLeft w:val="0"/>
      <w:marRight w:val="0"/>
      <w:marTop w:val="0"/>
      <w:marBottom w:val="0"/>
      <w:divBdr>
        <w:top w:val="none" w:sz="0" w:space="0" w:color="auto"/>
        <w:left w:val="none" w:sz="0" w:space="0" w:color="auto"/>
        <w:bottom w:val="none" w:sz="0" w:space="0" w:color="auto"/>
        <w:right w:val="none" w:sz="0" w:space="0" w:color="auto"/>
      </w:divBdr>
    </w:div>
    <w:div w:id="1653875972">
      <w:bodyDiv w:val="1"/>
      <w:marLeft w:val="0"/>
      <w:marRight w:val="0"/>
      <w:marTop w:val="0"/>
      <w:marBottom w:val="0"/>
      <w:divBdr>
        <w:top w:val="none" w:sz="0" w:space="0" w:color="auto"/>
        <w:left w:val="none" w:sz="0" w:space="0" w:color="auto"/>
        <w:bottom w:val="none" w:sz="0" w:space="0" w:color="auto"/>
        <w:right w:val="none" w:sz="0" w:space="0" w:color="auto"/>
      </w:divBdr>
    </w:div>
    <w:div w:id="1654941400">
      <w:bodyDiv w:val="1"/>
      <w:marLeft w:val="0"/>
      <w:marRight w:val="0"/>
      <w:marTop w:val="0"/>
      <w:marBottom w:val="0"/>
      <w:divBdr>
        <w:top w:val="none" w:sz="0" w:space="0" w:color="auto"/>
        <w:left w:val="none" w:sz="0" w:space="0" w:color="auto"/>
        <w:bottom w:val="none" w:sz="0" w:space="0" w:color="auto"/>
        <w:right w:val="none" w:sz="0" w:space="0" w:color="auto"/>
      </w:divBdr>
    </w:div>
    <w:div w:id="1654944133">
      <w:bodyDiv w:val="1"/>
      <w:marLeft w:val="0"/>
      <w:marRight w:val="0"/>
      <w:marTop w:val="0"/>
      <w:marBottom w:val="0"/>
      <w:divBdr>
        <w:top w:val="none" w:sz="0" w:space="0" w:color="auto"/>
        <w:left w:val="none" w:sz="0" w:space="0" w:color="auto"/>
        <w:bottom w:val="none" w:sz="0" w:space="0" w:color="auto"/>
        <w:right w:val="none" w:sz="0" w:space="0" w:color="auto"/>
      </w:divBdr>
    </w:div>
    <w:div w:id="1655185744">
      <w:bodyDiv w:val="1"/>
      <w:marLeft w:val="0"/>
      <w:marRight w:val="0"/>
      <w:marTop w:val="0"/>
      <w:marBottom w:val="0"/>
      <w:divBdr>
        <w:top w:val="none" w:sz="0" w:space="0" w:color="auto"/>
        <w:left w:val="none" w:sz="0" w:space="0" w:color="auto"/>
        <w:bottom w:val="none" w:sz="0" w:space="0" w:color="auto"/>
        <w:right w:val="none" w:sz="0" w:space="0" w:color="auto"/>
      </w:divBdr>
    </w:div>
    <w:div w:id="1655799121">
      <w:bodyDiv w:val="1"/>
      <w:marLeft w:val="0"/>
      <w:marRight w:val="0"/>
      <w:marTop w:val="0"/>
      <w:marBottom w:val="0"/>
      <w:divBdr>
        <w:top w:val="none" w:sz="0" w:space="0" w:color="auto"/>
        <w:left w:val="none" w:sz="0" w:space="0" w:color="auto"/>
        <w:bottom w:val="none" w:sz="0" w:space="0" w:color="auto"/>
        <w:right w:val="none" w:sz="0" w:space="0" w:color="auto"/>
      </w:divBdr>
    </w:div>
    <w:div w:id="1656227095">
      <w:bodyDiv w:val="1"/>
      <w:marLeft w:val="0"/>
      <w:marRight w:val="0"/>
      <w:marTop w:val="0"/>
      <w:marBottom w:val="0"/>
      <w:divBdr>
        <w:top w:val="none" w:sz="0" w:space="0" w:color="auto"/>
        <w:left w:val="none" w:sz="0" w:space="0" w:color="auto"/>
        <w:bottom w:val="none" w:sz="0" w:space="0" w:color="auto"/>
        <w:right w:val="none" w:sz="0" w:space="0" w:color="auto"/>
      </w:divBdr>
    </w:div>
    <w:div w:id="1657033542">
      <w:bodyDiv w:val="1"/>
      <w:marLeft w:val="0"/>
      <w:marRight w:val="0"/>
      <w:marTop w:val="0"/>
      <w:marBottom w:val="0"/>
      <w:divBdr>
        <w:top w:val="none" w:sz="0" w:space="0" w:color="auto"/>
        <w:left w:val="none" w:sz="0" w:space="0" w:color="auto"/>
        <w:bottom w:val="none" w:sz="0" w:space="0" w:color="auto"/>
        <w:right w:val="none" w:sz="0" w:space="0" w:color="auto"/>
      </w:divBdr>
    </w:div>
    <w:div w:id="1657951203">
      <w:bodyDiv w:val="1"/>
      <w:marLeft w:val="0"/>
      <w:marRight w:val="0"/>
      <w:marTop w:val="0"/>
      <w:marBottom w:val="0"/>
      <w:divBdr>
        <w:top w:val="none" w:sz="0" w:space="0" w:color="auto"/>
        <w:left w:val="none" w:sz="0" w:space="0" w:color="auto"/>
        <w:bottom w:val="none" w:sz="0" w:space="0" w:color="auto"/>
        <w:right w:val="none" w:sz="0" w:space="0" w:color="auto"/>
      </w:divBdr>
      <w:divsChild>
        <w:div w:id="459111876">
          <w:marLeft w:val="0"/>
          <w:marRight w:val="0"/>
          <w:marTop w:val="0"/>
          <w:marBottom w:val="0"/>
          <w:divBdr>
            <w:top w:val="none" w:sz="0" w:space="0" w:color="auto"/>
            <w:left w:val="none" w:sz="0" w:space="0" w:color="auto"/>
            <w:bottom w:val="none" w:sz="0" w:space="0" w:color="auto"/>
            <w:right w:val="none" w:sz="0" w:space="0" w:color="auto"/>
          </w:divBdr>
          <w:divsChild>
            <w:div w:id="76488253">
              <w:marLeft w:val="0"/>
              <w:marRight w:val="0"/>
              <w:marTop w:val="0"/>
              <w:marBottom w:val="0"/>
              <w:divBdr>
                <w:top w:val="none" w:sz="0" w:space="0" w:color="auto"/>
                <w:left w:val="none" w:sz="0" w:space="0" w:color="auto"/>
                <w:bottom w:val="none" w:sz="0" w:space="0" w:color="auto"/>
                <w:right w:val="none" w:sz="0" w:space="0" w:color="auto"/>
              </w:divBdr>
              <w:divsChild>
                <w:div w:id="20605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8858">
          <w:marLeft w:val="0"/>
          <w:marRight w:val="0"/>
          <w:marTop w:val="0"/>
          <w:marBottom w:val="0"/>
          <w:divBdr>
            <w:top w:val="none" w:sz="0" w:space="0" w:color="auto"/>
            <w:left w:val="none" w:sz="0" w:space="0" w:color="auto"/>
            <w:bottom w:val="none" w:sz="0" w:space="0" w:color="auto"/>
            <w:right w:val="none" w:sz="0" w:space="0" w:color="auto"/>
          </w:divBdr>
          <w:divsChild>
            <w:div w:id="2056003697">
              <w:marLeft w:val="0"/>
              <w:marRight w:val="0"/>
              <w:marTop w:val="0"/>
              <w:marBottom w:val="0"/>
              <w:divBdr>
                <w:top w:val="none" w:sz="0" w:space="0" w:color="auto"/>
                <w:left w:val="none" w:sz="0" w:space="0" w:color="auto"/>
                <w:bottom w:val="none" w:sz="0" w:space="0" w:color="auto"/>
                <w:right w:val="none" w:sz="0" w:space="0" w:color="auto"/>
              </w:divBdr>
              <w:divsChild>
                <w:div w:id="21352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7877">
          <w:marLeft w:val="0"/>
          <w:marRight w:val="0"/>
          <w:marTop w:val="0"/>
          <w:marBottom w:val="0"/>
          <w:divBdr>
            <w:top w:val="none" w:sz="0" w:space="0" w:color="auto"/>
            <w:left w:val="none" w:sz="0" w:space="0" w:color="auto"/>
            <w:bottom w:val="none" w:sz="0" w:space="0" w:color="auto"/>
            <w:right w:val="none" w:sz="0" w:space="0" w:color="auto"/>
          </w:divBdr>
          <w:divsChild>
            <w:div w:id="1437363214">
              <w:marLeft w:val="0"/>
              <w:marRight w:val="0"/>
              <w:marTop w:val="0"/>
              <w:marBottom w:val="0"/>
              <w:divBdr>
                <w:top w:val="none" w:sz="0" w:space="0" w:color="auto"/>
                <w:left w:val="none" w:sz="0" w:space="0" w:color="auto"/>
                <w:bottom w:val="none" w:sz="0" w:space="0" w:color="auto"/>
                <w:right w:val="none" w:sz="0" w:space="0" w:color="auto"/>
              </w:divBdr>
              <w:divsChild>
                <w:div w:id="171530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536896">
      <w:bodyDiv w:val="1"/>
      <w:marLeft w:val="0"/>
      <w:marRight w:val="0"/>
      <w:marTop w:val="0"/>
      <w:marBottom w:val="0"/>
      <w:divBdr>
        <w:top w:val="none" w:sz="0" w:space="0" w:color="auto"/>
        <w:left w:val="none" w:sz="0" w:space="0" w:color="auto"/>
        <w:bottom w:val="none" w:sz="0" w:space="0" w:color="auto"/>
        <w:right w:val="none" w:sz="0" w:space="0" w:color="auto"/>
      </w:divBdr>
    </w:div>
    <w:div w:id="1662544217">
      <w:bodyDiv w:val="1"/>
      <w:marLeft w:val="0"/>
      <w:marRight w:val="0"/>
      <w:marTop w:val="0"/>
      <w:marBottom w:val="0"/>
      <w:divBdr>
        <w:top w:val="none" w:sz="0" w:space="0" w:color="auto"/>
        <w:left w:val="none" w:sz="0" w:space="0" w:color="auto"/>
        <w:bottom w:val="none" w:sz="0" w:space="0" w:color="auto"/>
        <w:right w:val="none" w:sz="0" w:space="0" w:color="auto"/>
      </w:divBdr>
    </w:div>
    <w:div w:id="1664238166">
      <w:bodyDiv w:val="1"/>
      <w:marLeft w:val="0"/>
      <w:marRight w:val="0"/>
      <w:marTop w:val="0"/>
      <w:marBottom w:val="0"/>
      <w:divBdr>
        <w:top w:val="none" w:sz="0" w:space="0" w:color="auto"/>
        <w:left w:val="none" w:sz="0" w:space="0" w:color="auto"/>
        <w:bottom w:val="none" w:sz="0" w:space="0" w:color="auto"/>
        <w:right w:val="none" w:sz="0" w:space="0" w:color="auto"/>
      </w:divBdr>
    </w:div>
    <w:div w:id="1664356051">
      <w:bodyDiv w:val="1"/>
      <w:marLeft w:val="0"/>
      <w:marRight w:val="0"/>
      <w:marTop w:val="0"/>
      <w:marBottom w:val="0"/>
      <w:divBdr>
        <w:top w:val="none" w:sz="0" w:space="0" w:color="auto"/>
        <w:left w:val="none" w:sz="0" w:space="0" w:color="auto"/>
        <w:bottom w:val="none" w:sz="0" w:space="0" w:color="auto"/>
        <w:right w:val="none" w:sz="0" w:space="0" w:color="auto"/>
      </w:divBdr>
    </w:div>
    <w:div w:id="1665934822">
      <w:bodyDiv w:val="1"/>
      <w:marLeft w:val="0"/>
      <w:marRight w:val="0"/>
      <w:marTop w:val="0"/>
      <w:marBottom w:val="0"/>
      <w:divBdr>
        <w:top w:val="none" w:sz="0" w:space="0" w:color="auto"/>
        <w:left w:val="none" w:sz="0" w:space="0" w:color="auto"/>
        <w:bottom w:val="none" w:sz="0" w:space="0" w:color="auto"/>
        <w:right w:val="none" w:sz="0" w:space="0" w:color="auto"/>
      </w:divBdr>
    </w:div>
    <w:div w:id="1667780776">
      <w:bodyDiv w:val="1"/>
      <w:marLeft w:val="0"/>
      <w:marRight w:val="0"/>
      <w:marTop w:val="0"/>
      <w:marBottom w:val="0"/>
      <w:divBdr>
        <w:top w:val="none" w:sz="0" w:space="0" w:color="auto"/>
        <w:left w:val="none" w:sz="0" w:space="0" w:color="auto"/>
        <w:bottom w:val="none" w:sz="0" w:space="0" w:color="auto"/>
        <w:right w:val="none" w:sz="0" w:space="0" w:color="auto"/>
      </w:divBdr>
    </w:div>
    <w:div w:id="1668942093">
      <w:bodyDiv w:val="1"/>
      <w:marLeft w:val="0"/>
      <w:marRight w:val="0"/>
      <w:marTop w:val="0"/>
      <w:marBottom w:val="0"/>
      <w:divBdr>
        <w:top w:val="none" w:sz="0" w:space="0" w:color="auto"/>
        <w:left w:val="none" w:sz="0" w:space="0" w:color="auto"/>
        <w:bottom w:val="none" w:sz="0" w:space="0" w:color="auto"/>
        <w:right w:val="none" w:sz="0" w:space="0" w:color="auto"/>
      </w:divBdr>
    </w:div>
    <w:div w:id="1670478709">
      <w:bodyDiv w:val="1"/>
      <w:marLeft w:val="0"/>
      <w:marRight w:val="0"/>
      <w:marTop w:val="0"/>
      <w:marBottom w:val="0"/>
      <w:divBdr>
        <w:top w:val="none" w:sz="0" w:space="0" w:color="auto"/>
        <w:left w:val="none" w:sz="0" w:space="0" w:color="auto"/>
        <w:bottom w:val="none" w:sz="0" w:space="0" w:color="auto"/>
        <w:right w:val="none" w:sz="0" w:space="0" w:color="auto"/>
      </w:divBdr>
    </w:div>
    <w:div w:id="1672945861">
      <w:bodyDiv w:val="1"/>
      <w:marLeft w:val="0"/>
      <w:marRight w:val="0"/>
      <w:marTop w:val="0"/>
      <w:marBottom w:val="0"/>
      <w:divBdr>
        <w:top w:val="none" w:sz="0" w:space="0" w:color="auto"/>
        <w:left w:val="none" w:sz="0" w:space="0" w:color="auto"/>
        <w:bottom w:val="none" w:sz="0" w:space="0" w:color="auto"/>
        <w:right w:val="none" w:sz="0" w:space="0" w:color="auto"/>
      </w:divBdr>
    </w:div>
    <w:div w:id="1674065058">
      <w:bodyDiv w:val="1"/>
      <w:marLeft w:val="0"/>
      <w:marRight w:val="0"/>
      <w:marTop w:val="0"/>
      <w:marBottom w:val="0"/>
      <w:divBdr>
        <w:top w:val="none" w:sz="0" w:space="0" w:color="auto"/>
        <w:left w:val="none" w:sz="0" w:space="0" w:color="auto"/>
        <w:bottom w:val="none" w:sz="0" w:space="0" w:color="auto"/>
        <w:right w:val="none" w:sz="0" w:space="0" w:color="auto"/>
      </w:divBdr>
    </w:div>
    <w:div w:id="1674720846">
      <w:bodyDiv w:val="1"/>
      <w:marLeft w:val="0"/>
      <w:marRight w:val="0"/>
      <w:marTop w:val="0"/>
      <w:marBottom w:val="0"/>
      <w:divBdr>
        <w:top w:val="none" w:sz="0" w:space="0" w:color="auto"/>
        <w:left w:val="none" w:sz="0" w:space="0" w:color="auto"/>
        <w:bottom w:val="none" w:sz="0" w:space="0" w:color="auto"/>
        <w:right w:val="none" w:sz="0" w:space="0" w:color="auto"/>
      </w:divBdr>
    </w:div>
    <w:div w:id="1680160106">
      <w:bodyDiv w:val="1"/>
      <w:marLeft w:val="0"/>
      <w:marRight w:val="0"/>
      <w:marTop w:val="0"/>
      <w:marBottom w:val="0"/>
      <w:divBdr>
        <w:top w:val="none" w:sz="0" w:space="0" w:color="auto"/>
        <w:left w:val="none" w:sz="0" w:space="0" w:color="auto"/>
        <w:bottom w:val="none" w:sz="0" w:space="0" w:color="auto"/>
        <w:right w:val="none" w:sz="0" w:space="0" w:color="auto"/>
      </w:divBdr>
    </w:div>
    <w:div w:id="1684746663">
      <w:bodyDiv w:val="1"/>
      <w:marLeft w:val="0"/>
      <w:marRight w:val="0"/>
      <w:marTop w:val="0"/>
      <w:marBottom w:val="0"/>
      <w:divBdr>
        <w:top w:val="none" w:sz="0" w:space="0" w:color="auto"/>
        <w:left w:val="none" w:sz="0" w:space="0" w:color="auto"/>
        <w:bottom w:val="none" w:sz="0" w:space="0" w:color="auto"/>
        <w:right w:val="none" w:sz="0" w:space="0" w:color="auto"/>
      </w:divBdr>
    </w:div>
    <w:div w:id="1685014956">
      <w:bodyDiv w:val="1"/>
      <w:marLeft w:val="0"/>
      <w:marRight w:val="0"/>
      <w:marTop w:val="0"/>
      <w:marBottom w:val="0"/>
      <w:divBdr>
        <w:top w:val="none" w:sz="0" w:space="0" w:color="auto"/>
        <w:left w:val="none" w:sz="0" w:space="0" w:color="auto"/>
        <w:bottom w:val="none" w:sz="0" w:space="0" w:color="auto"/>
        <w:right w:val="none" w:sz="0" w:space="0" w:color="auto"/>
      </w:divBdr>
    </w:div>
    <w:div w:id="1685280930">
      <w:bodyDiv w:val="1"/>
      <w:marLeft w:val="0"/>
      <w:marRight w:val="0"/>
      <w:marTop w:val="0"/>
      <w:marBottom w:val="0"/>
      <w:divBdr>
        <w:top w:val="none" w:sz="0" w:space="0" w:color="auto"/>
        <w:left w:val="none" w:sz="0" w:space="0" w:color="auto"/>
        <w:bottom w:val="none" w:sz="0" w:space="0" w:color="auto"/>
        <w:right w:val="none" w:sz="0" w:space="0" w:color="auto"/>
      </w:divBdr>
    </w:div>
    <w:div w:id="1686862424">
      <w:bodyDiv w:val="1"/>
      <w:marLeft w:val="0"/>
      <w:marRight w:val="0"/>
      <w:marTop w:val="0"/>
      <w:marBottom w:val="0"/>
      <w:divBdr>
        <w:top w:val="none" w:sz="0" w:space="0" w:color="auto"/>
        <w:left w:val="none" w:sz="0" w:space="0" w:color="auto"/>
        <w:bottom w:val="none" w:sz="0" w:space="0" w:color="auto"/>
        <w:right w:val="none" w:sz="0" w:space="0" w:color="auto"/>
      </w:divBdr>
    </w:div>
    <w:div w:id="1687905182">
      <w:bodyDiv w:val="1"/>
      <w:marLeft w:val="0"/>
      <w:marRight w:val="0"/>
      <w:marTop w:val="0"/>
      <w:marBottom w:val="0"/>
      <w:divBdr>
        <w:top w:val="none" w:sz="0" w:space="0" w:color="auto"/>
        <w:left w:val="none" w:sz="0" w:space="0" w:color="auto"/>
        <w:bottom w:val="none" w:sz="0" w:space="0" w:color="auto"/>
        <w:right w:val="none" w:sz="0" w:space="0" w:color="auto"/>
      </w:divBdr>
    </w:div>
    <w:div w:id="1690568294">
      <w:bodyDiv w:val="1"/>
      <w:marLeft w:val="0"/>
      <w:marRight w:val="0"/>
      <w:marTop w:val="0"/>
      <w:marBottom w:val="0"/>
      <w:divBdr>
        <w:top w:val="none" w:sz="0" w:space="0" w:color="auto"/>
        <w:left w:val="none" w:sz="0" w:space="0" w:color="auto"/>
        <w:bottom w:val="none" w:sz="0" w:space="0" w:color="auto"/>
        <w:right w:val="none" w:sz="0" w:space="0" w:color="auto"/>
      </w:divBdr>
    </w:div>
    <w:div w:id="1691102444">
      <w:bodyDiv w:val="1"/>
      <w:marLeft w:val="0"/>
      <w:marRight w:val="0"/>
      <w:marTop w:val="0"/>
      <w:marBottom w:val="0"/>
      <w:divBdr>
        <w:top w:val="none" w:sz="0" w:space="0" w:color="auto"/>
        <w:left w:val="none" w:sz="0" w:space="0" w:color="auto"/>
        <w:bottom w:val="none" w:sz="0" w:space="0" w:color="auto"/>
        <w:right w:val="none" w:sz="0" w:space="0" w:color="auto"/>
      </w:divBdr>
    </w:div>
    <w:div w:id="1691369736">
      <w:bodyDiv w:val="1"/>
      <w:marLeft w:val="0"/>
      <w:marRight w:val="0"/>
      <w:marTop w:val="0"/>
      <w:marBottom w:val="0"/>
      <w:divBdr>
        <w:top w:val="none" w:sz="0" w:space="0" w:color="auto"/>
        <w:left w:val="none" w:sz="0" w:space="0" w:color="auto"/>
        <w:bottom w:val="none" w:sz="0" w:space="0" w:color="auto"/>
        <w:right w:val="none" w:sz="0" w:space="0" w:color="auto"/>
      </w:divBdr>
    </w:div>
    <w:div w:id="1691686338">
      <w:bodyDiv w:val="1"/>
      <w:marLeft w:val="0"/>
      <w:marRight w:val="0"/>
      <w:marTop w:val="0"/>
      <w:marBottom w:val="0"/>
      <w:divBdr>
        <w:top w:val="none" w:sz="0" w:space="0" w:color="auto"/>
        <w:left w:val="none" w:sz="0" w:space="0" w:color="auto"/>
        <w:bottom w:val="none" w:sz="0" w:space="0" w:color="auto"/>
        <w:right w:val="none" w:sz="0" w:space="0" w:color="auto"/>
      </w:divBdr>
    </w:div>
    <w:div w:id="1691759148">
      <w:bodyDiv w:val="1"/>
      <w:marLeft w:val="0"/>
      <w:marRight w:val="0"/>
      <w:marTop w:val="0"/>
      <w:marBottom w:val="0"/>
      <w:divBdr>
        <w:top w:val="none" w:sz="0" w:space="0" w:color="auto"/>
        <w:left w:val="none" w:sz="0" w:space="0" w:color="auto"/>
        <w:bottom w:val="none" w:sz="0" w:space="0" w:color="auto"/>
        <w:right w:val="none" w:sz="0" w:space="0" w:color="auto"/>
      </w:divBdr>
    </w:div>
    <w:div w:id="1693527790">
      <w:bodyDiv w:val="1"/>
      <w:marLeft w:val="0"/>
      <w:marRight w:val="0"/>
      <w:marTop w:val="0"/>
      <w:marBottom w:val="0"/>
      <w:divBdr>
        <w:top w:val="none" w:sz="0" w:space="0" w:color="auto"/>
        <w:left w:val="none" w:sz="0" w:space="0" w:color="auto"/>
        <w:bottom w:val="none" w:sz="0" w:space="0" w:color="auto"/>
        <w:right w:val="none" w:sz="0" w:space="0" w:color="auto"/>
      </w:divBdr>
    </w:div>
    <w:div w:id="1693528997">
      <w:bodyDiv w:val="1"/>
      <w:marLeft w:val="0"/>
      <w:marRight w:val="0"/>
      <w:marTop w:val="0"/>
      <w:marBottom w:val="0"/>
      <w:divBdr>
        <w:top w:val="none" w:sz="0" w:space="0" w:color="auto"/>
        <w:left w:val="none" w:sz="0" w:space="0" w:color="auto"/>
        <w:bottom w:val="none" w:sz="0" w:space="0" w:color="auto"/>
        <w:right w:val="none" w:sz="0" w:space="0" w:color="auto"/>
      </w:divBdr>
    </w:div>
    <w:div w:id="1695228617">
      <w:bodyDiv w:val="1"/>
      <w:marLeft w:val="0"/>
      <w:marRight w:val="0"/>
      <w:marTop w:val="0"/>
      <w:marBottom w:val="0"/>
      <w:divBdr>
        <w:top w:val="none" w:sz="0" w:space="0" w:color="auto"/>
        <w:left w:val="none" w:sz="0" w:space="0" w:color="auto"/>
        <w:bottom w:val="none" w:sz="0" w:space="0" w:color="auto"/>
        <w:right w:val="none" w:sz="0" w:space="0" w:color="auto"/>
      </w:divBdr>
    </w:div>
    <w:div w:id="1695376812">
      <w:bodyDiv w:val="1"/>
      <w:marLeft w:val="0"/>
      <w:marRight w:val="0"/>
      <w:marTop w:val="0"/>
      <w:marBottom w:val="0"/>
      <w:divBdr>
        <w:top w:val="none" w:sz="0" w:space="0" w:color="auto"/>
        <w:left w:val="none" w:sz="0" w:space="0" w:color="auto"/>
        <w:bottom w:val="none" w:sz="0" w:space="0" w:color="auto"/>
        <w:right w:val="none" w:sz="0" w:space="0" w:color="auto"/>
      </w:divBdr>
    </w:div>
    <w:div w:id="1697583861">
      <w:bodyDiv w:val="1"/>
      <w:marLeft w:val="0"/>
      <w:marRight w:val="0"/>
      <w:marTop w:val="0"/>
      <w:marBottom w:val="0"/>
      <w:divBdr>
        <w:top w:val="none" w:sz="0" w:space="0" w:color="auto"/>
        <w:left w:val="none" w:sz="0" w:space="0" w:color="auto"/>
        <w:bottom w:val="none" w:sz="0" w:space="0" w:color="auto"/>
        <w:right w:val="none" w:sz="0" w:space="0" w:color="auto"/>
      </w:divBdr>
    </w:div>
    <w:div w:id="1697609747">
      <w:bodyDiv w:val="1"/>
      <w:marLeft w:val="0"/>
      <w:marRight w:val="0"/>
      <w:marTop w:val="0"/>
      <w:marBottom w:val="0"/>
      <w:divBdr>
        <w:top w:val="none" w:sz="0" w:space="0" w:color="auto"/>
        <w:left w:val="none" w:sz="0" w:space="0" w:color="auto"/>
        <w:bottom w:val="none" w:sz="0" w:space="0" w:color="auto"/>
        <w:right w:val="none" w:sz="0" w:space="0" w:color="auto"/>
      </w:divBdr>
    </w:div>
    <w:div w:id="1699742458">
      <w:bodyDiv w:val="1"/>
      <w:marLeft w:val="0"/>
      <w:marRight w:val="0"/>
      <w:marTop w:val="0"/>
      <w:marBottom w:val="0"/>
      <w:divBdr>
        <w:top w:val="none" w:sz="0" w:space="0" w:color="auto"/>
        <w:left w:val="none" w:sz="0" w:space="0" w:color="auto"/>
        <w:bottom w:val="none" w:sz="0" w:space="0" w:color="auto"/>
        <w:right w:val="none" w:sz="0" w:space="0" w:color="auto"/>
      </w:divBdr>
    </w:div>
    <w:div w:id="1700473184">
      <w:bodyDiv w:val="1"/>
      <w:marLeft w:val="0"/>
      <w:marRight w:val="0"/>
      <w:marTop w:val="0"/>
      <w:marBottom w:val="0"/>
      <w:divBdr>
        <w:top w:val="none" w:sz="0" w:space="0" w:color="auto"/>
        <w:left w:val="none" w:sz="0" w:space="0" w:color="auto"/>
        <w:bottom w:val="none" w:sz="0" w:space="0" w:color="auto"/>
        <w:right w:val="none" w:sz="0" w:space="0" w:color="auto"/>
      </w:divBdr>
    </w:div>
    <w:div w:id="1702972635">
      <w:bodyDiv w:val="1"/>
      <w:marLeft w:val="0"/>
      <w:marRight w:val="0"/>
      <w:marTop w:val="0"/>
      <w:marBottom w:val="0"/>
      <w:divBdr>
        <w:top w:val="none" w:sz="0" w:space="0" w:color="auto"/>
        <w:left w:val="none" w:sz="0" w:space="0" w:color="auto"/>
        <w:bottom w:val="none" w:sz="0" w:space="0" w:color="auto"/>
        <w:right w:val="none" w:sz="0" w:space="0" w:color="auto"/>
      </w:divBdr>
    </w:div>
    <w:div w:id="1703749482">
      <w:bodyDiv w:val="1"/>
      <w:marLeft w:val="0"/>
      <w:marRight w:val="0"/>
      <w:marTop w:val="0"/>
      <w:marBottom w:val="0"/>
      <w:divBdr>
        <w:top w:val="none" w:sz="0" w:space="0" w:color="auto"/>
        <w:left w:val="none" w:sz="0" w:space="0" w:color="auto"/>
        <w:bottom w:val="none" w:sz="0" w:space="0" w:color="auto"/>
        <w:right w:val="none" w:sz="0" w:space="0" w:color="auto"/>
      </w:divBdr>
    </w:div>
    <w:div w:id="1703937348">
      <w:bodyDiv w:val="1"/>
      <w:marLeft w:val="0"/>
      <w:marRight w:val="0"/>
      <w:marTop w:val="0"/>
      <w:marBottom w:val="0"/>
      <w:divBdr>
        <w:top w:val="none" w:sz="0" w:space="0" w:color="auto"/>
        <w:left w:val="none" w:sz="0" w:space="0" w:color="auto"/>
        <w:bottom w:val="none" w:sz="0" w:space="0" w:color="auto"/>
        <w:right w:val="none" w:sz="0" w:space="0" w:color="auto"/>
      </w:divBdr>
    </w:div>
    <w:div w:id="1704987273">
      <w:bodyDiv w:val="1"/>
      <w:marLeft w:val="0"/>
      <w:marRight w:val="0"/>
      <w:marTop w:val="0"/>
      <w:marBottom w:val="0"/>
      <w:divBdr>
        <w:top w:val="none" w:sz="0" w:space="0" w:color="auto"/>
        <w:left w:val="none" w:sz="0" w:space="0" w:color="auto"/>
        <w:bottom w:val="none" w:sz="0" w:space="0" w:color="auto"/>
        <w:right w:val="none" w:sz="0" w:space="0" w:color="auto"/>
      </w:divBdr>
    </w:div>
    <w:div w:id="1705671795">
      <w:bodyDiv w:val="1"/>
      <w:marLeft w:val="0"/>
      <w:marRight w:val="0"/>
      <w:marTop w:val="0"/>
      <w:marBottom w:val="0"/>
      <w:divBdr>
        <w:top w:val="none" w:sz="0" w:space="0" w:color="auto"/>
        <w:left w:val="none" w:sz="0" w:space="0" w:color="auto"/>
        <w:bottom w:val="none" w:sz="0" w:space="0" w:color="auto"/>
        <w:right w:val="none" w:sz="0" w:space="0" w:color="auto"/>
      </w:divBdr>
    </w:div>
    <w:div w:id="1709911535">
      <w:bodyDiv w:val="1"/>
      <w:marLeft w:val="0"/>
      <w:marRight w:val="0"/>
      <w:marTop w:val="0"/>
      <w:marBottom w:val="0"/>
      <w:divBdr>
        <w:top w:val="none" w:sz="0" w:space="0" w:color="auto"/>
        <w:left w:val="none" w:sz="0" w:space="0" w:color="auto"/>
        <w:bottom w:val="none" w:sz="0" w:space="0" w:color="auto"/>
        <w:right w:val="none" w:sz="0" w:space="0" w:color="auto"/>
      </w:divBdr>
    </w:div>
    <w:div w:id="1714429207">
      <w:bodyDiv w:val="1"/>
      <w:marLeft w:val="0"/>
      <w:marRight w:val="0"/>
      <w:marTop w:val="0"/>
      <w:marBottom w:val="0"/>
      <w:divBdr>
        <w:top w:val="none" w:sz="0" w:space="0" w:color="auto"/>
        <w:left w:val="none" w:sz="0" w:space="0" w:color="auto"/>
        <w:bottom w:val="none" w:sz="0" w:space="0" w:color="auto"/>
        <w:right w:val="none" w:sz="0" w:space="0" w:color="auto"/>
      </w:divBdr>
    </w:div>
    <w:div w:id="1714887792">
      <w:bodyDiv w:val="1"/>
      <w:marLeft w:val="0"/>
      <w:marRight w:val="0"/>
      <w:marTop w:val="0"/>
      <w:marBottom w:val="0"/>
      <w:divBdr>
        <w:top w:val="none" w:sz="0" w:space="0" w:color="auto"/>
        <w:left w:val="none" w:sz="0" w:space="0" w:color="auto"/>
        <w:bottom w:val="none" w:sz="0" w:space="0" w:color="auto"/>
        <w:right w:val="none" w:sz="0" w:space="0" w:color="auto"/>
      </w:divBdr>
    </w:div>
    <w:div w:id="1715421288">
      <w:bodyDiv w:val="1"/>
      <w:marLeft w:val="0"/>
      <w:marRight w:val="0"/>
      <w:marTop w:val="0"/>
      <w:marBottom w:val="0"/>
      <w:divBdr>
        <w:top w:val="none" w:sz="0" w:space="0" w:color="auto"/>
        <w:left w:val="none" w:sz="0" w:space="0" w:color="auto"/>
        <w:bottom w:val="none" w:sz="0" w:space="0" w:color="auto"/>
        <w:right w:val="none" w:sz="0" w:space="0" w:color="auto"/>
      </w:divBdr>
    </w:div>
    <w:div w:id="1715697606">
      <w:bodyDiv w:val="1"/>
      <w:marLeft w:val="0"/>
      <w:marRight w:val="0"/>
      <w:marTop w:val="0"/>
      <w:marBottom w:val="0"/>
      <w:divBdr>
        <w:top w:val="none" w:sz="0" w:space="0" w:color="auto"/>
        <w:left w:val="none" w:sz="0" w:space="0" w:color="auto"/>
        <w:bottom w:val="none" w:sz="0" w:space="0" w:color="auto"/>
        <w:right w:val="none" w:sz="0" w:space="0" w:color="auto"/>
      </w:divBdr>
    </w:div>
    <w:div w:id="1718436341">
      <w:bodyDiv w:val="1"/>
      <w:marLeft w:val="0"/>
      <w:marRight w:val="0"/>
      <w:marTop w:val="0"/>
      <w:marBottom w:val="0"/>
      <w:divBdr>
        <w:top w:val="none" w:sz="0" w:space="0" w:color="auto"/>
        <w:left w:val="none" w:sz="0" w:space="0" w:color="auto"/>
        <w:bottom w:val="none" w:sz="0" w:space="0" w:color="auto"/>
        <w:right w:val="none" w:sz="0" w:space="0" w:color="auto"/>
      </w:divBdr>
    </w:div>
    <w:div w:id="1718550865">
      <w:bodyDiv w:val="1"/>
      <w:marLeft w:val="0"/>
      <w:marRight w:val="0"/>
      <w:marTop w:val="0"/>
      <w:marBottom w:val="0"/>
      <w:divBdr>
        <w:top w:val="none" w:sz="0" w:space="0" w:color="auto"/>
        <w:left w:val="none" w:sz="0" w:space="0" w:color="auto"/>
        <w:bottom w:val="none" w:sz="0" w:space="0" w:color="auto"/>
        <w:right w:val="none" w:sz="0" w:space="0" w:color="auto"/>
      </w:divBdr>
    </w:div>
    <w:div w:id="1719009353">
      <w:bodyDiv w:val="1"/>
      <w:marLeft w:val="0"/>
      <w:marRight w:val="0"/>
      <w:marTop w:val="0"/>
      <w:marBottom w:val="0"/>
      <w:divBdr>
        <w:top w:val="none" w:sz="0" w:space="0" w:color="auto"/>
        <w:left w:val="none" w:sz="0" w:space="0" w:color="auto"/>
        <w:bottom w:val="none" w:sz="0" w:space="0" w:color="auto"/>
        <w:right w:val="none" w:sz="0" w:space="0" w:color="auto"/>
      </w:divBdr>
    </w:div>
    <w:div w:id="1722171945">
      <w:bodyDiv w:val="1"/>
      <w:marLeft w:val="0"/>
      <w:marRight w:val="0"/>
      <w:marTop w:val="0"/>
      <w:marBottom w:val="0"/>
      <w:divBdr>
        <w:top w:val="none" w:sz="0" w:space="0" w:color="auto"/>
        <w:left w:val="none" w:sz="0" w:space="0" w:color="auto"/>
        <w:bottom w:val="none" w:sz="0" w:space="0" w:color="auto"/>
        <w:right w:val="none" w:sz="0" w:space="0" w:color="auto"/>
      </w:divBdr>
    </w:div>
    <w:div w:id="1726102641">
      <w:bodyDiv w:val="1"/>
      <w:marLeft w:val="0"/>
      <w:marRight w:val="0"/>
      <w:marTop w:val="0"/>
      <w:marBottom w:val="0"/>
      <w:divBdr>
        <w:top w:val="none" w:sz="0" w:space="0" w:color="auto"/>
        <w:left w:val="none" w:sz="0" w:space="0" w:color="auto"/>
        <w:bottom w:val="none" w:sz="0" w:space="0" w:color="auto"/>
        <w:right w:val="none" w:sz="0" w:space="0" w:color="auto"/>
      </w:divBdr>
    </w:div>
    <w:div w:id="1726220810">
      <w:bodyDiv w:val="1"/>
      <w:marLeft w:val="0"/>
      <w:marRight w:val="0"/>
      <w:marTop w:val="0"/>
      <w:marBottom w:val="0"/>
      <w:divBdr>
        <w:top w:val="none" w:sz="0" w:space="0" w:color="auto"/>
        <w:left w:val="none" w:sz="0" w:space="0" w:color="auto"/>
        <w:bottom w:val="none" w:sz="0" w:space="0" w:color="auto"/>
        <w:right w:val="none" w:sz="0" w:space="0" w:color="auto"/>
      </w:divBdr>
    </w:div>
    <w:div w:id="1727531241">
      <w:bodyDiv w:val="1"/>
      <w:marLeft w:val="0"/>
      <w:marRight w:val="0"/>
      <w:marTop w:val="0"/>
      <w:marBottom w:val="0"/>
      <w:divBdr>
        <w:top w:val="none" w:sz="0" w:space="0" w:color="auto"/>
        <w:left w:val="none" w:sz="0" w:space="0" w:color="auto"/>
        <w:bottom w:val="none" w:sz="0" w:space="0" w:color="auto"/>
        <w:right w:val="none" w:sz="0" w:space="0" w:color="auto"/>
      </w:divBdr>
    </w:div>
    <w:div w:id="1727685745">
      <w:bodyDiv w:val="1"/>
      <w:marLeft w:val="0"/>
      <w:marRight w:val="0"/>
      <w:marTop w:val="0"/>
      <w:marBottom w:val="0"/>
      <w:divBdr>
        <w:top w:val="none" w:sz="0" w:space="0" w:color="auto"/>
        <w:left w:val="none" w:sz="0" w:space="0" w:color="auto"/>
        <w:bottom w:val="none" w:sz="0" w:space="0" w:color="auto"/>
        <w:right w:val="none" w:sz="0" w:space="0" w:color="auto"/>
      </w:divBdr>
    </w:div>
    <w:div w:id="1731348489">
      <w:bodyDiv w:val="1"/>
      <w:marLeft w:val="0"/>
      <w:marRight w:val="0"/>
      <w:marTop w:val="0"/>
      <w:marBottom w:val="0"/>
      <w:divBdr>
        <w:top w:val="none" w:sz="0" w:space="0" w:color="auto"/>
        <w:left w:val="none" w:sz="0" w:space="0" w:color="auto"/>
        <w:bottom w:val="none" w:sz="0" w:space="0" w:color="auto"/>
        <w:right w:val="none" w:sz="0" w:space="0" w:color="auto"/>
      </w:divBdr>
    </w:div>
    <w:div w:id="1734503662">
      <w:bodyDiv w:val="1"/>
      <w:marLeft w:val="0"/>
      <w:marRight w:val="0"/>
      <w:marTop w:val="0"/>
      <w:marBottom w:val="0"/>
      <w:divBdr>
        <w:top w:val="none" w:sz="0" w:space="0" w:color="auto"/>
        <w:left w:val="none" w:sz="0" w:space="0" w:color="auto"/>
        <w:bottom w:val="none" w:sz="0" w:space="0" w:color="auto"/>
        <w:right w:val="none" w:sz="0" w:space="0" w:color="auto"/>
      </w:divBdr>
    </w:div>
    <w:div w:id="1734700372">
      <w:bodyDiv w:val="1"/>
      <w:marLeft w:val="0"/>
      <w:marRight w:val="0"/>
      <w:marTop w:val="0"/>
      <w:marBottom w:val="0"/>
      <w:divBdr>
        <w:top w:val="none" w:sz="0" w:space="0" w:color="auto"/>
        <w:left w:val="none" w:sz="0" w:space="0" w:color="auto"/>
        <w:bottom w:val="none" w:sz="0" w:space="0" w:color="auto"/>
        <w:right w:val="none" w:sz="0" w:space="0" w:color="auto"/>
      </w:divBdr>
    </w:div>
    <w:div w:id="1736780287">
      <w:bodyDiv w:val="1"/>
      <w:marLeft w:val="0"/>
      <w:marRight w:val="0"/>
      <w:marTop w:val="0"/>
      <w:marBottom w:val="0"/>
      <w:divBdr>
        <w:top w:val="none" w:sz="0" w:space="0" w:color="auto"/>
        <w:left w:val="none" w:sz="0" w:space="0" w:color="auto"/>
        <w:bottom w:val="none" w:sz="0" w:space="0" w:color="auto"/>
        <w:right w:val="none" w:sz="0" w:space="0" w:color="auto"/>
      </w:divBdr>
    </w:div>
    <w:div w:id="1736926183">
      <w:bodyDiv w:val="1"/>
      <w:marLeft w:val="0"/>
      <w:marRight w:val="0"/>
      <w:marTop w:val="0"/>
      <w:marBottom w:val="0"/>
      <w:divBdr>
        <w:top w:val="none" w:sz="0" w:space="0" w:color="auto"/>
        <w:left w:val="none" w:sz="0" w:space="0" w:color="auto"/>
        <w:bottom w:val="none" w:sz="0" w:space="0" w:color="auto"/>
        <w:right w:val="none" w:sz="0" w:space="0" w:color="auto"/>
      </w:divBdr>
    </w:div>
    <w:div w:id="1737125632">
      <w:bodyDiv w:val="1"/>
      <w:marLeft w:val="0"/>
      <w:marRight w:val="0"/>
      <w:marTop w:val="0"/>
      <w:marBottom w:val="0"/>
      <w:divBdr>
        <w:top w:val="none" w:sz="0" w:space="0" w:color="auto"/>
        <w:left w:val="none" w:sz="0" w:space="0" w:color="auto"/>
        <w:bottom w:val="none" w:sz="0" w:space="0" w:color="auto"/>
        <w:right w:val="none" w:sz="0" w:space="0" w:color="auto"/>
      </w:divBdr>
    </w:div>
    <w:div w:id="1737436195">
      <w:bodyDiv w:val="1"/>
      <w:marLeft w:val="0"/>
      <w:marRight w:val="0"/>
      <w:marTop w:val="0"/>
      <w:marBottom w:val="0"/>
      <w:divBdr>
        <w:top w:val="none" w:sz="0" w:space="0" w:color="auto"/>
        <w:left w:val="none" w:sz="0" w:space="0" w:color="auto"/>
        <w:bottom w:val="none" w:sz="0" w:space="0" w:color="auto"/>
        <w:right w:val="none" w:sz="0" w:space="0" w:color="auto"/>
      </w:divBdr>
    </w:div>
    <w:div w:id="1739280551">
      <w:bodyDiv w:val="1"/>
      <w:marLeft w:val="0"/>
      <w:marRight w:val="0"/>
      <w:marTop w:val="0"/>
      <w:marBottom w:val="0"/>
      <w:divBdr>
        <w:top w:val="none" w:sz="0" w:space="0" w:color="auto"/>
        <w:left w:val="none" w:sz="0" w:space="0" w:color="auto"/>
        <w:bottom w:val="none" w:sz="0" w:space="0" w:color="auto"/>
        <w:right w:val="none" w:sz="0" w:space="0" w:color="auto"/>
      </w:divBdr>
    </w:div>
    <w:div w:id="1740863186">
      <w:bodyDiv w:val="1"/>
      <w:marLeft w:val="0"/>
      <w:marRight w:val="0"/>
      <w:marTop w:val="0"/>
      <w:marBottom w:val="0"/>
      <w:divBdr>
        <w:top w:val="none" w:sz="0" w:space="0" w:color="auto"/>
        <w:left w:val="none" w:sz="0" w:space="0" w:color="auto"/>
        <w:bottom w:val="none" w:sz="0" w:space="0" w:color="auto"/>
        <w:right w:val="none" w:sz="0" w:space="0" w:color="auto"/>
      </w:divBdr>
    </w:div>
    <w:div w:id="1744137714">
      <w:bodyDiv w:val="1"/>
      <w:marLeft w:val="0"/>
      <w:marRight w:val="0"/>
      <w:marTop w:val="0"/>
      <w:marBottom w:val="0"/>
      <w:divBdr>
        <w:top w:val="none" w:sz="0" w:space="0" w:color="auto"/>
        <w:left w:val="none" w:sz="0" w:space="0" w:color="auto"/>
        <w:bottom w:val="none" w:sz="0" w:space="0" w:color="auto"/>
        <w:right w:val="none" w:sz="0" w:space="0" w:color="auto"/>
      </w:divBdr>
    </w:div>
    <w:div w:id="1746147537">
      <w:bodyDiv w:val="1"/>
      <w:marLeft w:val="0"/>
      <w:marRight w:val="0"/>
      <w:marTop w:val="0"/>
      <w:marBottom w:val="0"/>
      <w:divBdr>
        <w:top w:val="none" w:sz="0" w:space="0" w:color="auto"/>
        <w:left w:val="none" w:sz="0" w:space="0" w:color="auto"/>
        <w:bottom w:val="none" w:sz="0" w:space="0" w:color="auto"/>
        <w:right w:val="none" w:sz="0" w:space="0" w:color="auto"/>
      </w:divBdr>
    </w:div>
    <w:div w:id="1747607100">
      <w:bodyDiv w:val="1"/>
      <w:marLeft w:val="0"/>
      <w:marRight w:val="0"/>
      <w:marTop w:val="0"/>
      <w:marBottom w:val="0"/>
      <w:divBdr>
        <w:top w:val="none" w:sz="0" w:space="0" w:color="auto"/>
        <w:left w:val="none" w:sz="0" w:space="0" w:color="auto"/>
        <w:bottom w:val="none" w:sz="0" w:space="0" w:color="auto"/>
        <w:right w:val="none" w:sz="0" w:space="0" w:color="auto"/>
      </w:divBdr>
    </w:div>
    <w:div w:id="1748069767">
      <w:bodyDiv w:val="1"/>
      <w:marLeft w:val="0"/>
      <w:marRight w:val="0"/>
      <w:marTop w:val="0"/>
      <w:marBottom w:val="0"/>
      <w:divBdr>
        <w:top w:val="none" w:sz="0" w:space="0" w:color="auto"/>
        <w:left w:val="none" w:sz="0" w:space="0" w:color="auto"/>
        <w:bottom w:val="none" w:sz="0" w:space="0" w:color="auto"/>
        <w:right w:val="none" w:sz="0" w:space="0" w:color="auto"/>
      </w:divBdr>
    </w:div>
    <w:div w:id="1749156815">
      <w:bodyDiv w:val="1"/>
      <w:marLeft w:val="0"/>
      <w:marRight w:val="0"/>
      <w:marTop w:val="0"/>
      <w:marBottom w:val="0"/>
      <w:divBdr>
        <w:top w:val="none" w:sz="0" w:space="0" w:color="auto"/>
        <w:left w:val="none" w:sz="0" w:space="0" w:color="auto"/>
        <w:bottom w:val="none" w:sz="0" w:space="0" w:color="auto"/>
        <w:right w:val="none" w:sz="0" w:space="0" w:color="auto"/>
      </w:divBdr>
    </w:div>
    <w:div w:id="1749570832">
      <w:bodyDiv w:val="1"/>
      <w:marLeft w:val="0"/>
      <w:marRight w:val="0"/>
      <w:marTop w:val="0"/>
      <w:marBottom w:val="0"/>
      <w:divBdr>
        <w:top w:val="none" w:sz="0" w:space="0" w:color="auto"/>
        <w:left w:val="none" w:sz="0" w:space="0" w:color="auto"/>
        <w:bottom w:val="none" w:sz="0" w:space="0" w:color="auto"/>
        <w:right w:val="none" w:sz="0" w:space="0" w:color="auto"/>
      </w:divBdr>
    </w:div>
    <w:div w:id="1750080289">
      <w:bodyDiv w:val="1"/>
      <w:marLeft w:val="0"/>
      <w:marRight w:val="0"/>
      <w:marTop w:val="0"/>
      <w:marBottom w:val="0"/>
      <w:divBdr>
        <w:top w:val="none" w:sz="0" w:space="0" w:color="auto"/>
        <w:left w:val="none" w:sz="0" w:space="0" w:color="auto"/>
        <w:bottom w:val="none" w:sz="0" w:space="0" w:color="auto"/>
        <w:right w:val="none" w:sz="0" w:space="0" w:color="auto"/>
      </w:divBdr>
    </w:div>
    <w:div w:id="1751803787">
      <w:bodyDiv w:val="1"/>
      <w:marLeft w:val="0"/>
      <w:marRight w:val="0"/>
      <w:marTop w:val="0"/>
      <w:marBottom w:val="0"/>
      <w:divBdr>
        <w:top w:val="none" w:sz="0" w:space="0" w:color="auto"/>
        <w:left w:val="none" w:sz="0" w:space="0" w:color="auto"/>
        <w:bottom w:val="none" w:sz="0" w:space="0" w:color="auto"/>
        <w:right w:val="none" w:sz="0" w:space="0" w:color="auto"/>
      </w:divBdr>
    </w:div>
    <w:div w:id="1752702478">
      <w:bodyDiv w:val="1"/>
      <w:marLeft w:val="0"/>
      <w:marRight w:val="0"/>
      <w:marTop w:val="0"/>
      <w:marBottom w:val="0"/>
      <w:divBdr>
        <w:top w:val="none" w:sz="0" w:space="0" w:color="auto"/>
        <w:left w:val="none" w:sz="0" w:space="0" w:color="auto"/>
        <w:bottom w:val="none" w:sz="0" w:space="0" w:color="auto"/>
        <w:right w:val="none" w:sz="0" w:space="0" w:color="auto"/>
      </w:divBdr>
    </w:div>
    <w:div w:id="1754467109">
      <w:bodyDiv w:val="1"/>
      <w:marLeft w:val="0"/>
      <w:marRight w:val="0"/>
      <w:marTop w:val="0"/>
      <w:marBottom w:val="0"/>
      <w:divBdr>
        <w:top w:val="none" w:sz="0" w:space="0" w:color="auto"/>
        <w:left w:val="none" w:sz="0" w:space="0" w:color="auto"/>
        <w:bottom w:val="none" w:sz="0" w:space="0" w:color="auto"/>
        <w:right w:val="none" w:sz="0" w:space="0" w:color="auto"/>
      </w:divBdr>
    </w:div>
    <w:div w:id="1755391484">
      <w:bodyDiv w:val="1"/>
      <w:marLeft w:val="0"/>
      <w:marRight w:val="0"/>
      <w:marTop w:val="0"/>
      <w:marBottom w:val="0"/>
      <w:divBdr>
        <w:top w:val="none" w:sz="0" w:space="0" w:color="auto"/>
        <w:left w:val="none" w:sz="0" w:space="0" w:color="auto"/>
        <w:bottom w:val="none" w:sz="0" w:space="0" w:color="auto"/>
        <w:right w:val="none" w:sz="0" w:space="0" w:color="auto"/>
      </w:divBdr>
    </w:div>
    <w:div w:id="1755475124">
      <w:bodyDiv w:val="1"/>
      <w:marLeft w:val="0"/>
      <w:marRight w:val="0"/>
      <w:marTop w:val="0"/>
      <w:marBottom w:val="0"/>
      <w:divBdr>
        <w:top w:val="none" w:sz="0" w:space="0" w:color="auto"/>
        <w:left w:val="none" w:sz="0" w:space="0" w:color="auto"/>
        <w:bottom w:val="none" w:sz="0" w:space="0" w:color="auto"/>
        <w:right w:val="none" w:sz="0" w:space="0" w:color="auto"/>
      </w:divBdr>
    </w:div>
    <w:div w:id="1756392274">
      <w:bodyDiv w:val="1"/>
      <w:marLeft w:val="0"/>
      <w:marRight w:val="0"/>
      <w:marTop w:val="0"/>
      <w:marBottom w:val="0"/>
      <w:divBdr>
        <w:top w:val="none" w:sz="0" w:space="0" w:color="auto"/>
        <w:left w:val="none" w:sz="0" w:space="0" w:color="auto"/>
        <w:bottom w:val="none" w:sz="0" w:space="0" w:color="auto"/>
        <w:right w:val="none" w:sz="0" w:space="0" w:color="auto"/>
      </w:divBdr>
    </w:div>
    <w:div w:id="1756512483">
      <w:bodyDiv w:val="1"/>
      <w:marLeft w:val="0"/>
      <w:marRight w:val="0"/>
      <w:marTop w:val="0"/>
      <w:marBottom w:val="0"/>
      <w:divBdr>
        <w:top w:val="none" w:sz="0" w:space="0" w:color="auto"/>
        <w:left w:val="none" w:sz="0" w:space="0" w:color="auto"/>
        <w:bottom w:val="none" w:sz="0" w:space="0" w:color="auto"/>
        <w:right w:val="none" w:sz="0" w:space="0" w:color="auto"/>
      </w:divBdr>
    </w:div>
    <w:div w:id="1758362961">
      <w:bodyDiv w:val="1"/>
      <w:marLeft w:val="0"/>
      <w:marRight w:val="0"/>
      <w:marTop w:val="0"/>
      <w:marBottom w:val="0"/>
      <w:divBdr>
        <w:top w:val="none" w:sz="0" w:space="0" w:color="auto"/>
        <w:left w:val="none" w:sz="0" w:space="0" w:color="auto"/>
        <w:bottom w:val="none" w:sz="0" w:space="0" w:color="auto"/>
        <w:right w:val="none" w:sz="0" w:space="0" w:color="auto"/>
      </w:divBdr>
    </w:div>
    <w:div w:id="1761559660">
      <w:bodyDiv w:val="1"/>
      <w:marLeft w:val="0"/>
      <w:marRight w:val="0"/>
      <w:marTop w:val="0"/>
      <w:marBottom w:val="0"/>
      <w:divBdr>
        <w:top w:val="none" w:sz="0" w:space="0" w:color="auto"/>
        <w:left w:val="none" w:sz="0" w:space="0" w:color="auto"/>
        <w:bottom w:val="none" w:sz="0" w:space="0" w:color="auto"/>
        <w:right w:val="none" w:sz="0" w:space="0" w:color="auto"/>
      </w:divBdr>
    </w:div>
    <w:div w:id="1763380321">
      <w:bodyDiv w:val="1"/>
      <w:marLeft w:val="0"/>
      <w:marRight w:val="0"/>
      <w:marTop w:val="0"/>
      <w:marBottom w:val="0"/>
      <w:divBdr>
        <w:top w:val="none" w:sz="0" w:space="0" w:color="auto"/>
        <w:left w:val="none" w:sz="0" w:space="0" w:color="auto"/>
        <w:bottom w:val="none" w:sz="0" w:space="0" w:color="auto"/>
        <w:right w:val="none" w:sz="0" w:space="0" w:color="auto"/>
      </w:divBdr>
    </w:div>
    <w:div w:id="1763984808">
      <w:bodyDiv w:val="1"/>
      <w:marLeft w:val="0"/>
      <w:marRight w:val="0"/>
      <w:marTop w:val="0"/>
      <w:marBottom w:val="0"/>
      <w:divBdr>
        <w:top w:val="none" w:sz="0" w:space="0" w:color="auto"/>
        <w:left w:val="none" w:sz="0" w:space="0" w:color="auto"/>
        <w:bottom w:val="none" w:sz="0" w:space="0" w:color="auto"/>
        <w:right w:val="none" w:sz="0" w:space="0" w:color="auto"/>
      </w:divBdr>
    </w:div>
    <w:div w:id="1763988089">
      <w:bodyDiv w:val="1"/>
      <w:marLeft w:val="0"/>
      <w:marRight w:val="0"/>
      <w:marTop w:val="0"/>
      <w:marBottom w:val="0"/>
      <w:divBdr>
        <w:top w:val="none" w:sz="0" w:space="0" w:color="auto"/>
        <w:left w:val="none" w:sz="0" w:space="0" w:color="auto"/>
        <w:bottom w:val="none" w:sz="0" w:space="0" w:color="auto"/>
        <w:right w:val="none" w:sz="0" w:space="0" w:color="auto"/>
      </w:divBdr>
    </w:div>
    <w:div w:id="1766262077">
      <w:bodyDiv w:val="1"/>
      <w:marLeft w:val="0"/>
      <w:marRight w:val="0"/>
      <w:marTop w:val="0"/>
      <w:marBottom w:val="0"/>
      <w:divBdr>
        <w:top w:val="none" w:sz="0" w:space="0" w:color="auto"/>
        <w:left w:val="none" w:sz="0" w:space="0" w:color="auto"/>
        <w:bottom w:val="none" w:sz="0" w:space="0" w:color="auto"/>
        <w:right w:val="none" w:sz="0" w:space="0" w:color="auto"/>
      </w:divBdr>
    </w:div>
    <w:div w:id="1766269213">
      <w:bodyDiv w:val="1"/>
      <w:marLeft w:val="0"/>
      <w:marRight w:val="0"/>
      <w:marTop w:val="0"/>
      <w:marBottom w:val="0"/>
      <w:divBdr>
        <w:top w:val="none" w:sz="0" w:space="0" w:color="auto"/>
        <w:left w:val="none" w:sz="0" w:space="0" w:color="auto"/>
        <w:bottom w:val="none" w:sz="0" w:space="0" w:color="auto"/>
        <w:right w:val="none" w:sz="0" w:space="0" w:color="auto"/>
      </w:divBdr>
    </w:div>
    <w:div w:id="1766531944">
      <w:bodyDiv w:val="1"/>
      <w:marLeft w:val="0"/>
      <w:marRight w:val="0"/>
      <w:marTop w:val="0"/>
      <w:marBottom w:val="0"/>
      <w:divBdr>
        <w:top w:val="none" w:sz="0" w:space="0" w:color="auto"/>
        <w:left w:val="none" w:sz="0" w:space="0" w:color="auto"/>
        <w:bottom w:val="none" w:sz="0" w:space="0" w:color="auto"/>
        <w:right w:val="none" w:sz="0" w:space="0" w:color="auto"/>
      </w:divBdr>
    </w:div>
    <w:div w:id="1766875898">
      <w:bodyDiv w:val="1"/>
      <w:marLeft w:val="0"/>
      <w:marRight w:val="0"/>
      <w:marTop w:val="0"/>
      <w:marBottom w:val="0"/>
      <w:divBdr>
        <w:top w:val="none" w:sz="0" w:space="0" w:color="auto"/>
        <w:left w:val="none" w:sz="0" w:space="0" w:color="auto"/>
        <w:bottom w:val="none" w:sz="0" w:space="0" w:color="auto"/>
        <w:right w:val="none" w:sz="0" w:space="0" w:color="auto"/>
      </w:divBdr>
    </w:div>
    <w:div w:id="1767262362">
      <w:bodyDiv w:val="1"/>
      <w:marLeft w:val="0"/>
      <w:marRight w:val="0"/>
      <w:marTop w:val="0"/>
      <w:marBottom w:val="0"/>
      <w:divBdr>
        <w:top w:val="none" w:sz="0" w:space="0" w:color="auto"/>
        <w:left w:val="none" w:sz="0" w:space="0" w:color="auto"/>
        <w:bottom w:val="none" w:sz="0" w:space="0" w:color="auto"/>
        <w:right w:val="none" w:sz="0" w:space="0" w:color="auto"/>
      </w:divBdr>
    </w:div>
    <w:div w:id="1767922833">
      <w:bodyDiv w:val="1"/>
      <w:marLeft w:val="0"/>
      <w:marRight w:val="0"/>
      <w:marTop w:val="0"/>
      <w:marBottom w:val="0"/>
      <w:divBdr>
        <w:top w:val="none" w:sz="0" w:space="0" w:color="auto"/>
        <w:left w:val="none" w:sz="0" w:space="0" w:color="auto"/>
        <w:bottom w:val="none" w:sz="0" w:space="0" w:color="auto"/>
        <w:right w:val="none" w:sz="0" w:space="0" w:color="auto"/>
      </w:divBdr>
    </w:div>
    <w:div w:id="1768842827">
      <w:bodyDiv w:val="1"/>
      <w:marLeft w:val="0"/>
      <w:marRight w:val="0"/>
      <w:marTop w:val="0"/>
      <w:marBottom w:val="0"/>
      <w:divBdr>
        <w:top w:val="none" w:sz="0" w:space="0" w:color="auto"/>
        <w:left w:val="none" w:sz="0" w:space="0" w:color="auto"/>
        <w:bottom w:val="none" w:sz="0" w:space="0" w:color="auto"/>
        <w:right w:val="none" w:sz="0" w:space="0" w:color="auto"/>
      </w:divBdr>
    </w:div>
    <w:div w:id="1769151478">
      <w:bodyDiv w:val="1"/>
      <w:marLeft w:val="0"/>
      <w:marRight w:val="0"/>
      <w:marTop w:val="0"/>
      <w:marBottom w:val="0"/>
      <w:divBdr>
        <w:top w:val="none" w:sz="0" w:space="0" w:color="auto"/>
        <w:left w:val="none" w:sz="0" w:space="0" w:color="auto"/>
        <w:bottom w:val="none" w:sz="0" w:space="0" w:color="auto"/>
        <w:right w:val="none" w:sz="0" w:space="0" w:color="auto"/>
      </w:divBdr>
    </w:div>
    <w:div w:id="1769151611">
      <w:bodyDiv w:val="1"/>
      <w:marLeft w:val="0"/>
      <w:marRight w:val="0"/>
      <w:marTop w:val="0"/>
      <w:marBottom w:val="0"/>
      <w:divBdr>
        <w:top w:val="none" w:sz="0" w:space="0" w:color="auto"/>
        <w:left w:val="none" w:sz="0" w:space="0" w:color="auto"/>
        <w:bottom w:val="none" w:sz="0" w:space="0" w:color="auto"/>
        <w:right w:val="none" w:sz="0" w:space="0" w:color="auto"/>
      </w:divBdr>
    </w:div>
    <w:div w:id="1771316670">
      <w:bodyDiv w:val="1"/>
      <w:marLeft w:val="0"/>
      <w:marRight w:val="0"/>
      <w:marTop w:val="0"/>
      <w:marBottom w:val="0"/>
      <w:divBdr>
        <w:top w:val="none" w:sz="0" w:space="0" w:color="auto"/>
        <w:left w:val="none" w:sz="0" w:space="0" w:color="auto"/>
        <w:bottom w:val="none" w:sz="0" w:space="0" w:color="auto"/>
        <w:right w:val="none" w:sz="0" w:space="0" w:color="auto"/>
      </w:divBdr>
    </w:div>
    <w:div w:id="1771898237">
      <w:bodyDiv w:val="1"/>
      <w:marLeft w:val="0"/>
      <w:marRight w:val="0"/>
      <w:marTop w:val="0"/>
      <w:marBottom w:val="0"/>
      <w:divBdr>
        <w:top w:val="none" w:sz="0" w:space="0" w:color="auto"/>
        <w:left w:val="none" w:sz="0" w:space="0" w:color="auto"/>
        <w:bottom w:val="none" w:sz="0" w:space="0" w:color="auto"/>
        <w:right w:val="none" w:sz="0" w:space="0" w:color="auto"/>
      </w:divBdr>
    </w:div>
    <w:div w:id="1772167145">
      <w:bodyDiv w:val="1"/>
      <w:marLeft w:val="0"/>
      <w:marRight w:val="0"/>
      <w:marTop w:val="0"/>
      <w:marBottom w:val="0"/>
      <w:divBdr>
        <w:top w:val="none" w:sz="0" w:space="0" w:color="auto"/>
        <w:left w:val="none" w:sz="0" w:space="0" w:color="auto"/>
        <w:bottom w:val="none" w:sz="0" w:space="0" w:color="auto"/>
        <w:right w:val="none" w:sz="0" w:space="0" w:color="auto"/>
      </w:divBdr>
    </w:div>
    <w:div w:id="1772581747">
      <w:bodyDiv w:val="1"/>
      <w:marLeft w:val="0"/>
      <w:marRight w:val="0"/>
      <w:marTop w:val="0"/>
      <w:marBottom w:val="0"/>
      <w:divBdr>
        <w:top w:val="none" w:sz="0" w:space="0" w:color="auto"/>
        <w:left w:val="none" w:sz="0" w:space="0" w:color="auto"/>
        <w:bottom w:val="none" w:sz="0" w:space="0" w:color="auto"/>
        <w:right w:val="none" w:sz="0" w:space="0" w:color="auto"/>
      </w:divBdr>
    </w:div>
    <w:div w:id="1772699031">
      <w:bodyDiv w:val="1"/>
      <w:marLeft w:val="0"/>
      <w:marRight w:val="0"/>
      <w:marTop w:val="0"/>
      <w:marBottom w:val="0"/>
      <w:divBdr>
        <w:top w:val="none" w:sz="0" w:space="0" w:color="auto"/>
        <w:left w:val="none" w:sz="0" w:space="0" w:color="auto"/>
        <w:bottom w:val="none" w:sz="0" w:space="0" w:color="auto"/>
        <w:right w:val="none" w:sz="0" w:space="0" w:color="auto"/>
      </w:divBdr>
    </w:div>
    <w:div w:id="1775664120">
      <w:bodyDiv w:val="1"/>
      <w:marLeft w:val="0"/>
      <w:marRight w:val="0"/>
      <w:marTop w:val="0"/>
      <w:marBottom w:val="0"/>
      <w:divBdr>
        <w:top w:val="none" w:sz="0" w:space="0" w:color="auto"/>
        <w:left w:val="none" w:sz="0" w:space="0" w:color="auto"/>
        <w:bottom w:val="none" w:sz="0" w:space="0" w:color="auto"/>
        <w:right w:val="none" w:sz="0" w:space="0" w:color="auto"/>
      </w:divBdr>
    </w:div>
    <w:div w:id="1776484567">
      <w:bodyDiv w:val="1"/>
      <w:marLeft w:val="0"/>
      <w:marRight w:val="0"/>
      <w:marTop w:val="0"/>
      <w:marBottom w:val="0"/>
      <w:divBdr>
        <w:top w:val="none" w:sz="0" w:space="0" w:color="auto"/>
        <w:left w:val="none" w:sz="0" w:space="0" w:color="auto"/>
        <w:bottom w:val="none" w:sz="0" w:space="0" w:color="auto"/>
        <w:right w:val="none" w:sz="0" w:space="0" w:color="auto"/>
      </w:divBdr>
    </w:div>
    <w:div w:id="1776516995">
      <w:bodyDiv w:val="1"/>
      <w:marLeft w:val="0"/>
      <w:marRight w:val="0"/>
      <w:marTop w:val="0"/>
      <w:marBottom w:val="0"/>
      <w:divBdr>
        <w:top w:val="none" w:sz="0" w:space="0" w:color="auto"/>
        <w:left w:val="none" w:sz="0" w:space="0" w:color="auto"/>
        <w:bottom w:val="none" w:sz="0" w:space="0" w:color="auto"/>
        <w:right w:val="none" w:sz="0" w:space="0" w:color="auto"/>
      </w:divBdr>
    </w:div>
    <w:div w:id="1776829916">
      <w:bodyDiv w:val="1"/>
      <w:marLeft w:val="0"/>
      <w:marRight w:val="0"/>
      <w:marTop w:val="0"/>
      <w:marBottom w:val="0"/>
      <w:divBdr>
        <w:top w:val="none" w:sz="0" w:space="0" w:color="auto"/>
        <w:left w:val="none" w:sz="0" w:space="0" w:color="auto"/>
        <w:bottom w:val="none" w:sz="0" w:space="0" w:color="auto"/>
        <w:right w:val="none" w:sz="0" w:space="0" w:color="auto"/>
      </w:divBdr>
    </w:div>
    <w:div w:id="1777020170">
      <w:bodyDiv w:val="1"/>
      <w:marLeft w:val="0"/>
      <w:marRight w:val="0"/>
      <w:marTop w:val="0"/>
      <w:marBottom w:val="0"/>
      <w:divBdr>
        <w:top w:val="none" w:sz="0" w:space="0" w:color="auto"/>
        <w:left w:val="none" w:sz="0" w:space="0" w:color="auto"/>
        <w:bottom w:val="none" w:sz="0" w:space="0" w:color="auto"/>
        <w:right w:val="none" w:sz="0" w:space="0" w:color="auto"/>
      </w:divBdr>
    </w:div>
    <w:div w:id="1777559429">
      <w:bodyDiv w:val="1"/>
      <w:marLeft w:val="0"/>
      <w:marRight w:val="0"/>
      <w:marTop w:val="0"/>
      <w:marBottom w:val="0"/>
      <w:divBdr>
        <w:top w:val="none" w:sz="0" w:space="0" w:color="auto"/>
        <w:left w:val="none" w:sz="0" w:space="0" w:color="auto"/>
        <w:bottom w:val="none" w:sz="0" w:space="0" w:color="auto"/>
        <w:right w:val="none" w:sz="0" w:space="0" w:color="auto"/>
      </w:divBdr>
    </w:div>
    <w:div w:id="1777750450">
      <w:bodyDiv w:val="1"/>
      <w:marLeft w:val="0"/>
      <w:marRight w:val="0"/>
      <w:marTop w:val="0"/>
      <w:marBottom w:val="0"/>
      <w:divBdr>
        <w:top w:val="none" w:sz="0" w:space="0" w:color="auto"/>
        <w:left w:val="none" w:sz="0" w:space="0" w:color="auto"/>
        <w:bottom w:val="none" w:sz="0" w:space="0" w:color="auto"/>
        <w:right w:val="none" w:sz="0" w:space="0" w:color="auto"/>
      </w:divBdr>
    </w:div>
    <w:div w:id="1777753422">
      <w:bodyDiv w:val="1"/>
      <w:marLeft w:val="0"/>
      <w:marRight w:val="0"/>
      <w:marTop w:val="0"/>
      <w:marBottom w:val="0"/>
      <w:divBdr>
        <w:top w:val="none" w:sz="0" w:space="0" w:color="auto"/>
        <w:left w:val="none" w:sz="0" w:space="0" w:color="auto"/>
        <w:bottom w:val="none" w:sz="0" w:space="0" w:color="auto"/>
        <w:right w:val="none" w:sz="0" w:space="0" w:color="auto"/>
      </w:divBdr>
    </w:div>
    <w:div w:id="1778058294">
      <w:bodyDiv w:val="1"/>
      <w:marLeft w:val="0"/>
      <w:marRight w:val="0"/>
      <w:marTop w:val="0"/>
      <w:marBottom w:val="0"/>
      <w:divBdr>
        <w:top w:val="none" w:sz="0" w:space="0" w:color="auto"/>
        <w:left w:val="none" w:sz="0" w:space="0" w:color="auto"/>
        <w:bottom w:val="none" w:sz="0" w:space="0" w:color="auto"/>
        <w:right w:val="none" w:sz="0" w:space="0" w:color="auto"/>
      </w:divBdr>
    </w:div>
    <w:div w:id="1778328530">
      <w:bodyDiv w:val="1"/>
      <w:marLeft w:val="0"/>
      <w:marRight w:val="0"/>
      <w:marTop w:val="0"/>
      <w:marBottom w:val="0"/>
      <w:divBdr>
        <w:top w:val="none" w:sz="0" w:space="0" w:color="auto"/>
        <w:left w:val="none" w:sz="0" w:space="0" w:color="auto"/>
        <w:bottom w:val="none" w:sz="0" w:space="0" w:color="auto"/>
        <w:right w:val="none" w:sz="0" w:space="0" w:color="auto"/>
      </w:divBdr>
    </w:div>
    <w:div w:id="1779524745">
      <w:bodyDiv w:val="1"/>
      <w:marLeft w:val="0"/>
      <w:marRight w:val="0"/>
      <w:marTop w:val="0"/>
      <w:marBottom w:val="0"/>
      <w:divBdr>
        <w:top w:val="none" w:sz="0" w:space="0" w:color="auto"/>
        <w:left w:val="none" w:sz="0" w:space="0" w:color="auto"/>
        <w:bottom w:val="none" w:sz="0" w:space="0" w:color="auto"/>
        <w:right w:val="none" w:sz="0" w:space="0" w:color="auto"/>
      </w:divBdr>
    </w:div>
    <w:div w:id="1779793691">
      <w:bodyDiv w:val="1"/>
      <w:marLeft w:val="0"/>
      <w:marRight w:val="0"/>
      <w:marTop w:val="0"/>
      <w:marBottom w:val="0"/>
      <w:divBdr>
        <w:top w:val="none" w:sz="0" w:space="0" w:color="auto"/>
        <w:left w:val="none" w:sz="0" w:space="0" w:color="auto"/>
        <w:bottom w:val="none" w:sz="0" w:space="0" w:color="auto"/>
        <w:right w:val="none" w:sz="0" w:space="0" w:color="auto"/>
      </w:divBdr>
    </w:div>
    <w:div w:id="1781101412">
      <w:bodyDiv w:val="1"/>
      <w:marLeft w:val="0"/>
      <w:marRight w:val="0"/>
      <w:marTop w:val="0"/>
      <w:marBottom w:val="0"/>
      <w:divBdr>
        <w:top w:val="none" w:sz="0" w:space="0" w:color="auto"/>
        <w:left w:val="none" w:sz="0" w:space="0" w:color="auto"/>
        <w:bottom w:val="none" w:sz="0" w:space="0" w:color="auto"/>
        <w:right w:val="none" w:sz="0" w:space="0" w:color="auto"/>
      </w:divBdr>
    </w:div>
    <w:div w:id="1781410097">
      <w:bodyDiv w:val="1"/>
      <w:marLeft w:val="0"/>
      <w:marRight w:val="0"/>
      <w:marTop w:val="0"/>
      <w:marBottom w:val="0"/>
      <w:divBdr>
        <w:top w:val="none" w:sz="0" w:space="0" w:color="auto"/>
        <w:left w:val="none" w:sz="0" w:space="0" w:color="auto"/>
        <w:bottom w:val="none" w:sz="0" w:space="0" w:color="auto"/>
        <w:right w:val="none" w:sz="0" w:space="0" w:color="auto"/>
      </w:divBdr>
    </w:div>
    <w:div w:id="1781678852">
      <w:bodyDiv w:val="1"/>
      <w:marLeft w:val="0"/>
      <w:marRight w:val="0"/>
      <w:marTop w:val="0"/>
      <w:marBottom w:val="0"/>
      <w:divBdr>
        <w:top w:val="none" w:sz="0" w:space="0" w:color="auto"/>
        <w:left w:val="none" w:sz="0" w:space="0" w:color="auto"/>
        <w:bottom w:val="none" w:sz="0" w:space="0" w:color="auto"/>
        <w:right w:val="none" w:sz="0" w:space="0" w:color="auto"/>
      </w:divBdr>
    </w:div>
    <w:div w:id="1786804190">
      <w:bodyDiv w:val="1"/>
      <w:marLeft w:val="0"/>
      <w:marRight w:val="0"/>
      <w:marTop w:val="0"/>
      <w:marBottom w:val="0"/>
      <w:divBdr>
        <w:top w:val="none" w:sz="0" w:space="0" w:color="auto"/>
        <w:left w:val="none" w:sz="0" w:space="0" w:color="auto"/>
        <w:bottom w:val="none" w:sz="0" w:space="0" w:color="auto"/>
        <w:right w:val="none" w:sz="0" w:space="0" w:color="auto"/>
      </w:divBdr>
    </w:div>
    <w:div w:id="1786919533">
      <w:bodyDiv w:val="1"/>
      <w:marLeft w:val="0"/>
      <w:marRight w:val="0"/>
      <w:marTop w:val="0"/>
      <w:marBottom w:val="0"/>
      <w:divBdr>
        <w:top w:val="none" w:sz="0" w:space="0" w:color="auto"/>
        <w:left w:val="none" w:sz="0" w:space="0" w:color="auto"/>
        <w:bottom w:val="none" w:sz="0" w:space="0" w:color="auto"/>
        <w:right w:val="none" w:sz="0" w:space="0" w:color="auto"/>
      </w:divBdr>
    </w:div>
    <w:div w:id="1787388984">
      <w:bodyDiv w:val="1"/>
      <w:marLeft w:val="0"/>
      <w:marRight w:val="0"/>
      <w:marTop w:val="0"/>
      <w:marBottom w:val="0"/>
      <w:divBdr>
        <w:top w:val="none" w:sz="0" w:space="0" w:color="auto"/>
        <w:left w:val="none" w:sz="0" w:space="0" w:color="auto"/>
        <w:bottom w:val="none" w:sz="0" w:space="0" w:color="auto"/>
        <w:right w:val="none" w:sz="0" w:space="0" w:color="auto"/>
      </w:divBdr>
    </w:div>
    <w:div w:id="1788693354">
      <w:bodyDiv w:val="1"/>
      <w:marLeft w:val="0"/>
      <w:marRight w:val="0"/>
      <w:marTop w:val="0"/>
      <w:marBottom w:val="0"/>
      <w:divBdr>
        <w:top w:val="none" w:sz="0" w:space="0" w:color="auto"/>
        <w:left w:val="none" w:sz="0" w:space="0" w:color="auto"/>
        <w:bottom w:val="none" w:sz="0" w:space="0" w:color="auto"/>
        <w:right w:val="none" w:sz="0" w:space="0" w:color="auto"/>
      </w:divBdr>
    </w:div>
    <w:div w:id="1788693796">
      <w:bodyDiv w:val="1"/>
      <w:marLeft w:val="0"/>
      <w:marRight w:val="0"/>
      <w:marTop w:val="0"/>
      <w:marBottom w:val="0"/>
      <w:divBdr>
        <w:top w:val="none" w:sz="0" w:space="0" w:color="auto"/>
        <w:left w:val="none" w:sz="0" w:space="0" w:color="auto"/>
        <w:bottom w:val="none" w:sz="0" w:space="0" w:color="auto"/>
        <w:right w:val="none" w:sz="0" w:space="0" w:color="auto"/>
      </w:divBdr>
    </w:div>
    <w:div w:id="1790270924">
      <w:bodyDiv w:val="1"/>
      <w:marLeft w:val="0"/>
      <w:marRight w:val="0"/>
      <w:marTop w:val="0"/>
      <w:marBottom w:val="0"/>
      <w:divBdr>
        <w:top w:val="none" w:sz="0" w:space="0" w:color="auto"/>
        <w:left w:val="none" w:sz="0" w:space="0" w:color="auto"/>
        <w:bottom w:val="none" w:sz="0" w:space="0" w:color="auto"/>
        <w:right w:val="none" w:sz="0" w:space="0" w:color="auto"/>
      </w:divBdr>
    </w:div>
    <w:div w:id="1790396420">
      <w:bodyDiv w:val="1"/>
      <w:marLeft w:val="0"/>
      <w:marRight w:val="0"/>
      <w:marTop w:val="0"/>
      <w:marBottom w:val="0"/>
      <w:divBdr>
        <w:top w:val="none" w:sz="0" w:space="0" w:color="auto"/>
        <w:left w:val="none" w:sz="0" w:space="0" w:color="auto"/>
        <w:bottom w:val="none" w:sz="0" w:space="0" w:color="auto"/>
        <w:right w:val="none" w:sz="0" w:space="0" w:color="auto"/>
      </w:divBdr>
    </w:div>
    <w:div w:id="1790932754">
      <w:bodyDiv w:val="1"/>
      <w:marLeft w:val="0"/>
      <w:marRight w:val="0"/>
      <w:marTop w:val="0"/>
      <w:marBottom w:val="0"/>
      <w:divBdr>
        <w:top w:val="none" w:sz="0" w:space="0" w:color="auto"/>
        <w:left w:val="none" w:sz="0" w:space="0" w:color="auto"/>
        <w:bottom w:val="none" w:sz="0" w:space="0" w:color="auto"/>
        <w:right w:val="none" w:sz="0" w:space="0" w:color="auto"/>
      </w:divBdr>
    </w:div>
    <w:div w:id="1792239565">
      <w:bodyDiv w:val="1"/>
      <w:marLeft w:val="0"/>
      <w:marRight w:val="0"/>
      <w:marTop w:val="0"/>
      <w:marBottom w:val="0"/>
      <w:divBdr>
        <w:top w:val="none" w:sz="0" w:space="0" w:color="auto"/>
        <w:left w:val="none" w:sz="0" w:space="0" w:color="auto"/>
        <w:bottom w:val="none" w:sz="0" w:space="0" w:color="auto"/>
        <w:right w:val="none" w:sz="0" w:space="0" w:color="auto"/>
      </w:divBdr>
    </w:div>
    <w:div w:id="1792480613">
      <w:bodyDiv w:val="1"/>
      <w:marLeft w:val="0"/>
      <w:marRight w:val="0"/>
      <w:marTop w:val="0"/>
      <w:marBottom w:val="0"/>
      <w:divBdr>
        <w:top w:val="none" w:sz="0" w:space="0" w:color="auto"/>
        <w:left w:val="none" w:sz="0" w:space="0" w:color="auto"/>
        <w:bottom w:val="none" w:sz="0" w:space="0" w:color="auto"/>
        <w:right w:val="none" w:sz="0" w:space="0" w:color="auto"/>
      </w:divBdr>
    </w:div>
    <w:div w:id="1796411554">
      <w:bodyDiv w:val="1"/>
      <w:marLeft w:val="0"/>
      <w:marRight w:val="0"/>
      <w:marTop w:val="0"/>
      <w:marBottom w:val="0"/>
      <w:divBdr>
        <w:top w:val="none" w:sz="0" w:space="0" w:color="auto"/>
        <w:left w:val="none" w:sz="0" w:space="0" w:color="auto"/>
        <w:bottom w:val="none" w:sz="0" w:space="0" w:color="auto"/>
        <w:right w:val="none" w:sz="0" w:space="0" w:color="auto"/>
      </w:divBdr>
    </w:div>
    <w:div w:id="1800105480">
      <w:bodyDiv w:val="1"/>
      <w:marLeft w:val="0"/>
      <w:marRight w:val="0"/>
      <w:marTop w:val="0"/>
      <w:marBottom w:val="0"/>
      <w:divBdr>
        <w:top w:val="none" w:sz="0" w:space="0" w:color="auto"/>
        <w:left w:val="none" w:sz="0" w:space="0" w:color="auto"/>
        <w:bottom w:val="none" w:sz="0" w:space="0" w:color="auto"/>
        <w:right w:val="none" w:sz="0" w:space="0" w:color="auto"/>
      </w:divBdr>
    </w:div>
    <w:div w:id="1801222378">
      <w:bodyDiv w:val="1"/>
      <w:marLeft w:val="0"/>
      <w:marRight w:val="0"/>
      <w:marTop w:val="0"/>
      <w:marBottom w:val="0"/>
      <w:divBdr>
        <w:top w:val="none" w:sz="0" w:space="0" w:color="auto"/>
        <w:left w:val="none" w:sz="0" w:space="0" w:color="auto"/>
        <w:bottom w:val="none" w:sz="0" w:space="0" w:color="auto"/>
        <w:right w:val="none" w:sz="0" w:space="0" w:color="auto"/>
      </w:divBdr>
    </w:div>
    <w:div w:id="1801728150">
      <w:bodyDiv w:val="1"/>
      <w:marLeft w:val="0"/>
      <w:marRight w:val="0"/>
      <w:marTop w:val="0"/>
      <w:marBottom w:val="0"/>
      <w:divBdr>
        <w:top w:val="none" w:sz="0" w:space="0" w:color="auto"/>
        <w:left w:val="none" w:sz="0" w:space="0" w:color="auto"/>
        <w:bottom w:val="none" w:sz="0" w:space="0" w:color="auto"/>
        <w:right w:val="none" w:sz="0" w:space="0" w:color="auto"/>
      </w:divBdr>
    </w:div>
    <w:div w:id="1802334617">
      <w:bodyDiv w:val="1"/>
      <w:marLeft w:val="0"/>
      <w:marRight w:val="0"/>
      <w:marTop w:val="0"/>
      <w:marBottom w:val="0"/>
      <w:divBdr>
        <w:top w:val="none" w:sz="0" w:space="0" w:color="auto"/>
        <w:left w:val="none" w:sz="0" w:space="0" w:color="auto"/>
        <w:bottom w:val="none" w:sz="0" w:space="0" w:color="auto"/>
        <w:right w:val="none" w:sz="0" w:space="0" w:color="auto"/>
      </w:divBdr>
    </w:div>
    <w:div w:id="1802771574">
      <w:bodyDiv w:val="1"/>
      <w:marLeft w:val="0"/>
      <w:marRight w:val="0"/>
      <w:marTop w:val="0"/>
      <w:marBottom w:val="0"/>
      <w:divBdr>
        <w:top w:val="none" w:sz="0" w:space="0" w:color="auto"/>
        <w:left w:val="none" w:sz="0" w:space="0" w:color="auto"/>
        <w:bottom w:val="none" w:sz="0" w:space="0" w:color="auto"/>
        <w:right w:val="none" w:sz="0" w:space="0" w:color="auto"/>
      </w:divBdr>
    </w:div>
    <w:div w:id="1804276141">
      <w:bodyDiv w:val="1"/>
      <w:marLeft w:val="0"/>
      <w:marRight w:val="0"/>
      <w:marTop w:val="0"/>
      <w:marBottom w:val="0"/>
      <w:divBdr>
        <w:top w:val="none" w:sz="0" w:space="0" w:color="auto"/>
        <w:left w:val="none" w:sz="0" w:space="0" w:color="auto"/>
        <w:bottom w:val="none" w:sz="0" w:space="0" w:color="auto"/>
        <w:right w:val="none" w:sz="0" w:space="0" w:color="auto"/>
      </w:divBdr>
    </w:div>
    <w:div w:id="1805610902">
      <w:bodyDiv w:val="1"/>
      <w:marLeft w:val="0"/>
      <w:marRight w:val="0"/>
      <w:marTop w:val="0"/>
      <w:marBottom w:val="0"/>
      <w:divBdr>
        <w:top w:val="none" w:sz="0" w:space="0" w:color="auto"/>
        <w:left w:val="none" w:sz="0" w:space="0" w:color="auto"/>
        <w:bottom w:val="none" w:sz="0" w:space="0" w:color="auto"/>
        <w:right w:val="none" w:sz="0" w:space="0" w:color="auto"/>
      </w:divBdr>
    </w:div>
    <w:div w:id="1806661692">
      <w:bodyDiv w:val="1"/>
      <w:marLeft w:val="0"/>
      <w:marRight w:val="0"/>
      <w:marTop w:val="0"/>
      <w:marBottom w:val="0"/>
      <w:divBdr>
        <w:top w:val="none" w:sz="0" w:space="0" w:color="auto"/>
        <w:left w:val="none" w:sz="0" w:space="0" w:color="auto"/>
        <w:bottom w:val="none" w:sz="0" w:space="0" w:color="auto"/>
        <w:right w:val="none" w:sz="0" w:space="0" w:color="auto"/>
      </w:divBdr>
    </w:div>
    <w:div w:id="1806774129">
      <w:bodyDiv w:val="1"/>
      <w:marLeft w:val="0"/>
      <w:marRight w:val="0"/>
      <w:marTop w:val="0"/>
      <w:marBottom w:val="0"/>
      <w:divBdr>
        <w:top w:val="none" w:sz="0" w:space="0" w:color="auto"/>
        <w:left w:val="none" w:sz="0" w:space="0" w:color="auto"/>
        <w:bottom w:val="none" w:sz="0" w:space="0" w:color="auto"/>
        <w:right w:val="none" w:sz="0" w:space="0" w:color="auto"/>
      </w:divBdr>
    </w:div>
    <w:div w:id="1807238364">
      <w:bodyDiv w:val="1"/>
      <w:marLeft w:val="0"/>
      <w:marRight w:val="0"/>
      <w:marTop w:val="0"/>
      <w:marBottom w:val="0"/>
      <w:divBdr>
        <w:top w:val="none" w:sz="0" w:space="0" w:color="auto"/>
        <w:left w:val="none" w:sz="0" w:space="0" w:color="auto"/>
        <w:bottom w:val="none" w:sz="0" w:space="0" w:color="auto"/>
        <w:right w:val="none" w:sz="0" w:space="0" w:color="auto"/>
      </w:divBdr>
    </w:div>
    <w:div w:id="1808425624">
      <w:bodyDiv w:val="1"/>
      <w:marLeft w:val="0"/>
      <w:marRight w:val="0"/>
      <w:marTop w:val="0"/>
      <w:marBottom w:val="0"/>
      <w:divBdr>
        <w:top w:val="none" w:sz="0" w:space="0" w:color="auto"/>
        <w:left w:val="none" w:sz="0" w:space="0" w:color="auto"/>
        <w:bottom w:val="none" w:sz="0" w:space="0" w:color="auto"/>
        <w:right w:val="none" w:sz="0" w:space="0" w:color="auto"/>
      </w:divBdr>
    </w:div>
    <w:div w:id="1808664107">
      <w:bodyDiv w:val="1"/>
      <w:marLeft w:val="0"/>
      <w:marRight w:val="0"/>
      <w:marTop w:val="0"/>
      <w:marBottom w:val="0"/>
      <w:divBdr>
        <w:top w:val="none" w:sz="0" w:space="0" w:color="auto"/>
        <w:left w:val="none" w:sz="0" w:space="0" w:color="auto"/>
        <w:bottom w:val="none" w:sz="0" w:space="0" w:color="auto"/>
        <w:right w:val="none" w:sz="0" w:space="0" w:color="auto"/>
      </w:divBdr>
    </w:div>
    <w:div w:id="1808665242">
      <w:bodyDiv w:val="1"/>
      <w:marLeft w:val="0"/>
      <w:marRight w:val="0"/>
      <w:marTop w:val="0"/>
      <w:marBottom w:val="0"/>
      <w:divBdr>
        <w:top w:val="none" w:sz="0" w:space="0" w:color="auto"/>
        <w:left w:val="none" w:sz="0" w:space="0" w:color="auto"/>
        <w:bottom w:val="none" w:sz="0" w:space="0" w:color="auto"/>
        <w:right w:val="none" w:sz="0" w:space="0" w:color="auto"/>
      </w:divBdr>
    </w:div>
    <w:div w:id="1810315669">
      <w:bodyDiv w:val="1"/>
      <w:marLeft w:val="0"/>
      <w:marRight w:val="0"/>
      <w:marTop w:val="0"/>
      <w:marBottom w:val="0"/>
      <w:divBdr>
        <w:top w:val="none" w:sz="0" w:space="0" w:color="auto"/>
        <w:left w:val="none" w:sz="0" w:space="0" w:color="auto"/>
        <w:bottom w:val="none" w:sz="0" w:space="0" w:color="auto"/>
        <w:right w:val="none" w:sz="0" w:space="0" w:color="auto"/>
      </w:divBdr>
    </w:div>
    <w:div w:id="1810393590">
      <w:bodyDiv w:val="1"/>
      <w:marLeft w:val="0"/>
      <w:marRight w:val="0"/>
      <w:marTop w:val="0"/>
      <w:marBottom w:val="0"/>
      <w:divBdr>
        <w:top w:val="none" w:sz="0" w:space="0" w:color="auto"/>
        <w:left w:val="none" w:sz="0" w:space="0" w:color="auto"/>
        <w:bottom w:val="none" w:sz="0" w:space="0" w:color="auto"/>
        <w:right w:val="none" w:sz="0" w:space="0" w:color="auto"/>
      </w:divBdr>
    </w:div>
    <w:div w:id="1812938417">
      <w:bodyDiv w:val="1"/>
      <w:marLeft w:val="0"/>
      <w:marRight w:val="0"/>
      <w:marTop w:val="0"/>
      <w:marBottom w:val="0"/>
      <w:divBdr>
        <w:top w:val="none" w:sz="0" w:space="0" w:color="auto"/>
        <w:left w:val="none" w:sz="0" w:space="0" w:color="auto"/>
        <w:bottom w:val="none" w:sz="0" w:space="0" w:color="auto"/>
        <w:right w:val="none" w:sz="0" w:space="0" w:color="auto"/>
      </w:divBdr>
    </w:div>
    <w:div w:id="1813256534">
      <w:bodyDiv w:val="1"/>
      <w:marLeft w:val="0"/>
      <w:marRight w:val="0"/>
      <w:marTop w:val="0"/>
      <w:marBottom w:val="0"/>
      <w:divBdr>
        <w:top w:val="none" w:sz="0" w:space="0" w:color="auto"/>
        <w:left w:val="none" w:sz="0" w:space="0" w:color="auto"/>
        <w:bottom w:val="none" w:sz="0" w:space="0" w:color="auto"/>
        <w:right w:val="none" w:sz="0" w:space="0" w:color="auto"/>
      </w:divBdr>
    </w:div>
    <w:div w:id="1814710558">
      <w:bodyDiv w:val="1"/>
      <w:marLeft w:val="0"/>
      <w:marRight w:val="0"/>
      <w:marTop w:val="0"/>
      <w:marBottom w:val="0"/>
      <w:divBdr>
        <w:top w:val="none" w:sz="0" w:space="0" w:color="auto"/>
        <w:left w:val="none" w:sz="0" w:space="0" w:color="auto"/>
        <w:bottom w:val="none" w:sz="0" w:space="0" w:color="auto"/>
        <w:right w:val="none" w:sz="0" w:space="0" w:color="auto"/>
      </w:divBdr>
    </w:div>
    <w:div w:id="1815484021">
      <w:bodyDiv w:val="1"/>
      <w:marLeft w:val="0"/>
      <w:marRight w:val="0"/>
      <w:marTop w:val="0"/>
      <w:marBottom w:val="0"/>
      <w:divBdr>
        <w:top w:val="none" w:sz="0" w:space="0" w:color="auto"/>
        <w:left w:val="none" w:sz="0" w:space="0" w:color="auto"/>
        <w:bottom w:val="none" w:sz="0" w:space="0" w:color="auto"/>
        <w:right w:val="none" w:sz="0" w:space="0" w:color="auto"/>
      </w:divBdr>
    </w:div>
    <w:div w:id="1815563992">
      <w:bodyDiv w:val="1"/>
      <w:marLeft w:val="0"/>
      <w:marRight w:val="0"/>
      <w:marTop w:val="0"/>
      <w:marBottom w:val="0"/>
      <w:divBdr>
        <w:top w:val="none" w:sz="0" w:space="0" w:color="auto"/>
        <w:left w:val="none" w:sz="0" w:space="0" w:color="auto"/>
        <w:bottom w:val="none" w:sz="0" w:space="0" w:color="auto"/>
        <w:right w:val="none" w:sz="0" w:space="0" w:color="auto"/>
      </w:divBdr>
    </w:div>
    <w:div w:id="1816600354">
      <w:bodyDiv w:val="1"/>
      <w:marLeft w:val="0"/>
      <w:marRight w:val="0"/>
      <w:marTop w:val="0"/>
      <w:marBottom w:val="0"/>
      <w:divBdr>
        <w:top w:val="none" w:sz="0" w:space="0" w:color="auto"/>
        <w:left w:val="none" w:sz="0" w:space="0" w:color="auto"/>
        <w:bottom w:val="none" w:sz="0" w:space="0" w:color="auto"/>
        <w:right w:val="none" w:sz="0" w:space="0" w:color="auto"/>
      </w:divBdr>
    </w:div>
    <w:div w:id="1819110707">
      <w:bodyDiv w:val="1"/>
      <w:marLeft w:val="0"/>
      <w:marRight w:val="0"/>
      <w:marTop w:val="0"/>
      <w:marBottom w:val="0"/>
      <w:divBdr>
        <w:top w:val="none" w:sz="0" w:space="0" w:color="auto"/>
        <w:left w:val="none" w:sz="0" w:space="0" w:color="auto"/>
        <w:bottom w:val="none" w:sz="0" w:space="0" w:color="auto"/>
        <w:right w:val="none" w:sz="0" w:space="0" w:color="auto"/>
      </w:divBdr>
      <w:divsChild>
        <w:div w:id="1932274100">
          <w:marLeft w:val="0"/>
          <w:marRight w:val="0"/>
          <w:marTop w:val="0"/>
          <w:marBottom w:val="0"/>
          <w:divBdr>
            <w:top w:val="none" w:sz="0" w:space="0" w:color="auto"/>
            <w:left w:val="none" w:sz="0" w:space="0" w:color="auto"/>
            <w:bottom w:val="none" w:sz="0" w:space="0" w:color="auto"/>
            <w:right w:val="none" w:sz="0" w:space="0" w:color="auto"/>
          </w:divBdr>
        </w:div>
        <w:div w:id="89007695">
          <w:marLeft w:val="0"/>
          <w:marRight w:val="0"/>
          <w:marTop w:val="0"/>
          <w:marBottom w:val="0"/>
          <w:divBdr>
            <w:top w:val="none" w:sz="0" w:space="0" w:color="auto"/>
            <w:left w:val="none" w:sz="0" w:space="0" w:color="auto"/>
            <w:bottom w:val="none" w:sz="0" w:space="0" w:color="auto"/>
            <w:right w:val="none" w:sz="0" w:space="0" w:color="auto"/>
          </w:divBdr>
        </w:div>
        <w:div w:id="631130173">
          <w:marLeft w:val="0"/>
          <w:marRight w:val="0"/>
          <w:marTop w:val="0"/>
          <w:marBottom w:val="0"/>
          <w:divBdr>
            <w:top w:val="none" w:sz="0" w:space="0" w:color="auto"/>
            <w:left w:val="none" w:sz="0" w:space="0" w:color="auto"/>
            <w:bottom w:val="none" w:sz="0" w:space="0" w:color="auto"/>
            <w:right w:val="none" w:sz="0" w:space="0" w:color="auto"/>
          </w:divBdr>
        </w:div>
        <w:div w:id="1478107328">
          <w:marLeft w:val="0"/>
          <w:marRight w:val="0"/>
          <w:marTop w:val="0"/>
          <w:marBottom w:val="0"/>
          <w:divBdr>
            <w:top w:val="none" w:sz="0" w:space="0" w:color="auto"/>
            <w:left w:val="none" w:sz="0" w:space="0" w:color="auto"/>
            <w:bottom w:val="none" w:sz="0" w:space="0" w:color="auto"/>
            <w:right w:val="none" w:sz="0" w:space="0" w:color="auto"/>
          </w:divBdr>
        </w:div>
        <w:div w:id="1808010040">
          <w:marLeft w:val="0"/>
          <w:marRight w:val="0"/>
          <w:marTop w:val="0"/>
          <w:marBottom w:val="0"/>
          <w:divBdr>
            <w:top w:val="none" w:sz="0" w:space="0" w:color="auto"/>
            <w:left w:val="none" w:sz="0" w:space="0" w:color="auto"/>
            <w:bottom w:val="none" w:sz="0" w:space="0" w:color="auto"/>
            <w:right w:val="none" w:sz="0" w:space="0" w:color="auto"/>
          </w:divBdr>
        </w:div>
        <w:div w:id="1541161478">
          <w:marLeft w:val="0"/>
          <w:marRight w:val="0"/>
          <w:marTop w:val="0"/>
          <w:marBottom w:val="0"/>
          <w:divBdr>
            <w:top w:val="none" w:sz="0" w:space="0" w:color="auto"/>
            <w:left w:val="none" w:sz="0" w:space="0" w:color="auto"/>
            <w:bottom w:val="none" w:sz="0" w:space="0" w:color="auto"/>
            <w:right w:val="none" w:sz="0" w:space="0" w:color="auto"/>
          </w:divBdr>
        </w:div>
        <w:div w:id="1871449650">
          <w:marLeft w:val="0"/>
          <w:marRight w:val="0"/>
          <w:marTop w:val="0"/>
          <w:marBottom w:val="0"/>
          <w:divBdr>
            <w:top w:val="none" w:sz="0" w:space="0" w:color="auto"/>
            <w:left w:val="none" w:sz="0" w:space="0" w:color="auto"/>
            <w:bottom w:val="none" w:sz="0" w:space="0" w:color="auto"/>
            <w:right w:val="none" w:sz="0" w:space="0" w:color="auto"/>
          </w:divBdr>
        </w:div>
        <w:div w:id="236985685">
          <w:marLeft w:val="0"/>
          <w:marRight w:val="0"/>
          <w:marTop w:val="0"/>
          <w:marBottom w:val="0"/>
          <w:divBdr>
            <w:top w:val="none" w:sz="0" w:space="0" w:color="auto"/>
            <w:left w:val="none" w:sz="0" w:space="0" w:color="auto"/>
            <w:bottom w:val="none" w:sz="0" w:space="0" w:color="auto"/>
            <w:right w:val="none" w:sz="0" w:space="0" w:color="auto"/>
          </w:divBdr>
        </w:div>
        <w:div w:id="1336571289">
          <w:marLeft w:val="0"/>
          <w:marRight w:val="0"/>
          <w:marTop w:val="0"/>
          <w:marBottom w:val="0"/>
          <w:divBdr>
            <w:top w:val="none" w:sz="0" w:space="0" w:color="auto"/>
            <w:left w:val="none" w:sz="0" w:space="0" w:color="auto"/>
            <w:bottom w:val="none" w:sz="0" w:space="0" w:color="auto"/>
            <w:right w:val="none" w:sz="0" w:space="0" w:color="auto"/>
          </w:divBdr>
        </w:div>
        <w:div w:id="613370232">
          <w:marLeft w:val="0"/>
          <w:marRight w:val="0"/>
          <w:marTop w:val="0"/>
          <w:marBottom w:val="0"/>
          <w:divBdr>
            <w:top w:val="none" w:sz="0" w:space="0" w:color="auto"/>
            <w:left w:val="none" w:sz="0" w:space="0" w:color="auto"/>
            <w:bottom w:val="none" w:sz="0" w:space="0" w:color="auto"/>
            <w:right w:val="none" w:sz="0" w:space="0" w:color="auto"/>
          </w:divBdr>
        </w:div>
        <w:div w:id="674037963">
          <w:marLeft w:val="0"/>
          <w:marRight w:val="0"/>
          <w:marTop w:val="0"/>
          <w:marBottom w:val="0"/>
          <w:divBdr>
            <w:top w:val="none" w:sz="0" w:space="0" w:color="auto"/>
            <w:left w:val="none" w:sz="0" w:space="0" w:color="auto"/>
            <w:bottom w:val="none" w:sz="0" w:space="0" w:color="auto"/>
            <w:right w:val="none" w:sz="0" w:space="0" w:color="auto"/>
          </w:divBdr>
        </w:div>
        <w:div w:id="1831867177">
          <w:marLeft w:val="0"/>
          <w:marRight w:val="0"/>
          <w:marTop w:val="0"/>
          <w:marBottom w:val="0"/>
          <w:divBdr>
            <w:top w:val="none" w:sz="0" w:space="0" w:color="auto"/>
            <w:left w:val="none" w:sz="0" w:space="0" w:color="auto"/>
            <w:bottom w:val="none" w:sz="0" w:space="0" w:color="auto"/>
            <w:right w:val="none" w:sz="0" w:space="0" w:color="auto"/>
          </w:divBdr>
        </w:div>
        <w:div w:id="690885524">
          <w:marLeft w:val="0"/>
          <w:marRight w:val="0"/>
          <w:marTop w:val="0"/>
          <w:marBottom w:val="0"/>
          <w:divBdr>
            <w:top w:val="none" w:sz="0" w:space="0" w:color="auto"/>
            <w:left w:val="none" w:sz="0" w:space="0" w:color="auto"/>
            <w:bottom w:val="none" w:sz="0" w:space="0" w:color="auto"/>
            <w:right w:val="none" w:sz="0" w:space="0" w:color="auto"/>
          </w:divBdr>
        </w:div>
        <w:div w:id="472253719">
          <w:marLeft w:val="0"/>
          <w:marRight w:val="0"/>
          <w:marTop w:val="0"/>
          <w:marBottom w:val="0"/>
          <w:divBdr>
            <w:top w:val="none" w:sz="0" w:space="0" w:color="auto"/>
            <w:left w:val="none" w:sz="0" w:space="0" w:color="auto"/>
            <w:bottom w:val="none" w:sz="0" w:space="0" w:color="auto"/>
            <w:right w:val="none" w:sz="0" w:space="0" w:color="auto"/>
          </w:divBdr>
        </w:div>
        <w:div w:id="1229152003">
          <w:marLeft w:val="0"/>
          <w:marRight w:val="0"/>
          <w:marTop w:val="0"/>
          <w:marBottom w:val="0"/>
          <w:divBdr>
            <w:top w:val="none" w:sz="0" w:space="0" w:color="auto"/>
            <w:left w:val="none" w:sz="0" w:space="0" w:color="auto"/>
            <w:bottom w:val="none" w:sz="0" w:space="0" w:color="auto"/>
            <w:right w:val="none" w:sz="0" w:space="0" w:color="auto"/>
          </w:divBdr>
        </w:div>
        <w:div w:id="164053780">
          <w:marLeft w:val="0"/>
          <w:marRight w:val="0"/>
          <w:marTop w:val="0"/>
          <w:marBottom w:val="0"/>
          <w:divBdr>
            <w:top w:val="none" w:sz="0" w:space="0" w:color="auto"/>
            <w:left w:val="none" w:sz="0" w:space="0" w:color="auto"/>
            <w:bottom w:val="none" w:sz="0" w:space="0" w:color="auto"/>
            <w:right w:val="none" w:sz="0" w:space="0" w:color="auto"/>
          </w:divBdr>
        </w:div>
        <w:div w:id="1811677996">
          <w:marLeft w:val="0"/>
          <w:marRight w:val="0"/>
          <w:marTop w:val="0"/>
          <w:marBottom w:val="0"/>
          <w:divBdr>
            <w:top w:val="none" w:sz="0" w:space="0" w:color="auto"/>
            <w:left w:val="none" w:sz="0" w:space="0" w:color="auto"/>
            <w:bottom w:val="none" w:sz="0" w:space="0" w:color="auto"/>
            <w:right w:val="none" w:sz="0" w:space="0" w:color="auto"/>
          </w:divBdr>
        </w:div>
        <w:div w:id="1059479748">
          <w:marLeft w:val="0"/>
          <w:marRight w:val="0"/>
          <w:marTop w:val="0"/>
          <w:marBottom w:val="0"/>
          <w:divBdr>
            <w:top w:val="none" w:sz="0" w:space="0" w:color="auto"/>
            <w:left w:val="none" w:sz="0" w:space="0" w:color="auto"/>
            <w:bottom w:val="none" w:sz="0" w:space="0" w:color="auto"/>
            <w:right w:val="none" w:sz="0" w:space="0" w:color="auto"/>
          </w:divBdr>
        </w:div>
        <w:div w:id="1360550994">
          <w:marLeft w:val="0"/>
          <w:marRight w:val="0"/>
          <w:marTop w:val="0"/>
          <w:marBottom w:val="0"/>
          <w:divBdr>
            <w:top w:val="none" w:sz="0" w:space="0" w:color="auto"/>
            <w:left w:val="none" w:sz="0" w:space="0" w:color="auto"/>
            <w:bottom w:val="none" w:sz="0" w:space="0" w:color="auto"/>
            <w:right w:val="none" w:sz="0" w:space="0" w:color="auto"/>
          </w:divBdr>
        </w:div>
        <w:div w:id="1206715799">
          <w:marLeft w:val="0"/>
          <w:marRight w:val="0"/>
          <w:marTop w:val="0"/>
          <w:marBottom w:val="0"/>
          <w:divBdr>
            <w:top w:val="none" w:sz="0" w:space="0" w:color="auto"/>
            <w:left w:val="none" w:sz="0" w:space="0" w:color="auto"/>
            <w:bottom w:val="none" w:sz="0" w:space="0" w:color="auto"/>
            <w:right w:val="none" w:sz="0" w:space="0" w:color="auto"/>
          </w:divBdr>
        </w:div>
        <w:div w:id="1864973447">
          <w:marLeft w:val="0"/>
          <w:marRight w:val="0"/>
          <w:marTop w:val="0"/>
          <w:marBottom w:val="0"/>
          <w:divBdr>
            <w:top w:val="none" w:sz="0" w:space="0" w:color="auto"/>
            <w:left w:val="none" w:sz="0" w:space="0" w:color="auto"/>
            <w:bottom w:val="none" w:sz="0" w:space="0" w:color="auto"/>
            <w:right w:val="none" w:sz="0" w:space="0" w:color="auto"/>
          </w:divBdr>
        </w:div>
        <w:div w:id="617882824">
          <w:marLeft w:val="0"/>
          <w:marRight w:val="0"/>
          <w:marTop w:val="0"/>
          <w:marBottom w:val="0"/>
          <w:divBdr>
            <w:top w:val="none" w:sz="0" w:space="0" w:color="auto"/>
            <w:left w:val="none" w:sz="0" w:space="0" w:color="auto"/>
            <w:bottom w:val="none" w:sz="0" w:space="0" w:color="auto"/>
            <w:right w:val="none" w:sz="0" w:space="0" w:color="auto"/>
          </w:divBdr>
        </w:div>
        <w:div w:id="488861507">
          <w:marLeft w:val="0"/>
          <w:marRight w:val="0"/>
          <w:marTop w:val="0"/>
          <w:marBottom w:val="0"/>
          <w:divBdr>
            <w:top w:val="none" w:sz="0" w:space="0" w:color="auto"/>
            <w:left w:val="none" w:sz="0" w:space="0" w:color="auto"/>
            <w:bottom w:val="none" w:sz="0" w:space="0" w:color="auto"/>
            <w:right w:val="none" w:sz="0" w:space="0" w:color="auto"/>
          </w:divBdr>
        </w:div>
        <w:div w:id="415441370">
          <w:marLeft w:val="0"/>
          <w:marRight w:val="0"/>
          <w:marTop w:val="0"/>
          <w:marBottom w:val="0"/>
          <w:divBdr>
            <w:top w:val="none" w:sz="0" w:space="0" w:color="auto"/>
            <w:left w:val="none" w:sz="0" w:space="0" w:color="auto"/>
            <w:bottom w:val="none" w:sz="0" w:space="0" w:color="auto"/>
            <w:right w:val="none" w:sz="0" w:space="0" w:color="auto"/>
          </w:divBdr>
        </w:div>
        <w:div w:id="678968385">
          <w:marLeft w:val="0"/>
          <w:marRight w:val="0"/>
          <w:marTop w:val="0"/>
          <w:marBottom w:val="0"/>
          <w:divBdr>
            <w:top w:val="none" w:sz="0" w:space="0" w:color="auto"/>
            <w:left w:val="none" w:sz="0" w:space="0" w:color="auto"/>
            <w:bottom w:val="none" w:sz="0" w:space="0" w:color="auto"/>
            <w:right w:val="none" w:sz="0" w:space="0" w:color="auto"/>
          </w:divBdr>
        </w:div>
        <w:div w:id="681781453">
          <w:marLeft w:val="0"/>
          <w:marRight w:val="0"/>
          <w:marTop w:val="0"/>
          <w:marBottom w:val="0"/>
          <w:divBdr>
            <w:top w:val="none" w:sz="0" w:space="0" w:color="auto"/>
            <w:left w:val="none" w:sz="0" w:space="0" w:color="auto"/>
            <w:bottom w:val="none" w:sz="0" w:space="0" w:color="auto"/>
            <w:right w:val="none" w:sz="0" w:space="0" w:color="auto"/>
          </w:divBdr>
        </w:div>
        <w:div w:id="1565531338">
          <w:marLeft w:val="0"/>
          <w:marRight w:val="0"/>
          <w:marTop w:val="0"/>
          <w:marBottom w:val="0"/>
          <w:divBdr>
            <w:top w:val="none" w:sz="0" w:space="0" w:color="auto"/>
            <w:left w:val="none" w:sz="0" w:space="0" w:color="auto"/>
            <w:bottom w:val="none" w:sz="0" w:space="0" w:color="auto"/>
            <w:right w:val="none" w:sz="0" w:space="0" w:color="auto"/>
          </w:divBdr>
        </w:div>
        <w:div w:id="238945589">
          <w:marLeft w:val="0"/>
          <w:marRight w:val="0"/>
          <w:marTop w:val="0"/>
          <w:marBottom w:val="0"/>
          <w:divBdr>
            <w:top w:val="none" w:sz="0" w:space="0" w:color="auto"/>
            <w:left w:val="none" w:sz="0" w:space="0" w:color="auto"/>
            <w:bottom w:val="none" w:sz="0" w:space="0" w:color="auto"/>
            <w:right w:val="none" w:sz="0" w:space="0" w:color="auto"/>
          </w:divBdr>
        </w:div>
        <w:div w:id="1191259021">
          <w:marLeft w:val="0"/>
          <w:marRight w:val="0"/>
          <w:marTop w:val="0"/>
          <w:marBottom w:val="0"/>
          <w:divBdr>
            <w:top w:val="none" w:sz="0" w:space="0" w:color="auto"/>
            <w:left w:val="none" w:sz="0" w:space="0" w:color="auto"/>
            <w:bottom w:val="none" w:sz="0" w:space="0" w:color="auto"/>
            <w:right w:val="none" w:sz="0" w:space="0" w:color="auto"/>
          </w:divBdr>
        </w:div>
        <w:div w:id="1559778002">
          <w:marLeft w:val="0"/>
          <w:marRight w:val="0"/>
          <w:marTop w:val="0"/>
          <w:marBottom w:val="0"/>
          <w:divBdr>
            <w:top w:val="none" w:sz="0" w:space="0" w:color="auto"/>
            <w:left w:val="none" w:sz="0" w:space="0" w:color="auto"/>
            <w:bottom w:val="none" w:sz="0" w:space="0" w:color="auto"/>
            <w:right w:val="none" w:sz="0" w:space="0" w:color="auto"/>
          </w:divBdr>
        </w:div>
        <w:div w:id="1495681037">
          <w:marLeft w:val="0"/>
          <w:marRight w:val="0"/>
          <w:marTop w:val="0"/>
          <w:marBottom w:val="0"/>
          <w:divBdr>
            <w:top w:val="none" w:sz="0" w:space="0" w:color="auto"/>
            <w:left w:val="none" w:sz="0" w:space="0" w:color="auto"/>
            <w:bottom w:val="none" w:sz="0" w:space="0" w:color="auto"/>
            <w:right w:val="none" w:sz="0" w:space="0" w:color="auto"/>
          </w:divBdr>
        </w:div>
        <w:div w:id="1231884382">
          <w:marLeft w:val="0"/>
          <w:marRight w:val="0"/>
          <w:marTop w:val="0"/>
          <w:marBottom w:val="0"/>
          <w:divBdr>
            <w:top w:val="none" w:sz="0" w:space="0" w:color="auto"/>
            <w:left w:val="none" w:sz="0" w:space="0" w:color="auto"/>
            <w:bottom w:val="none" w:sz="0" w:space="0" w:color="auto"/>
            <w:right w:val="none" w:sz="0" w:space="0" w:color="auto"/>
          </w:divBdr>
        </w:div>
        <w:div w:id="1719207124">
          <w:marLeft w:val="0"/>
          <w:marRight w:val="0"/>
          <w:marTop w:val="0"/>
          <w:marBottom w:val="0"/>
          <w:divBdr>
            <w:top w:val="none" w:sz="0" w:space="0" w:color="auto"/>
            <w:left w:val="none" w:sz="0" w:space="0" w:color="auto"/>
            <w:bottom w:val="none" w:sz="0" w:space="0" w:color="auto"/>
            <w:right w:val="none" w:sz="0" w:space="0" w:color="auto"/>
          </w:divBdr>
        </w:div>
        <w:div w:id="1021973440">
          <w:marLeft w:val="0"/>
          <w:marRight w:val="0"/>
          <w:marTop w:val="0"/>
          <w:marBottom w:val="0"/>
          <w:divBdr>
            <w:top w:val="none" w:sz="0" w:space="0" w:color="auto"/>
            <w:left w:val="none" w:sz="0" w:space="0" w:color="auto"/>
            <w:bottom w:val="none" w:sz="0" w:space="0" w:color="auto"/>
            <w:right w:val="none" w:sz="0" w:space="0" w:color="auto"/>
          </w:divBdr>
        </w:div>
        <w:div w:id="700277111">
          <w:marLeft w:val="0"/>
          <w:marRight w:val="0"/>
          <w:marTop w:val="0"/>
          <w:marBottom w:val="0"/>
          <w:divBdr>
            <w:top w:val="none" w:sz="0" w:space="0" w:color="auto"/>
            <w:left w:val="none" w:sz="0" w:space="0" w:color="auto"/>
            <w:bottom w:val="none" w:sz="0" w:space="0" w:color="auto"/>
            <w:right w:val="none" w:sz="0" w:space="0" w:color="auto"/>
          </w:divBdr>
        </w:div>
        <w:div w:id="652873660">
          <w:marLeft w:val="0"/>
          <w:marRight w:val="0"/>
          <w:marTop w:val="0"/>
          <w:marBottom w:val="0"/>
          <w:divBdr>
            <w:top w:val="none" w:sz="0" w:space="0" w:color="auto"/>
            <w:left w:val="none" w:sz="0" w:space="0" w:color="auto"/>
            <w:bottom w:val="none" w:sz="0" w:space="0" w:color="auto"/>
            <w:right w:val="none" w:sz="0" w:space="0" w:color="auto"/>
          </w:divBdr>
        </w:div>
        <w:div w:id="583147404">
          <w:marLeft w:val="0"/>
          <w:marRight w:val="0"/>
          <w:marTop w:val="0"/>
          <w:marBottom w:val="0"/>
          <w:divBdr>
            <w:top w:val="none" w:sz="0" w:space="0" w:color="auto"/>
            <w:left w:val="none" w:sz="0" w:space="0" w:color="auto"/>
            <w:bottom w:val="none" w:sz="0" w:space="0" w:color="auto"/>
            <w:right w:val="none" w:sz="0" w:space="0" w:color="auto"/>
          </w:divBdr>
        </w:div>
        <w:div w:id="1454902069">
          <w:marLeft w:val="0"/>
          <w:marRight w:val="0"/>
          <w:marTop w:val="0"/>
          <w:marBottom w:val="0"/>
          <w:divBdr>
            <w:top w:val="none" w:sz="0" w:space="0" w:color="auto"/>
            <w:left w:val="none" w:sz="0" w:space="0" w:color="auto"/>
            <w:bottom w:val="none" w:sz="0" w:space="0" w:color="auto"/>
            <w:right w:val="none" w:sz="0" w:space="0" w:color="auto"/>
          </w:divBdr>
        </w:div>
        <w:div w:id="1926837609">
          <w:marLeft w:val="0"/>
          <w:marRight w:val="0"/>
          <w:marTop w:val="0"/>
          <w:marBottom w:val="0"/>
          <w:divBdr>
            <w:top w:val="none" w:sz="0" w:space="0" w:color="auto"/>
            <w:left w:val="none" w:sz="0" w:space="0" w:color="auto"/>
            <w:bottom w:val="none" w:sz="0" w:space="0" w:color="auto"/>
            <w:right w:val="none" w:sz="0" w:space="0" w:color="auto"/>
          </w:divBdr>
        </w:div>
        <w:div w:id="236139093">
          <w:marLeft w:val="0"/>
          <w:marRight w:val="0"/>
          <w:marTop w:val="0"/>
          <w:marBottom w:val="0"/>
          <w:divBdr>
            <w:top w:val="none" w:sz="0" w:space="0" w:color="auto"/>
            <w:left w:val="none" w:sz="0" w:space="0" w:color="auto"/>
            <w:bottom w:val="none" w:sz="0" w:space="0" w:color="auto"/>
            <w:right w:val="none" w:sz="0" w:space="0" w:color="auto"/>
          </w:divBdr>
        </w:div>
        <w:div w:id="96757291">
          <w:marLeft w:val="0"/>
          <w:marRight w:val="0"/>
          <w:marTop w:val="0"/>
          <w:marBottom w:val="0"/>
          <w:divBdr>
            <w:top w:val="none" w:sz="0" w:space="0" w:color="auto"/>
            <w:left w:val="none" w:sz="0" w:space="0" w:color="auto"/>
            <w:bottom w:val="none" w:sz="0" w:space="0" w:color="auto"/>
            <w:right w:val="none" w:sz="0" w:space="0" w:color="auto"/>
          </w:divBdr>
        </w:div>
        <w:div w:id="752825437">
          <w:marLeft w:val="0"/>
          <w:marRight w:val="0"/>
          <w:marTop w:val="0"/>
          <w:marBottom w:val="0"/>
          <w:divBdr>
            <w:top w:val="none" w:sz="0" w:space="0" w:color="auto"/>
            <w:left w:val="none" w:sz="0" w:space="0" w:color="auto"/>
            <w:bottom w:val="none" w:sz="0" w:space="0" w:color="auto"/>
            <w:right w:val="none" w:sz="0" w:space="0" w:color="auto"/>
          </w:divBdr>
        </w:div>
        <w:div w:id="1658454581">
          <w:marLeft w:val="0"/>
          <w:marRight w:val="0"/>
          <w:marTop w:val="0"/>
          <w:marBottom w:val="0"/>
          <w:divBdr>
            <w:top w:val="none" w:sz="0" w:space="0" w:color="auto"/>
            <w:left w:val="none" w:sz="0" w:space="0" w:color="auto"/>
            <w:bottom w:val="none" w:sz="0" w:space="0" w:color="auto"/>
            <w:right w:val="none" w:sz="0" w:space="0" w:color="auto"/>
          </w:divBdr>
        </w:div>
        <w:div w:id="1139957218">
          <w:marLeft w:val="0"/>
          <w:marRight w:val="0"/>
          <w:marTop w:val="0"/>
          <w:marBottom w:val="0"/>
          <w:divBdr>
            <w:top w:val="none" w:sz="0" w:space="0" w:color="auto"/>
            <w:left w:val="none" w:sz="0" w:space="0" w:color="auto"/>
            <w:bottom w:val="none" w:sz="0" w:space="0" w:color="auto"/>
            <w:right w:val="none" w:sz="0" w:space="0" w:color="auto"/>
          </w:divBdr>
        </w:div>
        <w:div w:id="1475374229">
          <w:marLeft w:val="0"/>
          <w:marRight w:val="0"/>
          <w:marTop w:val="0"/>
          <w:marBottom w:val="0"/>
          <w:divBdr>
            <w:top w:val="none" w:sz="0" w:space="0" w:color="auto"/>
            <w:left w:val="none" w:sz="0" w:space="0" w:color="auto"/>
            <w:bottom w:val="none" w:sz="0" w:space="0" w:color="auto"/>
            <w:right w:val="none" w:sz="0" w:space="0" w:color="auto"/>
          </w:divBdr>
        </w:div>
        <w:div w:id="1053963697">
          <w:marLeft w:val="0"/>
          <w:marRight w:val="0"/>
          <w:marTop w:val="0"/>
          <w:marBottom w:val="0"/>
          <w:divBdr>
            <w:top w:val="none" w:sz="0" w:space="0" w:color="auto"/>
            <w:left w:val="none" w:sz="0" w:space="0" w:color="auto"/>
            <w:bottom w:val="none" w:sz="0" w:space="0" w:color="auto"/>
            <w:right w:val="none" w:sz="0" w:space="0" w:color="auto"/>
          </w:divBdr>
        </w:div>
        <w:div w:id="1912497118">
          <w:marLeft w:val="0"/>
          <w:marRight w:val="0"/>
          <w:marTop w:val="0"/>
          <w:marBottom w:val="0"/>
          <w:divBdr>
            <w:top w:val="none" w:sz="0" w:space="0" w:color="auto"/>
            <w:left w:val="none" w:sz="0" w:space="0" w:color="auto"/>
            <w:bottom w:val="none" w:sz="0" w:space="0" w:color="auto"/>
            <w:right w:val="none" w:sz="0" w:space="0" w:color="auto"/>
          </w:divBdr>
        </w:div>
        <w:div w:id="1386029290">
          <w:marLeft w:val="0"/>
          <w:marRight w:val="0"/>
          <w:marTop w:val="0"/>
          <w:marBottom w:val="0"/>
          <w:divBdr>
            <w:top w:val="none" w:sz="0" w:space="0" w:color="auto"/>
            <w:left w:val="none" w:sz="0" w:space="0" w:color="auto"/>
            <w:bottom w:val="none" w:sz="0" w:space="0" w:color="auto"/>
            <w:right w:val="none" w:sz="0" w:space="0" w:color="auto"/>
          </w:divBdr>
        </w:div>
        <w:div w:id="875236250">
          <w:marLeft w:val="0"/>
          <w:marRight w:val="0"/>
          <w:marTop w:val="0"/>
          <w:marBottom w:val="0"/>
          <w:divBdr>
            <w:top w:val="none" w:sz="0" w:space="0" w:color="auto"/>
            <w:left w:val="none" w:sz="0" w:space="0" w:color="auto"/>
            <w:bottom w:val="none" w:sz="0" w:space="0" w:color="auto"/>
            <w:right w:val="none" w:sz="0" w:space="0" w:color="auto"/>
          </w:divBdr>
        </w:div>
        <w:div w:id="828711100">
          <w:marLeft w:val="0"/>
          <w:marRight w:val="0"/>
          <w:marTop w:val="0"/>
          <w:marBottom w:val="0"/>
          <w:divBdr>
            <w:top w:val="none" w:sz="0" w:space="0" w:color="auto"/>
            <w:left w:val="none" w:sz="0" w:space="0" w:color="auto"/>
            <w:bottom w:val="none" w:sz="0" w:space="0" w:color="auto"/>
            <w:right w:val="none" w:sz="0" w:space="0" w:color="auto"/>
          </w:divBdr>
        </w:div>
      </w:divsChild>
    </w:div>
    <w:div w:id="1819417697">
      <w:bodyDiv w:val="1"/>
      <w:marLeft w:val="0"/>
      <w:marRight w:val="0"/>
      <w:marTop w:val="0"/>
      <w:marBottom w:val="0"/>
      <w:divBdr>
        <w:top w:val="none" w:sz="0" w:space="0" w:color="auto"/>
        <w:left w:val="none" w:sz="0" w:space="0" w:color="auto"/>
        <w:bottom w:val="none" w:sz="0" w:space="0" w:color="auto"/>
        <w:right w:val="none" w:sz="0" w:space="0" w:color="auto"/>
      </w:divBdr>
    </w:div>
    <w:div w:id="1819616135">
      <w:bodyDiv w:val="1"/>
      <w:marLeft w:val="0"/>
      <w:marRight w:val="0"/>
      <w:marTop w:val="0"/>
      <w:marBottom w:val="0"/>
      <w:divBdr>
        <w:top w:val="none" w:sz="0" w:space="0" w:color="auto"/>
        <w:left w:val="none" w:sz="0" w:space="0" w:color="auto"/>
        <w:bottom w:val="none" w:sz="0" w:space="0" w:color="auto"/>
        <w:right w:val="none" w:sz="0" w:space="0" w:color="auto"/>
      </w:divBdr>
    </w:div>
    <w:div w:id="1819807125">
      <w:bodyDiv w:val="1"/>
      <w:marLeft w:val="0"/>
      <w:marRight w:val="0"/>
      <w:marTop w:val="0"/>
      <w:marBottom w:val="0"/>
      <w:divBdr>
        <w:top w:val="none" w:sz="0" w:space="0" w:color="auto"/>
        <w:left w:val="none" w:sz="0" w:space="0" w:color="auto"/>
        <w:bottom w:val="none" w:sz="0" w:space="0" w:color="auto"/>
        <w:right w:val="none" w:sz="0" w:space="0" w:color="auto"/>
      </w:divBdr>
    </w:div>
    <w:div w:id="1823234797">
      <w:bodyDiv w:val="1"/>
      <w:marLeft w:val="0"/>
      <w:marRight w:val="0"/>
      <w:marTop w:val="0"/>
      <w:marBottom w:val="0"/>
      <w:divBdr>
        <w:top w:val="none" w:sz="0" w:space="0" w:color="auto"/>
        <w:left w:val="none" w:sz="0" w:space="0" w:color="auto"/>
        <w:bottom w:val="none" w:sz="0" w:space="0" w:color="auto"/>
        <w:right w:val="none" w:sz="0" w:space="0" w:color="auto"/>
      </w:divBdr>
    </w:div>
    <w:div w:id="1825004591">
      <w:bodyDiv w:val="1"/>
      <w:marLeft w:val="0"/>
      <w:marRight w:val="0"/>
      <w:marTop w:val="0"/>
      <w:marBottom w:val="0"/>
      <w:divBdr>
        <w:top w:val="none" w:sz="0" w:space="0" w:color="auto"/>
        <w:left w:val="none" w:sz="0" w:space="0" w:color="auto"/>
        <w:bottom w:val="none" w:sz="0" w:space="0" w:color="auto"/>
        <w:right w:val="none" w:sz="0" w:space="0" w:color="auto"/>
      </w:divBdr>
    </w:div>
    <w:div w:id="1826126645">
      <w:bodyDiv w:val="1"/>
      <w:marLeft w:val="0"/>
      <w:marRight w:val="0"/>
      <w:marTop w:val="0"/>
      <w:marBottom w:val="0"/>
      <w:divBdr>
        <w:top w:val="none" w:sz="0" w:space="0" w:color="auto"/>
        <w:left w:val="none" w:sz="0" w:space="0" w:color="auto"/>
        <w:bottom w:val="none" w:sz="0" w:space="0" w:color="auto"/>
        <w:right w:val="none" w:sz="0" w:space="0" w:color="auto"/>
      </w:divBdr>
    </w:div>
    <w:div w:id="1827044986">
      <w:bodyDiv w:val="1"/>
      <w:marLeft w:val="0"/>
      <w:marRight w:val="0"/>
      <w:marTop w:val="0"/>
      <w:marBottom w:val="0"/>
      <w:divBdr>
        <w:top w:val="none" w:sz="0" w:space="0" w:color="auto"/>
        <w:left w:val="none" w:sz="0" w:space="0" w:color="auto"/>
        <w:bottom w:val="none" w:sz="0" w:space="0" w:color="auto"/>
        <w:right w:val="none" w:sz="0" w:space="0" w:color="auto"/>
      </w:divBdr>
    </w:div>
    <w:div w:id="1831561639">
      <w:bodyDiv w:val="1"/>
      <w:marLeft w:val="0"/>
      <w:marRight w:val="0"/>
      <w:marTop w:val="0"/>
      <w:marBottom w:val="0"/>
      <w:divBdr>
        <w:top w:val="none" w:sz="0" w:space="0" w:color="auto"/>
        <w:left w:val="none" w:sz="0" w:space="0" w:color="auto"/>
        <w:bottom w:val="none" w:sz="0" w:space="0" w:color="auto"/>
        <w:right w:val="none" w:sz="0" w:space="0" w:color="auto"/>
      </w:divBdr>
    </w:div>
    <w:div w:id="1832408878">
      <w:bodyDiv w:val="1"/>
      <w:marLeft w:val="0"/>
      <w:marRight w:val="0"/>
      <w:marTop w:val="0"/>
      <w:marBottom w:val="0"/>
      <w:divBdr>
        <w:top w:val="none" w:sz="0" w:space="0" w:color="auto"/>
        <w:left w:val="none" w:sz="0" w:space="0" w:color="auto"/>
        <w:bottom w:val="none" w:sz="0" w:space="0" w:color="auto"/>
        <w:right w:val="none" w:sz="0" w:space="0" w:color="auto"/>
      </w:divBdr>
    </w:div>
    <w:div w:id="1836531680">
      <w:bodyDiv w:val="1"/>
      <w:marLeft w:val="0"/>
      <w:marRight w:val="0"/>
      <w:marTop w:val="0"/>
      <w:marBottom w:val="0"/>
      <w:divBdr>
        <w:top w:val="none" w:sz="0" w:space="0" w:color="auto"/>
        <w:left w:val="none" w:sz="0" w:space="0" w:color="auto"/>
        <w:bottom w:val="none" w:sz="0" w:space="0" w:color="auto"/>
        <w:right w:val="none" w:sz="0" w:space="0" w:color="auto"/>
      </w:divBdr>
    </w:div>
    <w:div w:id="1838576166">
      <w:bodyDiv w:val="1"/>
      <w:marLeft w:val="0"/>
      <w:marRight w:val="0"/>
      <w:marTop w:val="0"/>
      <w:marBottom w:val="0"/>
      <w:divBdr>
        <w:top w:val="none" w:sz="0" w:space="0" w:color="auto"/>
        <w:left w:val="none" w:sz="0" w:space="0" w:color="auto"/>
        <w:bottom w:val="none" w:sz="0" w:space="0" w:color="auto"/>
        <w:right w:val="none" w:sz="0" w:space="0" w:color="auto"/>
      </w:divBdr>
    </w:div>
    <w:div w:id="1838768065">
      <w:bodyDiv w:val="1"/>
      <w:marLeft w:val="0"/>
      <w:marRight w:val="0"/>
      <w:marTop w:val="0"/>
      <w:marBottom w:val="0"/>
      <w:divBdr>
        <w:top w:val="none" w:sz="0" w:space="0" w:color="auto"/>
        <w:left w:val="none" w:sz="0" w:space="0" w:color="auto"/>
        <w:bottom w:val="none" w:sz="0" w:space="0" w:color="auto"/>
        <w:right w:val="none" w:sz="0" w:space="0" w:color="auto"/>
      </w:divBdr>
    </w:div>
    <w:div w:id="1839466138">
      <w:bodyDiv w:val="1"/>
      <w:marLeft w:val="0"/>
      <w:marRight w:val="0"/>
      <w:marTop w:val="0"/>
      <w:marBottom w:val="0"/>
      <w:divBdr>
        <w:top w:val="none" w:sz="0" w:space="0" w:color="auto"/>
        <w:left w:val="none" w:sz="0" w:space="0" w:color="auto"/>
        <w:bottom w:val="none" w:sz="0" w:space="0" w:color="auto"/>
        <w:right w:val="none" w:sz="0" w:space="0" w:color="auto"/>
      </w:divBdr>
    </w:div>
    <w:div w:id="1839539331">
      <w:bodyDiv w:val="1"/>
      <w:marLeft w:val="0"/>
      <w:marRight w:val="0"/>
      <w:marTop w:val="0"/>
      <w:marBottom w:val="0"/>
      <w:divBdr>
        <w:top w:val="none" w:sz="0" w:space="0" w:color="auto"/>
        <w:left w:val="none" w:sz="0" w:space="0" w:color="auto"/>
        <w:bottom w:val="none" w:sz="0" w:space="0" w:color="auto"/>
        <w:right w:val="none" w:sz="0" w:space="0" w:color="auto"/>
      </w:divBdr>
    </w:div>
    <w:div w:id="1841041156">
      <w:bodyDiv w:val="1"/>
      <w:marLeft w:val="0"/>
      <w:marRight w:val="0"/>
      <w:marTop w:val="0"/>
      <w:marBottom w:val="0"/>
      <w:divBdr>
        <w:top w:val="none" w:sz="0" w:space="0" w:color="auto"/>
        <w:left w:val="none" w:sz="0" w:space="0" w:color="auto"/>
        <w:bottom w:val="none" w:sz="0" w:space="0" w:color="auto"/>
        <w:right w:val="none" w:sz="0" w:space="0" w:color="auto"/>
      </w:divBdr>
    </w:div>
    <w:div w:id="1841582878">
      <w:bodyDiv w:val="1"/>
      <w:marLeft w:val="0"/>
      <w:marRight w:val="0"/>
      <w:marTop w:val="0"/>
      <w:marBottom w:val="0"/>
      <w:divBdr>
        <w:top w:val="none" w:sz="0" w:space="0" w:color="auto"/>
        <w:left w:val="none" w:sz="0" w:space="0" w:color="auto"/>
        <w:bottom w:val="none" w:sz="0" w:space="0" w:color="auto"/>
        <w:right w:val="none" w:sz="0" w:space="0" w:color="auto"/>
      </w:divBdr>
    </w:div>
    <w:div w:id="1842620473">
      <w:bodyDiv w:val="1"/>
      <w:marLeft w:val="0"/>
      <w:marRight w:val="0"/>
      <w:marTop w:val="0"/>
      <w:marBottom w:val="0"/>
      <w:divBdr>
        <w:top w:val="none" w:sz="0" w:space="0" w:color="auto"/>
        <w:left w:val="none" w:sz="0" w:space="0" w:color="auto"/>
        <w:bottom w:val="none" w:sz="0" w:space="0" w:color="auto"/>
        <w:right w:val="none" w:sz="0" w:space="0" w:color="auto"/>
      </w:divBdr>
    </w:div>
    <w:div w:id="1843158560">
      <w:bodyDiv w:val="1"/>
      <w:marLeft w:val="0"/>
      <w:marRight w:val="0"/>
      <w:marTop w:val="0"/>
      <w:marBottom w:val="0"/>
      <w:divBdr>
        <w:top w:val="none" w:sz="0" w:space="0" w:color="auto"/>
        <w:left w:val="none" w:sz="0" w:space="0" w:color="auto"/>
        <w:bottom w:val="none" w:sz="0" w:space="0" w:color="auto"/>
        <w:right w:val="none" w:sz="0" w:space="0" w:color="auto"/>
      </w:divBdr>
    </w:div>
    <w:div w:id="1844664420">
      <w:bodyDiv w:val="1"/>
      <w:marLeft w:val="0"/>
      <w:marRight w:val="0"/>
      <w:marTop w:val="0"/>
      <w:marBottom w:val="0"/>
      <w:divBdr>
        <w:top w:val="none" w:sz="0" w:space="0" w:color="auto"/>
        <w:left w:val="none" w:sz="0" w:space="0" w:color="auto"/>
        <w:bottom w:val="none" w:sz="0" w:space="0" w:color="auto"/>
        <w:right w:val="none" w:sz="0" w:space="0" w:color="auto"/>
      </w:divBdr>
    </w:div>
    <w:div w:id="1846824856">
      <w:bodyDiv w:val="1"/>
      <w:marLeft w:val="0"/>
      <w:marRight w:val="0"/>
      <w:marTop w:val="0"/>
      <w:marBottom w:val="0"/>
      <w:divBdr>
        <w:top w:val="none" w:sz="0" w:space="0" w:color="auto"/>
        <w:left w:val="none" w:sz="0" w:space="0" w:color="auto"/>
        <w:bottom w:val="none" w:sz="0" w:space="0" w:color="auto"/>
        <w:right w:val="none" w:sz="0" w:space="0" w:color="auto"/>
      </w:divBdr>
    </w:div>
    <w:div w:id="1847012866">
      <w:bodyDiv w:val="1"/>
      <w:marLeft w:val="0"/>
      <w:marRight w:val="0"/>
      <w:marTop w:val="0"/>
      <w:marBottom w:val="0"/>
      <w:divBdr>
        <w:top w:val="none" w:sz="0" w:space="0" w:color="auto"/>
        <w:left w:val="none" w:sz="0" w:space="0" w:color="auto"/>
        <w:bottom w:val="none" w:sz="0" w:space="0" w:color="auto"/>
        <w:right w:val="none" w:sz="0" w:space="0" w:color="auto"/>
      </w:divBdr>
    </w:div>
    <w:div w:id="1847014660">
      <w:bodyDiv w:val="1"/>
      <w:marLeft w:val="0"/>
      <w:marRight w:val="0"/>
      <w:marTop w:val="0"/>
      <w:marBottom w:val="0"/>
      <w:divBdr>
        <w:top w:val="none" w:sz="0" w:space="0" w:color="auto"/>
        <w:left w:val="none" w:sz="0" w:space="0" w:color="auto"/>
        <w:bottom w:val="none" w:sz="0" w:space="0" w:color="auto"/>
        <w:right w:val="none" w:sz="0" w:space="0" w:color="auto"/>
      </w:divBdr>
    </w:div>
    <w:div w:id="1851138915">
      <w:bodyDiv w:val="1"/>
      <w:marLeft w:val="0"/>
      <w:marRight w:val="0"/>
      <w:marTop w:val="0"/>
      <w:marBottom w:val="0"/>
      <w:divBdr>
        <w:top w:val="none" w:sz="0" w:space="0" w:color="auto"/>
        <w:left w:val="none" w:sz="0" w:space="0" w:color="auto"/>
        <w:bottom w:val="none" w:sz="0" w:space="0" w:color="auto"/>
        <w:right w:val="none" w:sz="0" w:space="0" w:color="auto"/>
      </w:divBdr>
    </w:div>
    <w:div w:id="1852180976">
      <w:bodyDiv w:val="1"/>
      <w:marLeft w:val="0"/>
      <w:marRight w:val="0"/>
      <w:marTop w:val="0"/>
      <w:marBottom w:val="0"/>
      <w:divBdr>
        <w:top w:val="none" w:sz="0" w:space="0" w:color="auto"/>
        <w:left w:val="none" w:sz="0" w:space="0" w:color="auto"/>
        <w:bottom w:val="none" w:sz="0" w:space="0" w:color="auto"/>
        <w:right w:val="none" w:sz="0" w:space="0" w:color="auto"/>
      </w:divBdr>
    </w:div>
    <w:div w:id="1853301123">
      <w:bodyDiv w:val="1"/>
      <w:marLeft w:val="0"/>
      <w:marRight w:val="0"/>
      <w:marTop w:val="0"/>
      <w:marBottom w:val="0"/>
      <w:divBdr>
        <w:top w:val="none" w:sz="0" w:space="0" w:color="auto"/>
        <w:left w:val="none" w:sz="0" w:space="0" w:color="auto"/>
        <w:bottom w:val="none" w:sz="0" w:space="0" w:color="auto"/>
        <w:right w:val="none" w:sz="0" w:space="0" w:color="auto"/>
      </w:divBdr>
    </w:div>
    <w:div w:id="1854221169">
      <w:bodyDiv w:val="1"/>
      <w:marLeft w:val="0"/>
      <w:marRight w:val="0"/>
      <w:marTop w:val="0"/>
      <w:marBottom w:val="0"/>
      <w:divBdr>
        <w:top w:val="none" w:sz="0" w:space="0" w:color="auto"/>
        <w:left w:val="none" w:sz="0" w:space="0" w:color="auto"/>
        <w:bottom w:val="none" w:sz="0" w:space="0" w:color="auto"/>
        <w:right w:val="none" w:sz="0" w:space="0" w:color="auto"/>
      </w:divBdr>
    </w:div>
    <w:div w:id="1855724014">
      <w:bodyDiv w:val="1"/>
      <w:marLeft w:val="0"/>
      <w:marRight w:val="0"/>
      <w:marTop w:val="0"/>
      <w:marBottom w:val="0"/>
      <w:divBdr>
        <w:top w:val="none" w:sz="0" w:space="0" w:color="auto"/>
        <w:left w:val="none" w:sz="0" w:space="0" w:color="auto"/>
        <w:bottom w:val="none" w:sz="0" w:space="0" w:color="auto"/>
        <w:right w:val="none" w:sz="0" w:space="0" w:color="auto"/>
      </w:divBdr>
    </w:div>
    <w:div w:id="1858348796">
      <w:bodyDiv w:val="1"/>
      <w:marLeft w:val="0"/>
      <w:marRight w:val="0"/>
      <w:marTop w:val="0"/>
      <w:marBottom w:val="0"/>
      <w:divBdr>
        <w:top w:val="none" w:sz="0" w:space="0" w:color="auto"/>
        <w:left w:val="none" w:sz="0" w:space="0" w:color="auto"/>
        <w:bottom w:val="none" w:sz="0" w:space="0" w:color="auto"/>
        <w:right w:val="none" w:sz="0" w:space="0" w:color="auto"/>
      </w:divBdr>
    </w:div>
    <w:div w:id="1858497975">
      <w:bodyDiv w:val="1"/>
      <w:marLeft w:val="0"/>
      <w:marRight w:val="0"/>
      <w:marTop w:val="0"/>
      <w:marBottom w:val="0"/>
      <w:divBdr>
        <w:top w:val="none" w:sz="0" w:space="0" w:color="auto"/>
        <w:left w:val="none" w:sz="0" w:space="0" w:color="auto"/>
        <w:bottom w:val="none" w:sz="0" w:space="0" w:color="auto"/>
        <w:right w:val="none" w:sz="0" w:space="0" w:color="auto"/>
      </w:divBdr>
    </w:div>
    <w:div w:id="1858498838">
      <w:bodyDiv w:val="1"/>
      <w:marLeft w:val="0"/>
      <w:marRight w:val="0"/>
      <w:marTop w:val="0"/>
      <w:marBottom w:val="0"/>
      <w:divBdr>
        <w:top w:val="none" w:sz="0" w:space="0" w:color="auto"/>
        <w:left w:val="none" w:sz="0" w:space="0" w:color="auto"/>
        <w:bottom w:val="none" w:sz="0" w:space="0" w:color="auto"/>
        <w:right w:val="none" w:sz="0" w:space="0" w:color="auto"/>
      </w:divBdr>
    </w:div>
    <w:div w:id="1859076514">
      <w:bodyDiv w:val="1"/>
      <w:marLeft w:val="0"/>
      <w:marRight w:val="0"/>
      <w:marTop w:val="0"/>
      <w:marBottom w:val="0"/>
      <w:divBdr>
        <w:top w:val="none" w:sz="0" w:space="0" w:color="auto"/>
        <w:left w:val="none" w:sz="0" w:space="0" w:color="auto"/>
        <w:bottom w:val="none" w:sz="0" w:space="0" w:color="auto"/>
        <w:right w:val="none" w:sz="0" w:space="0" w:color="auto"/>
      </w:divBdr>
    </w:div>
    <w:div w:id="1861121252">
      <w:bodyDiv w:val="1"/>
      <w:marLeft w:val="0"/>
      <w:marRight w:val="0"/>
      <w:marTop w:val="0"/>
      <w:marBottom w:val="0"/>
      <w:divBdr>
        <w:top w:val="none" w:sz="0" w:space="0" w:color="auto"/>
        <w:left w:val="none" w:sz="0" w:space="0" w:color="auto"/>
        <w:bottom w:val="none" w:sz="0" w:space="0" w:color="auto"/>
        <w:right w:val="none" w:sz="0" w:space="0" w:color="auto"/>
      </w:divBdr>
    </w:div>
    <w:div w:id="1861164242">
      <w:bodyDiv w:val="1"/>
      <w:marLeft w:val="0"/>
      <w:marRight w:val="0"/>
      <w:marTop w:val="0"/>
      <w:marBottom w:val="0"/>
      <w:divBdr>
        <w:top w:val="none" w:sz="0" w:space="0" w:color="auto"/>
        <w:left w:val="none" w:sz="0" w:space="0" w:color="auto"/>
        <w:bottom w:val="none" w:sz="0" w:space="0" w:color="auto"/>
        <w:right w:val="none" w:sz="0" w:space="0" w:color="auto"/>
      </w:divBdr>
    </w:div>
    <w:div w:id="1861164270">
      <w:bodyDiv w:val="1"/>
      <w:marLeft w:val="0"/>
      <w:marRight w:val="0"/>
      <w:marTop w:val="0"/>
      <w:marBottom w:val="0"/>
      <w:divBdr>
        <w:top w:val="none" w:sz="0" w:space="0" w:color="auto"/>
        <w:left w:val="none" w:sz="0" w:space="0" w:color="auto"/>
        <w:bottom w:val="none" w:sz="0" w:space="0" w:color="auto"/>
        <w:right w:val="none" w:sz="0" w:space="0" w:color="auto"/>
      </w:divBdr>
    </w:div>
    <w:div w:id="1861503653">
      <w:bodyDiv w:val="1"/>
      <w:marLeft w:val="0"/>
      <w:marRight w:val="0"/>
      <w:marTop w:val="0"/>
      <w:marBottom w:val="0"/>
      <w:divBdr>
        <w:top w:val="none" w:sz="0" w:space="0" w:color="auto"/>
        <w:left w:val="none" w:sz="0" w:space="0" w:color="auto"/>
        <w:bottom w:val="none" w:sz="0" w:space="0" w:color="auto"/>
        <w:right w:val="none" w:sz="0" w:space="0" w:color="auto"/>
      </w:divBdr>
    </w:div>
    <w:div w:id="1863012331">
      <w:bodyDiv w:val="1"/>
      <w:marLeft w:val="0"/>
      <w:marRight w:val="0"/>
      <w:marTop w:val="0"/>
      <w:marBottom w:val="0"/>
      <w:divBdr>
        <w:top w:val="none" w:sz="0" w:space="0" w:color="auto"/>
        <w:left w:val="none" w:sz="0" w:space="0" w:color="auto"/>
        <w:bottom w:val="none" w:sz="0" w:space="0" w:color="auto"/>
        <w:right w:val="none" w:sz="0" w:space="0" w:color="auto"/>
      </w:divBdr>
    </w:div>
    <w:div w:id="1863737049">
      <w:bodyDiv w:val="1"/>
      <w:marLeft w:val="0"/>
      <w:marRight w:val="0"/>
      <w:marTop w:val="0"/>
      <w:marBottom w:val="0"/>
      <w:divBdr>
        <w:top w:val="none" w:sz="0" w:space="0" w:color="auto"/>
        <w:left w:val="none" w:sz="0" w:space="0" w:color="auto"/>
        <w:bottom w:val="none" w:sz="0" w:space="0" w:color="auto"/>
        <w:right w:val="none" w:sz="0" w:space="0" w:color="auto"/>
      </w:divBdr>
    </w:div>
    <w:div w:id="1864172850">
      <w:bodyDiv w:val="1"/>
      <w:marLeft w:val="0"/>
      <w:marRight w:val="0"/>
      <w:marTop w:val="0"/>
      <w:marBottom w:val="0"/>
      <w:divBdr>
        <w:top w:val="none" w:sz="0" w:space="0" w:color="auto"/>
        <w:left w:val="none" w:sz="0" w:space="0" w:color="auto"/>
        <w:bottom w:val="none" w:sz="0" w:space="0" w:color="auto"/>
        <w:right w:val="none" w:sz="0" w:space="0" w:color="auto"/>
      </w:divBdr>
    </w:div>
    <w:div w:id="1865169132">
      <w:bodyDiv w:val="1"/>
      <w:marLeft w:val="0"/>
      <w:marRight w:val="0"/>
      <w:marTop w:val="0"/>
      <w:marBottom w:val="0"/>
      <w:divBdr>
        <w:top w:val="none" w:sz="0" w:space="0" w:color="auto"/>
        <w:left w:val="none" w:sz="0" w:space="0" w:color="auto"/>
        <w:bottom w:val="none" w:sz="0" w:space="0" w:color="auto"/>
        <w:right w:val="none" w:sz="0" w:space="0" w:color="auto"/>
      </w:divBdr>
    </w:div>
    <w:div w:id="1865826133">
      <w:bodyDiv w:val="1"/>
      <w:marLeft w:val="0"/>
      <w:marRight w:val="0"/>
      <w:marTop w:val="0"/>
      <w:marBottom w:val="0"/>
      <w:divBdr>
        <w:top w:val="none" w:sz="0" w:space="0" w:color="auto"/>
        <w:left w:val="none" w:sz="0" w:space="0" w:color="auto"/>
        <w:bottom w:val="none" w:sz="0" w:space="0" w:color="auto"/>
        <w:right w:val="none" w:sz="0" w:space="0" w:color="auto"/>
      </w:divBdr>
    </w:div>
    <w:div w:id="1866819619">
      <w:bodyDiv w:val="1"/>
      <w:marLeft w:val="0"/>
      <w:marRight w:val="0"/>
      <w:marTop w:val="0"/>
      <w:marBottom w:val="0"/>
      <w:divBdr>
        <w:top w:val="none" w:sz="0" w:space="0" w:color="auto"/>
        <w:left w:val="none" w:sz="0" w:space="0" w:color="auto"/>
        <w:bottom w:val="none" w:sz="0" w:space="0" w:color="auto"/>
        <w:right w:val="none" w:sz="0" w:space="0" w:color="auto"/>
      </w:divBdr>
    </w:div>
    <w:div w:id="1866944580">
      <w:bodyDiv w:val="1"/>
      <w:marLeft w:val="0"/>
      <w:marRight w:val="0"/>
      <w:marTop w:val="0"/>
      <w:marBottom w:val="0"/>
      <w:divBdr>
        <w:top w:val="none" w:sz="0" w:space="0" w:color="auto"/>
        <w:left w:val="none" w:sz="0" w:space="0" w:color="auto"/>
        <w:bottom w:val="none" w:sz="0" w:space="0" w:color="auto"/>
        <w:right w:val="none" w:sz="0" w:space="0" w:color="auto"/>
      </w:divBdr>
    </w:div>
    <w:div w:id="1868175210">
      <w:bodyDiv w:val="1"/>
      <w:marLeft w:val="0"/>
      <w:marRight w:val="0"/>
      <w:marTop w:val="0"/>
      <w:marBottom w:val="0"/>
      <w:divBdr>
        <w:top w:val="none" w:sz="0" w:space="0" w:color="auto"/>
        <w:left w:val="none" w:sz="0" w:space="0" w:color="auto"/>
        <w:bottom w:val="none" w:sz="0" w:space="0" w:color="auto"/>
        <w:right w:val="none" w:sz="0" w:space="0" w:color="auto"/>
      </w:divBdr>
    </w:div>
    <w:div w:id="1868592534">
      <w:bodyDiv w:val="1"/>
      <w:marLeft w:val="0"/>
      <w:marRight w:val="0"/>
      <w:marTop w:val="0"/>
      <w:marBottom w:val="0"/>
      <w:divBdr>
        <w:top w:val="none" w:sz="0" w:space="0" w:color="auto"/>
        <w:left w:val="none" w:sz="0" w:space="0" w:color="auto"/>
        <w:bottom w:val="none" w:sz="0" w:space="0" w:color="auto"/>
        <w:right w:val="none" w:sz="0" w:space="0" w:color="auto"/>
      </w:divBdr>
    </w:div>
    <w:div w:id="1869369812">
      <w:bodyDiv w:val="1"/>
      <w:marLeft w:val="0"/>
      <w:marRight w:val="0"/>
      <w:marTop w:val="0"/>
      <w:marBottom w:val="0"/>
      <w:divBdr>
        <w:top w:val="none" w:sz="0" w:space="0" w:color="auto"/>
        <w:left w:val="none" w:sz="0" w:space="0" w:color="auto"/>
        <w:bottom w:val="none" w:sz="0" w:space="0" w:color="auto"/>
        <w:right w:val="none" w:sz="0" w:space="0" w:color="auto"/>
      </w:divBdr>
    </w:div>
    <w:div w:id="1875144557">
      <w:bodyDiv w:val="1"/>
      <w:marLeft w:val="0"/>
      <w:marRight w:val="0"/>
      <w:marTop w:val="0"/>
      <w:marBottom w:val="0"/>
      <w:divBdr>
        <w:top w:val="none" w:sz="0" w:space="0" w:color="auto"/>
        <w:left w:val="none" w:sz="0" w:space="0" w:color="auto"/>
        <w:bottom w:val="none" w:sz="0" w:space="0" w:color="auto"/>
        <w:right w:val="none" w:sz="0" w:space="0" w:color="auto"/>
      </w:divBdr>
    </w:div>
    <w:div w:id="1877228612">
      <w:bodyDiv w:val="1"/>
      <w:marLeft w:val="0"/>
      <w:marRight w:val="0"/>
      <w:marTop w:val="0"/>
      <w:marBottom w:val="0"/>
      <w:divBdr>
        <w:top w:val="none" w:sz="0" w:space="0" w:color="auto"/>
        <w:left w:val="none" w:sz="0" w:space="0" w:color="auto"/>
        <w:bottom w:val="none" w:sz="0" w:space="0" w:color="auto"/>
        <w:right w:val="none" w:sz="0" w:space="0" w:color="auto"/>
      </w:divBdr>
    </w:div>
    <w:div w:id="1877423800">
      <w:bodyDiv w:val="1"/>
      <w:marLeft w:val="0"/>
      <w:marRight w:val="0"/>
      <w:marTop w:val="0"/>
      <w:marBottom w:val="0"/>
      <w:divBdr>
        <w:top w:val="none" w:sz="0" w:space="0" w:color="auto"/>
        <w:left w:val="none" w:sz="0" w:space="0" w:color="auto"/>
        <w:bottom w:val="none" w:sz="0" w:space="0" w:color="auto"/>
        <w:right w:val="none" w:sz="0" w:space="0" w:color="auto"/>
      </w:divBdr>
    </w:div>
    <w:div w:id="1878203921">
      <w:bodyDiv w:val="1"/>
      <w:marLeft w:val="0"/>
      <w:marRight w:val="0"/>
      <w:marTop w:val="0"/>
      <w:marBottom w:val="0"/>
      <w:divBdr>
        <w:top w:val="none" w:sz="0" w:space="0" w:color="auto"/>
        <w:left w:val="none" w:sz="0" w:space="0" w:color="auto"/>
        <w:bottom w:val="none" w:sz="0" w:space="0" w:color="auto"/>
        <w:right w:val="none" w:sz="0" w:space="0" w:color="auto"/>
      </w:divBdr>
    </w:div>
    <w:div w:id="1879199576">
      <w:bodyDiv w:val="1"/>
      <w:marLeft w:val="0"/>
      <w:marRight w:val="0"/>
      <w:marTop w:val="0"/>
      <w:marBottom w:val="0"/>
      <w:divBdr>
        <w:top w:val="none" w:sz="0" w:space="0" w:color="auto"/>
        <w:left w:val="none" w:sz="0" w:space="0" w:color="auto"/>
        <w:bottom w:val="none" w:sz="0" w:space="0" w:color="auto"/>
        <w:right w:val="none" w:sz="0" w:space="0" w:color="auto"/>
      </w:divBdr>
    </w:div>
    <w:div w:id="1881018081">
      <w:bodyDiv w:val="1"/>
      <w:marLeft w:val="0"/>
      <w:marRight w:val="0"/>
      <w:marTop w:val="0"/>
      <w:marBottom w:val="0"/>
      <w:divBdr>
        <w:top w:val="none" w:sz="0" w:space="0" w:color="auto"/>
        <w:left w:val="none" w:sz="0" w:space="0" w:color="auto"/>
        <w:bottom w:val="none" w:sz="0" w:space="0" w:color="auto"/>
        <w:right w:val="none" w:sz="0" w:space="0" w:color="auto"/>
      </w:divBdr>
    </w:div>
    <w:div w:id="1881166825">
      <w:bodyDiv w:val="1"/>
      <w:marLeft w:val="0"/>
      <w:marRight w:val="0"/>
      <w:marTop w:val="0"/>
      <w:marBottom w:val="0"/>
      <w:divBdr>
        <w:top w:val="none" w:sz="0" w:space="0" w:color="auto"/>
        <w:left w:val="none" w:sz="0" w:space="0" w:color="auto"/>
        <w:bottom w:val="none" w:sz="0" w:space="0" w:color="auto"/>
        <w:right w:val="none" w:sz="0" w:space="0" w:color="auto"/>
      </w:divBdr>
    </w:div>
    <w:div w:id="1881626359">
      <w:bodyDiv w:val="1"/>
      <w:marLeft w:val="0"/>
      <w:marRight w:val="0"/>
      <w:marTop w:val="0"/>
      <w:marBottom w:val="0"/>
      <w:divBdr>
        <w:top w:val="none" w:sz="0" w:space="0" w:color="auto"/>
        <w:left w:val="none" w:sz="0" w:space="0" w:color="auto"/>
        <w:bottom w:val="none" w:sz="0" w:space="0" w:color="auto"/>
        <w:right w:val="none" w:sz="0" w:space="0" w:color="auto"/>
      </w:divBdr>
    </w:div>
    <w:div w:id="1886091940">
      <w:bodyDiv w:val="1"/>
      <w:marLeft w:val="0"/>
      <w:marRight w:val="0"/>
      <w:marTop w:val="0"/>
      <w:marBottom w:val="0"/>
      <w:divBdr>
        <w:top w:val="none" w:sz="0" w:space="0" w:color="auto"/>
        <w:left w:val="none" w:sz="0" w:space="0" w:color="auto"/>
        <w:bottom w:val="none" w:sz="0" w:space="0" w:color="auto"/>
        <w:right w:val="none" w:sz="0" w:space="0" w:color="auto"/>
      </w:divBdr>
    </w:div>
    <w:div w:id="1887450850">
      <w:bodyDiv w:val="1"/>
      <w:marLeft w:val="0"/>
      <w:marRight w:val="0"/>
      <w:marTop w:val="0"/>
      <w:marBottom w:val="0"/>
      <w:divBdr>
        <w:top w:val="none" w:sz="0" w:space="0" w:color="auto"/>
        <w:left w:val="none" w:sz="0" w:space="0" w:color="auto"/>
        <w:bottom w:val="none" w:sz="0" w:space="0" w:color="auto"/>
        <w:right w:val="none" w:sz="0" w:space="0" w:color="auto"/>
      </w:divBdr>
    </w:div>
    <w:div w:id="1889607111">
      <w:bodyDiv w:val="1"/>
      <w:marLeft w:val="0"/>
      <w:marRight w:val="0"/>
      <w:marTop w:val="0"/>
      <w:marBottom w:val="0"/>
      <w:divBdr>
        <w:top w:val="none" w:sz="0" w:space="0" w:color="auto"/>
        <w:left w:val="none" w:sz="0" w:space="0" w:color="auto"/>
        <w:bottom w:val="none" w:sz="0" w:space="0" w:color="auto"/>
        <w:right w:val="none" w:sz="0" w:space="0" w:color="auto"/>
      </w:divBdr>
    </w:div>
    <w:div w:id="1891919673">
      <w:bodyDiv w:val="1"/>
      <w:marLeft w:val="0"/>
      <w:marRight w:val="0"/>
      <w:marTop w:val="0"/>
      <w:marBottom w:val="0"/>
      <w:divBdr>
        <w:top w:val="none" w:sz="0" w:space="0" w:color="auto"/>
        <w:left w:val="none" w:sz="0" w:space="0" w:color="auto"/>
        <w:bottom w:val="none" w:sz="0" w:space="0" w:color="auto"/>
        <w:right w:val="none" w:sz="0" w:space="0" w:color="auto"/>
      </w:divBdr>
    </w:div>
    <w:div w:id="1893156410">
      <w:bodyDiv w:val="1"/>
      <w:marLeft w:val="0"/>
      <w:marRight w:val="0"/>
      <w:marTop w:val="0"/>
      <w:marBottom w:val="0"/>
      <w:divBdr>
        <w:top w:val="none" w:sz="0" w:space="0" w:color="auto"/>
        <w:left w:val="none" w:sz="0" w:space="0" w:color="auto"/>
        <w:bottom w:val="none" w:sz="0" w:space="0" w:color="auto"/>
        <w:right w:val="none" w:sz="0" w:space="0" w:color="auto"/>
      </w:divBdr>
    </w:div>
    <w:div w:id="1896773321">
      <w:bodyDiv w:val="1"/>
      <w:marLeft w:val="0"/>
      <w:marRight w:val="0"/>
      <w:marTop w:val="0"/>
      <w:marBottom w:val="0"/>
      <w:divBdr>
        <w:top w:val="none" w:sz="0" w:space="0" w:color="auto"/>
        <w:left w:val="none" w:sz="0" w:space="0" w:color="auto"/>
        <w:bottom w:val="none" w:sz="0" w:space="0" w:color="auto"/>
        <w:right w:val="none" w:sz="0" w:space="0" w:color="auto"/>
      </w:divBdr>
    </w:div>
    <w:div w:id="1898280922">
      <w:bodyDiv w:val="1"/>
      <w:marLeft w:val="0"/>
      <w:marRight w:val="0"/>
      <w:marTop w:val="0"/>
      <w:marBottom w:val="0"/>
      <w:divBdr>
        <w:top w:val="none" w:sz="0" w:space="0" w:color="auto"/>
        <w:left w:val="none" w:sz="0" w:space="0" w:color="auto"/>
        <w:bottom w:val="none" w:sz="0" w:space="0" w:color="auto"/>
        <w:right w:val="none" w:sz="0" w:space="0" w:color="auto"/>
      </w:divBdr>
    </w:div>
    <w:div w:id="1898471808">
      <w:bodyDiv w:val="1"/>
      <w:marLeft w:val="0"/>
      <w:marRight w:val="0"/>
      <w:marTop w:val="0"/>
      <w:marBottom w:val="0"/>
      <w:divBdr>
        <w:top w:val="none" w:sz="0" w:space="0" w:color="auto"/>
        <w:left w:val="none" w:sz="0" w:space="0" w:color="auto"/>
        <w:bottom w:val="none" w:sz="0" w:space="0" w:color="auto"/>
        <w:right w:val="none" w:sz="0" w:space="0" w:color="auto"/>
      </w:divBdr>
    </w:div>
    <w:div w:id="1898586570">
      <w:bodyDiv w:val="1"/>
      <w:marLeft w:val="0"/>
      <w:marRight w:val="0"/>
      <w:marTop w:val="0"/>
      <w:marBottom w:val="0"/>
      <w:divBdr>
        <w:top w:val="none" w:sz="0" w:space="0" w:color="auto"/>
        <w:left w:val="none" w:sz="0" w:space="0" w:color="auto"/>
        <w:bottom w:val="none" w:sz="0" w:space="0" w:color="auto"/>
        <w:right w:val="none" w:sz="0" w:space="0" w:color="auto"/>
      </w:divBdr>
    </w:div>
    <w:div w:id="1898589998">
      <w:bodyDiv w:val="1"/>
      <w:marLeft w:val="0"/>
      <w:marRight w:val="0"/>
      <w:marTop w:val="0"/>
      <w:marBottom w:val="0"/>
      <w:divBdr>
        <w:top w:val="none" w:sz="0" w:space="0" w:color="auto"/>
        <w:left w:val="none" w:sz="0" w:space="0" w:color="auto"/>
        <w:bottom w:val="none" w:sz="0" w:space="0" w:color="auto"/>
        <w:right w:val="none" w:sz="0" w:space="0" w:color="auto"/>
      </w:divBdr>
    </w:div>
    <w:div w:id="1900819615">
      <w:bodyDiv w:val="1"/>
      <w:marLeft w:val="0"/>
      <w:marRight w:val="0"/>
      <w:marTop w:val="0"/>
      <w:marBottom w:val="0"/>
      <w:divBdr>
        <w:top w:val="none" w:sz="0" w:space="0" w:color="auto"/>
        <w:left w:val="none" w:sz="0" w:space="0" w:color="auto"/>
        <w:bottom w:val="none" w:sz="0" w:space="0" w:color="auto"/>
        <w:right w:val="none" w:sz="0" w:space="0" w:color="auto"/>
      </w:divBdr>
    </w:div>
    <w:div w:id="1901553197">
      <w:bodyDiv w:val="1"/>
      <w:marLeft w:val="0"/>
      <w:marRight w:val="0"/>
      <w:marTop w:val="0"/>
      <w:marBottom w:val="0"/>
      <w:divBdr>
        <w:top w:val="none" w:sz="0" w:space="0" w:color="auto"/>
        <w:left w:val="none" w:sz="0" w:space="0" w:color="auto"/>
        <w:bottom w:val="none" w:sz="0" w:space="0" w:color="auto"/>
        <w:right w:val="none" w:sz="0" w:space="0" w:color="auto"/>
      </w:divBdr>
    </w:div>
    <w:div w:id="1909682951">
      <w:bodyDiv w:val="1"/>
      <w:marLeft w:val="0"/>
      <w:marRight w:val="0"/>
      <w:marTop w:val="0"/>
      <w:marBottom w:val="0"/>
      <w:divBdr>
        <w:top w:val="none" w:sz="0" w:space="0" w:color="auto"/>
        <w:left w:val="none" w:sz="0" w:space="0" w:color="auto"/>
        <w:bottom w:val="none" w:sz="0" w:space="0" w:color="auto"/>
        <w:right w:val="none" w:sz="0" w:space="0" w:color="auto"/>
      </w:divBdr>
    </w:div>
    <w:div w:id="1909726395">
      <w:bodyDiv w:val="1"/>
      <w:marLeft w:val="0"/>
      <w:marRight w:val="0"/>
      <w:marTop w:val="0"/>
      <w:marBottom w:val="0"/>
      <w:divBdr>
        <w:top w:val="none" w:sz="0" w:space="0" w:color="auto"/>
        <w:left w:val="none" w:sz="0" w:space="0" w:color="auto"/>
        <w:bottom w:val="none" w:sz="0" w:space="0" w:color="auto"/>
        <w:right w:val="none" w:sz="0" w:space="0" w:color="auto"/>
      </w:divBdr>
    </w:div>
    <w:div w:id="1910117209">
      <w:bodyDiv w:val="1"/>
      <w:marLeft w:val="0"/>
      <w:marRight w:val="0"/>
      <w:marTop w:val="0"/>
      <w:marBottom w:val="0"/>
      <w:divBdr>
        <w:top w:val="none" w:sz="0" w:space="0" w:color="auto"/>
        <w:left w:val="none" w:sz="0" w:space="0" w:color="auto"/>
        <w:bottom w:val="none" w:sz="0" w:space="0" w:color="auto"/>
        <w:right w:val="none" w:sz="0" w:space="0" w:color="auto"/>
      </w:divBdr>
    </w:div>
    <w:div w:id="1910848664">
      <w:bodyDiv w:val="1"/>
      <w:marLeft w:val="0"/>
      <w:marRight w:val="0"/>
      <w:marTop w:val="0"/>
      <w:marBottom w:val="0"/>
      <w:divBdr>
        <w:top w:val="none" w:sz="0" w:space="0" w:color="auto"/>
        <w:left w:val="none" w:sz="0" w:space="0" w:color="auto"/>
        <w:bottom w:val="none" w:sz="0" w:space="0" w:color="auto"/>
        <w:right w:val="none" w:sz="0" w:space="0" w:color="auto"/>
      </w:divBdr>
    </w:div>
    <w:div w:id="1916013936">
      <w:bodyDiv w:val="1"/>
      <w:marLeft w:val="0"/>
      <w:marRight w:val="0"/>
      <w:marTop w:val="0"/>
      <w:marBottom w:val="0"/>
      <w:divBdr>
        <w:top w:val="none" w:sz="0" w:space="0" w:color="auto"/>
        <w:left w:val="none" w:sz="0" w:space="0" w:color="auto"/>
        <w:bottom w:val="none" w:sz="0" w:space="0" w:color="auto"/>
        <w:right w:val="none" w:sz="0" w:space="0" w:color="auto"/>
      </w:divBdr>
    </w:div>
    <w:div w:id="1919287634">
      <w:bodyDiv w:val="1"/>
      <w:marLeft w:val="0"/>
      <w:marRight w:val="0"/>
      <w:marTop w:val="0"/>
      <w:marBottom w:val="0"/>
      <w:divBdr>
        <w:top w:val="none" w:sz="0" w:space="0" w:color="auto"/>
        <w:left w:val="none" w:sz="0" w:space="0" w:color="auto"/>
        <w:bottom w:val="none" w:sz="0" w:space="0" w:color="auto"/>
        <w:right w:val="none" w:sz="0" w:space="0" w:color="auto"/>
      </w:divBdr>
    </w:div>
    <w:div w:id="1919946819">
      <w:bodyDiv w:val="1"/>
      <w:marLeft w:val="0"/>
      <w:marRight w:val="0"/>
      <w:marTop w:val="0"/>
      <w:marBottom w:val="0"/>
      <w:divBdr>
        <w:top w:val="none" w:sz="0" w:space="0" w:color="auto"/>
        <w:left w:val="none" w:sz="0" w:space="0" w:color="auto"/>
        <w:bottom w:val="none" w:sz="0" w:space="0" w:color="auto"/>
        <w:right w:val="none" w:sz="0" w:space="0" w:color="auto"/>
      </w:divBdr>
    </w:div>
    <w:div w:id="1921478235">
      <w:bodyDiv w:val="1"/>
      <w:marLeft w:val="0"/>
      <w:marRight w:val="0"/>
      <w:marTop w:val="0"/>
      <w:marBottom w:val="0"/>
      <w:divBdr>
        <w:top w:val="none" w:sz="0" w:space="0" w:color="auto"/>
        <w:left w:val="none" w:sz="0" w:space="0" w:color="auto"/>
        <w:bottom w:val="none" w:sz="0" w:space="0" w:color="auto"/>
        <w:right w:val="none" w:sz="0" w:space="0" w:color="auto"/>
      </w:divBdr>
    </w:div>
    <w:div w:id="1922370365">
      <w:bodyDiv w:val="1"/>
      <w:marLeft w:val="0"/>
      <w:marRight w:val="0"/>
      <w:marTop w:val="0"/>
      <w:marBottom w:val="0"/>
      <w:divBdr>
        <w:top w:val="none" w:sz="0" w:space="0" w:color="auto"/>
        <w:left w:val="none" w:sz="0" w:space="0" w:color="auto"/>
        <w:bottom w:val="none" w:sz="0" w:space="0" w:color="auto"/>
        <w:right w:val="none" w:sz="0" w:space="0" w:color="auto"/>
      </w:divBdr>
    </w:div>
    <w:div w:id="1923877020">
      <w:bodyDiv w:val="1"/>
      <w:marLeft w:val="0"/>
      <w:marRight w:val="0"/>
      <w:marTop w:val="0"/>
      <w:marBottom w:val="0"/>
      <w:divBdr>
        <w:top w:val="none" w:sz="0" w:space="0" w:color="auto"/>
        <w:left w:val="none" w:sz="0" w:space="0" w:color="auto"/>
        <w:bottom w:val="none" w:sz="0" w:space="0" w:color="auto"/>
        <w:right w:val="none" w:sz="0" w:space="0" w:color="auto"/>
      </w:divBdr>
    </w:div>
    <w:div w:id="1924802791">
      <w:bodyDiv w:val="1"/>
      <w:marLeft w:val="0"/>
      <w:marRight w:val="0"/>
      <w:marTop w:val="0"/>
      <w:marBottom w:val="0"/>
      <w:divBdr>
        <w:top w:val="none" w:sz="0" w:space="0" w:color="auto"/>
        <w:left w:val="none" w:sz="0" w:space="0" w:color="auto"/>
        <w:bottom w:val="none" w:sz="0" w:space="0" w:color="auto"/>
        <w:right w:val="none" w:sz="0" w:space="0" w:color="auto"/>
      </w:divBdr>
    </w:div>
    <w:div w:id="1924947300">
      <w:bodyDiv w:val="1"/>
      <w:marLeft w:val="0"/>
      <w:marRight w:val="0"/>
      <w:marTop w:val="0"/>
      <w:marBottom w:val="0"/>
      <w:divBdr>
        <w:top w:val="none" w:sz="0" w:space="0" w:color="auto"/>
        <w:left w:val="none" w:sz="0" w:space="0" w:color="auto"/>
        <w:bottom w:val="none" w:sz="0" w:space="0" w:color="auto"/>
        <w:right w:val="none" w:sz="0" w:space="0" w:color="auto"/>
      </w:divBdr>
    </w:div>
    <w:div w:id="1925991971">
      <w:bodyDiv w:val="1"/>
      <w:marLeft w:val="0"/>
      <w:marRight w:val="0"/>
      <w:marTop w:val="0"/>
      <w:marBottom w:val="0"/>
      <w:divBdr>
        <w:top w:val="none" w:sz="0" w:space="0" w:color="auto"/>
        <w:left w:val="none" w:sz="0" w:space="0" w:color="auto"/>
        <w:bottom w:val="none" w:sz="0" w:space="0" w:color="auto"/>
        <w:right w:val="none" w:sz="0" w:space="0" w:color="auto"/>
      </w:divBdr>
    </w:div>
    <w:div w:id="1926718877">
      <w:bodyDiv w:val="1"/>
      <w:marLeft w:val="0"/>
      <w:marRight w:val="0"/>
      <w:marTop w:val="0"/>
      <w:marBottom w:val="0"/>
      <w:divBdr>
        <w:top w:val="none" w:sz="0" w:space="0" w:color="auto"/>
        <w:left w:val="none" w:sz="0" w:space="0" w:color="auto"/>
        <w:bottom w:val="none" w:sz="0" w:space="0" w:color="auto"/>
        <w:right w:val="none" w:sz="0" w:space="0" w:color="auto"/>
      </w:divBdr>
    </w:div>
    <w:div w:id="1927373604">
      <w:bodyDiv w:val="1"/>
      <w:marLeft w:val="0"/>
      <w:marRight w:val="0"/>
      <w:marTop w:val="0"/>
      <w:marBottom w:val="0"/>
      <w:divBdr>
        <w:top w:val="none" w:sz="0" w:space="0" w:color="auto"/>
        <w:left w:val="none" w:sz="0" w:space="0" w:color="auto"/>
        <w:bottom w:val="none" w:sz="0" w:space="0" w:color="auto"/>
        <w:right w:val="none" w:sz="0" w:space="0" w:color="auto"/>
      </w:divBdr>
    </w:div>
    <w:div w:id="1929537270">
      <w:bodyDiv w:val="1"/>
      <w:marLeft w:val="0"/>
      <w:marRight w:val="0"/>
      <w:marTop w:val="0"/>
      <w:marBottom w:val="0"/>
      <w:divBdr>
        <w:top w:val="none" w:sz="0" w:space="0" w:color="auto"/>
        <w:left w:val="none" w:sz="0" w:space="0" w:color="auto"/>
        <w:bottom w:val="none" w:sz="0" w:space="0" w:color="auto"/>
        <w:right w:val="none" w:sz="0" w:space="0" w:color="auto"/>
      </w:divBdr>
    </w:div>
    <w:div w:id="1930002052">
      <w:bodyDiv w:val="1"/>
      <w:marLeft w:val="0"/>
      <w:marRight w:val="0"/>
      <w:marTop w:val="0"/>
      <w:marBottom w:val="0"/>
      <w:divBdr>
        <w:top w:val="none" w:sz="0" w:space="0" w:color="auto"/>
        <w:left w:val="none" w:sz="0" w:space="0" w:color="auto"/>
        <w:bottom w:val="none" w:sz="0" w:space="0" w:color="auto"/>
        <w:right w:val="none" w:sz="0" w:space="0" w:color="auto"/>
      </w:divBdr>
    </w:div>
    <w:div w:id="1930850881">
      <w:bodyDiv w:val="1"/>
      <w:marLeft w:val="0"/>
      <w:marRight w:val="0"/>
      <w:marTop w:val="0"/>
      <w:marBottom w:val="0"/>
      <w:divBdr>
        <w:top w:val="none" w:sz="0" w:space="0" w:color="auto"/>
        <w:left w:val="none" w:sz="0" w:space="0" w:color="auto"/>
        <w:bottom w:val="none" w:sz="0" w:space="0" w:color="auto"/>
        <w:right w:val="none" w:sz="0" w:space="0" w:color="auto"/>
      </w:divBdr>
    </w:div>
    <w:div w:id="1931036208">
      <w:bodyDiv w:val="1"/>
      <w:marLeft w:val="0"/>
      <w:marRight w:val="0"/>
      <w:marTop w:val="0"/>
      <w:marBottom w:val="0"/>
      <w:divBdr>
        <w:top w:val="none" w:sz="0" w:space="0" w:color="auto"/>
        <w:left w:val="none" w:sz="0" w:space="0" w:color="auto"/>
        <w:bottom w:val="none" w:sz="0" w:space="0" w:color="auto"/>
        <w:right w:val="none" w:sz="0" w:space="0" w:color="auto"/>
      </w:divBdr>
    </w:div>
    <w:div w:id="1931229815">
      <w:bodyDiv w:val="1"/>
      <w:marLeft w:val="0"/>
      <w:marRight w:val="0"/>
      <w:marTop w:val="0"/>
      <w:marBottom w:val="0"/>
      <w:divBdr>
        <w:top w:val="none" w:sz="0" w:space="0" w:color="auto"/>
        <w:left w:val="none" w:sz="0" w:space="0" w:color="auto"/>
        <w:bottom w:val="none" w:sz="0" w:space="0" w:color="auto"/>
        <w:right w:val="none" w:sz="0" w:space="0" w:color="auto"/>
      </w:divBdr>
    </w:div>
    <w:div w:id="1931308822">
      <w:bodyDiv w:val="1"/>
      <w:marLeft w:val="0"/>
      <w:marRight w:val="0"/>
      <w:marTop w:val="0"/>
      <w:marBottom w:val="0"/>
      <w:divBdr>
        <w:top w:val="none" w:sz="0" w:space="0" w:color="auto"/>
        <w:left w:val="none" w:sz="0" w:space="0" w:color="auto"/>
        <w:bottom w:val="none" w:sz="0" w:space="0" w:color="auto"/>
        <w:right w:val="none" w:sz="0" w:space="0" w:color="auto"/>
      </w:divBdr>
    </w:div>
    <w:div w:id="1934777766">
      <w:bodyDiv w:val="1"/>
      <w:marLeft w:val="0"/>
      <w:marRight w:val="0"/>
      <w:marTop w:val="0"/>
      <w:marBottom w:val="0"/>
      <w:divBdr>
        <w:top w:val="none" w:sz="0" w:space="0" w:color="auto"/>
        <w:left w:val="none" w:sz="0" w:space="0" w:color="auto"/>
        <w:bottom w:val="none" w:sz="0" w:space="0" w:color="auto"/>
        <w:right w:val="none" w:sz="0" w:space="0" w:color="auto"/>
      </w:divBdr>
    </w:div>
    <w:div w:id="1936330106">
      <w:bodyDiv w:val="1"/>
      <w:marLeft w:val="0"/>
      <w:marRight w:val="0"/>
      <w:marTop w:val="0"/>
      <w:marBottom w:val="0"/>
      <w:divBdr>
        <w:top w:val="none" w:sz="0" w:space="0" w:color="auto"/>
        <w:left w:val="none" w:sz="0" w:space="0" w:color="auto"/>
        <w:bottom w:val="none" w:sz="0" w:space="0" w:color="auto"/>
        <w:right w:val="none" w:sz="0" w:space="0" w:color="auto"/>
      </w:divBdr>
    </w:div>
    <w:div w:id="1937130259">
      <w:bodyDiv w:val="1"/>
      <w:marLeft w:val="0"/>
      <w:marRight w:val="0"/>
      <w:marTop w:val="0"/>
      <w:marBottom w:val="0"/>
      <w:divBdr>
        <w:top w:val="none" w:sz="0" w:space="0" w:color="auto"/>
        <w:left w:val="none" w:sz="0" w:space="0" w:color="auto"/>
        <w:bottom w:val="none" w:sz="0" w:space="0" w:color="auto"/>
        <w:right w:val="none" w:sz="0" w:space="0" w:color="auto"/>
      </w:divBdr>
    </w:div>
    <w:div w:id="1938564045">
      <w:bodyDiv w:val="1"/>
      <w:marLeft w:val="0"/>
      <w:marRight w:val="0"/>
      <w:marTop w:val="0"/>
      <w:marBottom w:val="0"/>
      <w:divBdr>
        <w:top w:val="none" w:sz="0" w:space="0" w:color="auto"/>
        <w:left w:val="none" w:sz="0" w:space="0" w:color="auto"/>
        <w:bottom w:val="none" w:sz="0" w:space="0" w:color="auto"/>
        <w:right w:val="none" w:sz="0" w:space="0" w:color="auto"/>
      </w:divBdr>
    </w:div>
    <w:div w:id="1939409183">
      <w:bodyDiv w:val="1"/>
      <w:marLeft w:val="0"/>
      <w:marRight w:val="0"/>
      <w:marTop w:val="0"/>
      <w:marBottom w:val="0"/>
      <w:divBdr>
        <w:top w:val="none" w:sz="0" w:space="0" w:color="auto"/>
        <w:left w:val="none" w:sz="0" w:space="0" w:color="auto"/>
        <w:bottom w:val="none" w:sz="0" w:space="0" w:color="auto"/>
        <w:right w:val="none" w:sz="0" w:space="0" w:color="auto"/>
      </w:divBdr>
    </w:div>
    <w:div w:id="1940066463">
      <w:bodyDiv w:val="1"/>
      <w:marLeft w:val="0"/>
      <w:marRight w:val="0"/>
      <w:marTop w:val="0"/>
      <w:marBottom w:val="0"/>
      <w:divBdr>
        <w:top w:val="none" w:sz="0" w:space="0" w:color="auto"/>
        <w:left w:val="none" w:sz="0" w:space="0" w:color="auto"/>
        <w:bottom w:val="none" w:sz="0" w:space="0" w:color="auto"/>
        <w:right w:val="none" w:sz="0" w:space="0" w:color="auto"/>
      </w:divBdr>
    </w:div>
    <w:div w:id="1942294007">
      <w:bodyDiv w:val="1"/>
      <w:marLeft w:val="0"/>
      <w:marRight w:val="0"/>
      <w:marTop w:val="0"/>
      <w:marBottom w:val="0"/>
      <w:divBdr>
        <w:top w:val="none" w:sz="0" w:space="0" w:color="auto"/>
        <w:left w:val="none" w:sz="0" w:space="0" w:color="auto"/>
        <w:bottom w:val="none" w:sz="0" w:space="0" w:color="auto"/>
        <w:right w:val="none" w:sz="0" w:space="0" w:color="auto"/>
      </w:divBdr>
    </w:div>
    <w:div w:id="1943756134">
      <w:bodyDiv w:val="1"/>
      <w:marLeft w:val="0"/>
      <w:marRight w:val="0"/>
      <w:marTop w:val="0"/>
      <w:marBottom w:val="0"/>
      <w:divBdr>
        <w:top w:val="none" w:sz="0" w:space="0" w:color="auto"/>
        <w:left w:val="none" w:sz="0" w:space="0" w:color="auto"/>
        <w:bottom w:val="none" w:sz="0" w:space="0" w:color="auto"/>
        <w:right w:val="none" w:sz="0" w:space="0" w:color="auto"/>
      </w:divBdr>
    </w:div>
    <w:div w:id="1944023051">
      <w:bodyDiv w:val="1"/>
      <w:marLeft w:val="0"/>
      <w:marRight w:val="0"/>
      <w:marTop w:val="0"/>
      <w:marBottom w:val="0"/>
      <w:divBdr>
        <w:top w:val="none" w:sz="0" w:space="0" w:color="auto"/>
        <w:left w:val="none" w:sz="0" w:space="0" w:color="auto"/>
        <w:bottom w:val="none" w:sz="0" w:space="0" w:color="auto"/>
        <w:right w:val="none" w:sz="0" w:space="0" w:color="auto"/>
      </w:divBdr>
    </w:div>
    <w:div w:id="1945187086">
      <w:bodyDiv w:val="1"/>
      <w:marLeft w:val="0"/>
      <w:marRight w:val="0"/>
      <w:marTop w:val="0"/>
      <w:marBottom w:val="0"/>
      <w:divBdr>
        <w:top w:val="none" w:sz="0" w:space="0" w:color="auto"/>
        <w:left w:val="none" w:sz="0" w:space="0" w:color="auto"/>
        <w:bottom w:val="none" w:sz="0" w:space="0" w:color="auto"/>
        <w:right w:val="none" w:sz="0" w:space="0" w:color="auto"/>
      </w:divBdr>
    </w:div>
    <w:div w:id="1946764434">
      <w:bodyDiv w:val="1"/>
      <w:marLeft w:val="0"/>
      <w:marRight w:val="0"/>
      <w:marTop w:val="0"/>
      <w:marBottom w:val="0"/>
      <w:divBdr>
        <w:top w:val="none" w:sz="0" w:space="0" w:color="auto"/>
        <w:left w:val="none" w:sz="0" w:space="0" w:color="auto"/>
        <w:bottom w:val="none" w:sz="0" w:space="0" w:color="auto"/>
        <w:right w:val="none" w:sz="0" w:space="0" w:color="auto"/>
      </w:divBdr>
    </w:div>
    <w:div w:id="1947813494">
      <w:bodyDiv w:val="1"/>
      <w:marLeft w:val="0"/>
      <w:marRight w:val="0"/>
      <w:marTop w:val="0"/>
      <w:marBottom w:val="0"/>
      <w:divBdr>
        <w:top w:val="none" w:sz="0" w:space="0" w:color="auto"/>
        <w:left w:val="none" w:sz="0" w:space="0" w:color="auto"/>
        <w:bottom w:val="none" w:sz="0" w:space="0" w:color="auto"/>
        <w:right w:val="none" w:sz="0" w:space="0" w:color="auto"/>
      </w:divBdr>
    </w:div>
    <w:div w:id="1948846971">
      <w:bodyDiv w:val="1"/>
      <w:marLeft w:val="0"/>
      <w:marRight w:val="0"/>
      <w:marTop w:val="0"/>
      <w:marBottom w:val="0"/>
      <w:divBdr>
        <w:top w:val="none" w:sz="0" w:space="0" w:color="auto"/>
        <w:left w:val="none" w:sz="0" w:space="0" w:color="auto"/>
        <w:bottom w:val="none" w:sz="0" w:space="0" w:color="auto"/>
        <w:right w:val="none" w:sz="0" w:space="0" w:color="auto"/>
      </w:divBdr>
    </w:div>
    <w:div w:id="1949728047">
      <w:bodyDiv w:val="1"/>
      <w:marLeft w:val="0"/>
      <w:marRight w:val="0"/>
      <w:marTop w:val="0"/>
      <w:marBottom w:val="0"/>
      <w:divBdr>
        <w:top w:val="none" w:sz="0" w:space="0" w:color="auto"/>
        <w:left w:val="none" w:sz="0" w:space="0" w:color="auto"/>
        <w:bottom w:val="none" w:sz="0" w:space="0" w:color="auto"/>
        <w:right w:val="none" w:sz="0" w:space="0" w:color="auto"/>
      </w:divBdr>
    </w:div>
    <w:div w:id="1955136484">
      <w:bodyDiv w:val="1"/>
      <w:marLeft w:val="0"/>
      <w:marRight w:val="0"/>
      <w:marTop w:val="0"/>
      <w:marBottom w:val="0"/>
      <w:divBdr>
        <w:top w:val="none" w:sz="0" w:space="0" w:color="auto"/>
        <w:left w:val="none" w:sz="0" w:space="0" w:color="auto"/>
        <w:bottom w:val="none" w:sz="0" w:space="0" w:color="auto"/>
        <w:right w:val="none" w:sz="0" w:space="0" w:color="auto"/>
      </w:divBdr>
    </w:div>
    <w:div w:id="1959145451">
      <w:bodyDiv w:val="1"/>
      <w:marLeft w:val="0"/>
      <w:marRight w:val="0"/>
      <w:marTop w:val="0"/>
      <w:marBottom w:val="0"/>
      <w:divBdr>
        <w:top w:val="none" w:sz="0" w:space="0" w:color="auto"/>
        <w:left w:val="none" w:sz="0" w:space="0" w:color="auto"/>
        <w:bottom w:val="none" w:sz="0" w:space="0" w:color="auto"/>
        <w:right w:val="none" w:sz="0" w:space="0" w:color="auto"/>
      </w:divBdr>
    </w:div>
    <w:div w:id="1959800712">
      <w:bodyDiv w:val="1"/>
      <w:marLeft w:val="0"/>
      <w:marRight w:val="0"/>
      <w:marTop w:val="0"/>
      <w:marBottom w:val="0"/>
      <w:divBdr>
        <w:top w:val="none" w:sz="0" w:space="0" w:color="auto"/>
        <w:left w:val="none" w:sz="0" w:space="0" w:color="auto"/>
        <w:bottom w:val="none" w:sz="0" w:space="0" w:color="auto"/>
        <w:right w:val="none" w:sz="0" w:space="0" w:color="auto"/>
      </w:divBdr>
    </w:div>
    <w:div w:id="1960528870">
      <w:bodyDiv w:val="1"/>
      <w:marLeft w:val="0"/>
      <w:marRight w:val="0"/>
      <w:marTop w:val="0"/>
      <w:marBottom w:val="0"/>
      <w:divBdr>
        <w:top w:val="none" w:sz="0" w:space="0" w:color="auto"/>
        <w:left w:val="none" w:sz="0" w:space="0" w:color="auto"/>
        <w:bottom w:val="none" w:sz="0" w:space="0" w:color="auto"/>
        <w:right w:val="none" w:sz="0" w:space="0" w:color="auto"/>
      </w:divBdr>
    </w:div>
    <w:div w:id="1960720459">
      <w:bodyDiv w:val="1"/>
      <w:marLeft w:val="0"/>
      <w:marRight w:val="0"/>
      <w:marTop w:val="0"/>
      <w:marBottom w:val="0"/>
      <w:divBdr>
        <w:top w:val="none" w:sz="0" w:space="0" w:color="auto"/>
        <w:left w:val="none" w:sz="0" w:space="0" w:color="auto"/>
        <w:bottom w:val="none" w:sz="0" w:space="0" w:color="auto"/>
        <w:right w:val="none" w:sz="0" w:space="0" w:color="auto"/>
      </w:divBdr>
    </w:div>
    <w:div w:id="1961837573">
      <w:bodyDiv w:val="1"/>
      <w:marLeft w:val="0"/>
      <w:marRight w:val="0"/>
      <w:marTop w:val="0"/>
      <w:marBottom w:val="0"/>
      <w:divBdr>
        <w:top w:val="none" w:sz="0" w:space="0" w:color="auto"/>
        <w:left w:val="none" w:sz="0" w:space="0" w:color="auto"/>
        <w:bottom w:val="none" w:sz="0" w:space="0" w:color="auto"/>
        <w:right w:val="none" w:sz="0" w:space="0" w:color="auto"/>
      </w:divBdr>
    </w:div>
    <w:div w:id="1962107577">
      <w:bodyDiv w:val="1"/>
      <w:marLeft w:val="0"/>
      <w:marRight w:val="0"/>
      <w:marTop w:val="0"/>
      <w:marBottom w:val="0"/>
      <w:divBdr>
        <w:top w:val="none" w:sz="0" w:space="0" w:color="auto"/>
        <w:left w:val="none" w:sz="0" w:space="0" w:color="auto"/>
        <w:bottom w:val="none" w:sz="0" w:space="0" w:color="auto"/>
        <w:right w:val="none" w:sz="0" w:space="0" w:color="auto"/>
      </w:divBdr>
    </w:div>
    <w:div w:id="1962225964">
      <w:bodyDiv w:val="1"/>
      <w:marLeft w:val="0"/>
      <w:marRight w:val="0"/>
      <w:marTop w:val="0"/>
      <w:marBottom w:val="0"/>
      <w:divBdr>
        <w:top w:val="none" w:sz="0" w:space="0" w:color="auto"/>
        <w:left w:val="none" w:sz="0" w:space="0" w:color="auto"/>
        <w:bottom w:val="none" w:sz="0" w:space="0" w:color="auto"/>
        <w:right w:val="none" w:sz="0" w:space="0" w:color="auto"/>
      </w:divBdr>
    </w:div>
    <w:div w:id="1963032110">
      <w:bodyDiv w:val="1"/>
      <w:marLeft w:val="0"/>
      <w:marRight w:val="0"/>
      <w:marTop w:val="0"/>
      <w:marBottom w:val="0"/>
      <w:divBdr>
        <w:top w:val="none" w:sz="0" w:space="0" w:color="auto"/>
        <w:left w:val="none" w:sz="0" w:space="0" w:color="auto"/>
        <w:bottom w:val="none" w:sz="0" w:space="0" w:color="auto"/>
        <w:right w:val="none" w:sz="0" w:space="0" w:color="auto"/>
      </w:divBdr>
    </w:div>
    <w:div w:id="1967082346">
      <w:bodyDiv w:val="1"/>
      <w:marLeft w:val="0"/>
      <w:marRight w:val="0"/>
      <w:marTop w:val="0"/>
      <w:marBottom w:val="0"/>
      <w:divBdr>
        <w:top w:val="none" w:sz="0" w:space="0" w:color="auto"/>
        <w:left w:val="none" w:sz="0" w:space="0" w:color="auto"/>
        <w:bottom w:val="none" w:sz="0" w:space="0" w:color="auto"/>
        <w:right w:val="none" w:sz="0" w:space="0" w:color="auto"/>
      </w:divBdr>
    </w:div>
    <w:div w:id="1967615644">
      <w:bodyDiv w:val="1"/>
      <w:marLeft w:val="0"/>
      <w:marRight w:val="0"/>
      <w:marTop w:val="0"/>
      <w:marBottom w:val="0"/>
      <w:divBdr>
        <w:top w:val="none" w:sz="0" w:space="0" w:color="auto"/>
        <w:left w:val="none" w:sz="0" w:space="0" w:color="auto"/>
        <w:bottom w:val="none" w:sz="0" w:space="0" w:color="auto"/>
        <w:right w:val="none" w:sz="0" w:space="0" w:color="auto"/>
      </w:divBdr>
    </w:div>
    <w:div w:id="1971354498">
      <w:bodyDiv w:val="1"/>
      <w:marLeft w:val="0"/>
      <w:marRight w:val="0"/>
      <w:marTop w:val="0"/>
      <w:marBottom w:val="0"/>
      <w:divBdr>
        <w:top w:val="none" w:sz="0" w:space="0" w:color="auto"/>
        <w:left w:val="none" w:sz="0" w:space="0" w:color="auto"/>
        <w:bottom w:val="none" w:sz="0" w:space="0" w:color="auto"/>
        <w:right w:val="none" w:sz="0" w:space="0" w:color="auto"/>
      </w:divBdr>
    </w:div>
    <w:div w:id="1972515444">
      <w:bodyDiv w:val="1"/>
      <w:marLeft w:val="0"/>
      <w:marRight w:val="0"/>
      <w:marTop w:val="0"/>
      <w:marBottom w:val="0"/>
      <w:divBdr>
        <w:top w:val="none" w:sz="0" w:space="0" w:color="auto"/>
        <w:left w:val="none" w:sz="0" w:space="0" w:color="auto"/>
        <w:bottom w:val="none" w:sz="0" w:space="0" w:color="auto"/>
        <w:right w:val="none" w:sz="0" w:space="0" w:color="auto"/>
      </w:divBdr>
    </w:div>
    <w:div w:id="1975133393">
      <w:bodyDiv w:val="1"/>
      <w:marLeft w:val="0"/>
      <w:marRight w:val="0"/>
      <w:marTop w:val="0"/>
      <w:marBottom w:val="0"/>
      <w:divBdr>
        <w:top w:val="none" w:sz="0" w:space="0" w:color="auto"/>
        <w:left w:val="none" w:sz="0" w:space="0" w:color="auto"/>
        <w:bottom w:val="none" w:sz="0" w:space="0" w:color="auto"/>
        <w:right w:val="none" w:sz="0" w:space="0" w:color="auto"/>
      </w:divBdr>
    </w:div>
    <w:div w:id="1975334637">
      <w:bodyDiv w:val="1"/>
      <w:marLeft w:val="0"/>
      <w:marRight w:val="0"/>
      <w:marTop w:val="0"/>
      <w:marBottom w:val="0"/>
      <w:divBdr>
        <w:top w:val="none" w:sz="0" w:space="0" w:color="auto"/>
        <w:left w:val="none" w:sz="0" w:space="0" w:color="auto"/>
        <w:bottom w:val="none" w:sz="0" w:space="0" w:color="auto"/>
        <w:right w:val="none" w:sz="0" w:space="0" w:color="auto"/>
      </w:divBdr>
    </w:div>
    <w:div w:id="1975672969">
      <w:bodyDiv w:val="1"/>
      <w:marLeft w:val="0"/>
      <w:marRight w:val="0"/>
      <w:marTop w:val="0"/>
      <w:marBottom w:val="0"/>
      <w:divBdr>
        <w:top w:val="none" w:sz="0" w:space="0" w:color="auto"/>
        <w:left w:val="none" w:sz="0" w:space="0" w:color="auto"/>
        <w:bottom w:val="none" w:sz="0" w:space="0" w:color="auto"/>
        <w:right w:val="none" w:sz="0" w:space="0" w:color="auto"/>
      </w:divBdr>
    </w:div>
    <w:div w:id="1976176113">
      <w:bodyDiv w:val="1"/>
      <w:marLeft w:val="0"/>
      <w:marRight w:val="0"/>
      <w:marTop w:val="0"/>
      <w:marBottom w:val="0"/>
      <w:divBdr>
        <w:top w:val="none" w:sz="0" w:space="0" w:color="auto"/>
        <w:left w:val="none" w:sz="0" w:space="0" w:color="auto"/>
        <w:bottom w:val="none" w:sz="0" w:space="0" w:color="auto"/>
        <w:right w:val="none" w:sz="0" w:space="0" w:color="auto"/>
      </w:divBdr>
    </w:div>
    <w:div w:id="1976178668">
      <w:bodyDiv w:val="1"/>
      <w:marLeft w:val="0"/>
      <w:marRight w:val="0"/>
      <w:marTop w:val="0"/>
      <w:marBottom w:val="0"/>
      <w:divBdr>
        <w:top w:val="none" w:sz="0" w:space="0" w:color="auto"/>
        <w:left w:val="none" w:sz="0" w:space="0" w:color="auto"/>
        <w:bottom w:val="none" w:sz="0" w:space="0" w:color="auto"/>
        <w:right w:val="none" w:sz="0" w:space="0" w:color="auto"/>
      </w:divBdr>
    </w:div>
    <w:div w:id="1976444130">
      <w:bodyDiv w:val="1"/>
      <w:marLeft w:val="0"/>
      <w:marRight w:val="0"/>
      <w:marTop w:val="0"/>
      <w:marBottom w:val="0"/>
      <w:divBdr>
        <w:top w:val="none" w:sz="0" w:space="0" w:color="auto"/>
        <w:left w:val="none" w:sz="0" w:space="0" w:color="auto"/>
        <w:bottom w:val="none" w:sz="0" w:space="0" w:color="auto"/>
        <w:right w:val="none" w:sz="0" w:space="0" w:color="auto"/>
      </w:divBdr>
    </w:div>
    <w:div w:id="1976911250">
      <w:bodyDiv w:val="1"/>
      <w:marLeft w:val="0"/>
      <w:marRight w:val="0"/>
      <w:marTop w:val="0"/>
      <w:marBottom w:val="0"/>
      <w:divBdr>
        <w:top w:val="none" w:sz="0" w:space="0" w:color="auto"/>
        <w:left w:val="none" w:sz="0" w:space="0" w:color="auto"/>
        <w:bottom w:val="none" w:sz="0" w:space="0" w:color="auto"/>
        <w:right w:val="none" w:sz="0" w:space="0" w:color="auto"/>
      </w:divBdr>
    </w:div>
    <w:div w:id="1977100977">
      <w:bodyDiv w:val="1"/>
      <w:marLeft w:val="0"/>
      <w:marRight w:val="0"/>
      <w:marTop w:val="0"/>
      <w:marBottom w:val="0"/>
      <w:divBdr>
        <w:top w:val="none" w:sz="0" w:space="0" w:color="auto"/>
        <w:left w:val="none" w:sz="0" w:space="0" w:color="auto"/>
        <w:bottom w:val="none" w:sz="0" w:space="0" w:color="auto"/>
        <w:right w:val="none" w:sz="0" w:space="0" w:color="auto"/>
      </w:divBdr>
    </w:div>
    <w:div w:id="1980190418">
      <w:bodyDiv w:val="1"/>
      <w:marLeft w:val="0"/>
      <w:marRight w:val="0"/>
      <w:marTop w:val="0"/>
      <w:marBottom w:val="0"/>
      <w:divBdr>
        <w:top w:val="none" w:sz="0" w:space="0" w:color="auto"/>
        <w:left w:val="none" w:sz="0" w:space="0" w:color="auto"/>
        <w:bottom w:val="none" w:sz="0" w:space="0" w:color="auto"/>
        <w:right w:val="none" w:sz="0" w:space="0" w:color="auto"/>
      </w:divBdr>
    </w:div>
    <w:div w:id="1982074778">
      <w:bodyDiv w:val="1"/>
      <w:marLeft w:val="0"/>
      <w:marRight w:val="0"/>
      <w:marTop w:val="0"/>
      <w:marBottom w:val="0"/>
      <w:divBdr>
        <w:top w:val="none" w:sz="0" w:space="0" w:color="auto"/>
        <w:left w:val="none" w:sz="0" w:space="0" w:color="auto"/>
        <w:bottom w:val="none" w:sz="0" w:space="0" w:color="auto"/>
        <w:right w:val="none" w:sz="0" w:space="0" w:color="auto"/>
      </w:divBdr>
    </w:div>
    <w:div w:id="1982687032">
      <w:bodyDiv w:val="1"/>
      <w:marLeft w:val="0"/>
      <w:marRight w:val="0"/>
      <w:marTop w:val="0"/>
      <w:marBottom w:val="0"/>
      <w:divBdr>
        <w:top w:val="none" w:sz="0" w:space="0" w:color="auto"/>
        <w:left w:val="none" w:sz="0" w:space="0" w:color="auto"/>
        <w:bottom w:val="none" w:sz="0" w:space="0" w:color="auto"/>
        <w:right w:val="none" w:sz="0" w:space="0" w:color="auto"/>
      </w:divBdr>
    </w:div>
    <w:div w:id="1983535750">
      <w:bodyDiv w:val="1"/>
      <w:marLeft w:val="0"/>
      <w:marRight w:val="0"/>
      <w:marTop w:val="0"/>
      <w:marBottom w:val="0"/>
      <w:divBdr>
        <w:top w:val="none" w:sz="0" w:space="0" w:color="auto"/>
        <w:left w:val="none" w:sz="0" w:space="0" w:color="auto"/>
        <w:bottom w:val="none" w:sz="0" w:space="0" w:color="auto"/>
        <w:right w:val="none" w:sz="0" w:space="0" w:color="auto"/>
      </w:divBdr>
    </w:div>
    <w:div w:id="1983725931">
      <w:bodyDiv w:val="1"/>
      <w:marLeft w:val="0"/>
      <w:marRight w:val="0"/>
      <w:marTop w:val="0"/>
      <w:marBottom w:val="0"/>
      <w:divBdr>
        <w:top w:val="none" w:sz="0" w:space="0" w:color="auto"/>
        <w:left w:val="none" w:sz="0" w:space="0" w:color="auto"/>
        <w:bottom w:val="none" w:sz="0" w:space="0" w:color="auto"/>
        <w:right w:val="none" w:sz="0" w:space="0" w:color="auto"/>
      </w:divBdr>
    </w:div>
    <w:div w:id="1983806797">
      <w:bodyDiv w:val="1"/>
      <w:marLeft w:val="0"/>
      <w:marRight w:val="0"/>
      <w:marTop w:val="0"/>
      <w:marBottom w:val="0"/>
      <w:divBdr>
        <w:top w:val="none" w:sz="0" w:space="0" w:color="auto"/>
        <w:left w:val="none" w:sz="0" w:space="0" w:color="auto"/>
        <w:bottom w:val="none" w:sz="0" w:space="0" w:color="auto"/>
        <w:right w:val="none" w:sz="0" w:space="0" w:color="auto"/>
      </w:divBdr>
    </w:div>
    <w:div w:id="1983923263">
      <w:bodyDiv w:val="1"/>
      <w:marLeft w:val="0"/>
      <w:marRight w:val="0"/>
      <w:marTop w:val="0"/>
      <w:marBottom w:val="0"/>
      <w:divBdr>
        <w:top w:val="none" w:sz="0" w:space="0" w:color="auto"/>
        <w:left w:val="none" w:sz="0" w:space="0" w:color="auto"/>
        <w:bottom w:val="none" w:sz="0" w:space="0" w:color="auto"/>
        <w:right w:val="none" w:sz="0" w:space="0" w:color="auto"/>
      </w:divBdr>
      <w:divsChild>
        <w:div w:id="586839742">
          <w:marLeft w:val="0"/>
          <w:marRight w:val="0"/>
          <w:marTop w:val="0"/>
          <w:marBottom w:val="0"/>
          <w:divBdr>
            <w:top w:val="none" w:sz="0" w:space="0" w:color="auto"/>
            <w:left w:val="none" w:sz="0" w:space="0" w:color="auto"/>
            <w:bottom w:val="none" w:sz="0" w:space="0" w:color="auto"/>
            <w:right w:val="none" w:sz="0" w:space="0" w:color="auto"/>
          </w:divBdr>
        </w:div>
      </w:divsChild>
    </w:div>
    <w:div w:id="1985350559">
      <w:bodyDiv w:val="1"/>
      <w:marLeft w:val="0"/>
      <w:marRight w:val="0"/>
      <w:marTop w:val="0"/>
      <w:marBottom w:val="0"/>
      <w:divBdr>
        <w:top w:val="none" w:sz="0" w:space="0" w:color="auto"/>
        <w:left w:val="none" w:sz="0" w:space="0" w:color="auto"/>
        <w:bottom w:val="none" w:sz="0" w:space="0" w:color="auto"/>
        <w:right w:val="none" w:sz="0" w:space="0" w:color="auto"/>
      </w:divBdr>
    </w:div>
    <w:div w:id="1985815347">
      <w:bodyDiv w:val="1"/>
      <w:marLeft w:val="0"/>
      <w:marRight w:val="0"/>
      <w:marTop w:val="0"/>
      <w:marBottom w:val="0"/>
      <w:divBdr>
        <w:top w:val="none" w:sz="0" w:space="0" w:color="auto"/>
        <w:left w:val="none" w:sz="0" w:space="0" w:color="auto"/>
        <w:bottom w:val="none" w:sz="0" w:space="0" w:color="auto"/>
        <w:right w:val="none" w:sz="0" w:space="0" w:color="auto"/>
      </w:divBdr>
    </w:div>
    <w:div w:id="1988587212">
      <w:bodyDiv w:val="1"/>
      <w:marLeft w:val="0"/>
      <w:marRight w:val="0"/>
      <w:marTop w:val="0"/>
      <w:marBottom w:val="0"/>
      <w:divBdr>
        <w:top w:val="none" w:sz="0" w:space="0" w:color="auto"/>
        <w:left w:val="none" w:sz="0" w:space="0" w:color="auto"/>
        <w:bottom w:val="none" w:sz="0" w:space="0" w:color="auto"/>
        <w:right w:val="none" w:sz="0" w:space="0" w:color="auto"/>
      </w:divBdr>
    </w:div>
    <w:div w:id="1989281900">
      <w:bodyDiv w:val="1"/>
      <w:marLeft w:val="0"/>
      <w:marRight w:val="0"/>
      <w:marTop w:val="0"/>
      <w:marBottom w:val="0"/>
      <w:divBdr>
        <w:top w:val="none" w:sz="0" w:space="0" w:color="auto"/>
        <w:left w:val="none" w:sz="0" w:space="0" w:color="auto"/>
        <w:bottom w:val="none" w:sz="0" w:space="0" w:color="auto"/>
        <w:right w:val="none" w:sz="0" w:space="0" w:color="auto"/>
      </w:divBdr>
    </w:div>
    <w:div w:id="1989430649">
      <w:bodyDiv w:val="1"/>
      <w:marLeft w:val="0"/>
      <w:marRight w:val="0"/>
      <w:marTop w:val="0"/>
      <w:marBottom w:val="0"/>
      <w:divBdr>
        <w:top w:val="none" w:sz="0" w:space="0" w:color="auto"/>
        <w:left w:val="none" w:sz="0" w:space="0" w:color="auto"/>
        <w:bottom w:val="none" w:sz="0" w:space="0" w:color="auto"/>
        <w:right w:val="none" w:sz="0" w:space="0" w:color="auto"/>
      </w:divBdr>
    </w:div>
    <w:div w:id="1994943633">
      <w:bodyDiv w:val="1"/>
      <w:marLeft w:val="0"/>
      <w:marRight w:val="0"/>
      <w:marTop w:val="0"/>
      <w:marBottom w:val="0"/>
      <w:divBdr>
        <w:top w:val="none" w:sz="0" w:space="0" w:color="auto"/>
        <w:left w:val="none" w:sz="0" w:space="0" w:color="auto"/>
        <w:bottom w:val="none" w:sz="0" w:space="0" w:color="auto"/>
        <w:right w:val="none" w:sz="0" w:space="0" w:color="auto"/>
      </w:divBdr>
    </w:div>
    <w:div w:id="1994983464">
      <w:bodyDiv w:val="1"/>
      <w:marLeft w:val="0"/>
      <w:marRight w:val="0"/>
      <w:marTop w:val="0"/>
      <w:marBottom w:val="0"/>
      <w:divBdr>
        <w:top w:val="none" w:sz="0" w:space="0" w:color="auto"/>
        <w:left w:val="none" w:sz="0" w:space="0" w:color="auto"/>
        <w:bottom w:val="none" w:sz="0" w:space="0" w:color="auto"/>
        <w:right w:val="none" w:sz="0" w:space="0" w:color="auto"/>
      </w:divBdr>
    </w:div>
    <w:div w:id="1995141215">
      <w:bodyDiv w:val="1"/>
      <w:marLeft w:val="0"/>
      <w:marRight w:val="0"/>
      <w:marTop w:val="0"/>
      <w:marBottom w:val="0"/>
      <w:divBdr>
        <w:top w:val="none" w:sz="0" w:space="0" w:color="auto"/>
        <w:left w:val="none" w:sz="0" w:space="0" w:color="auto"/>
        <w:bottom w:val="none" w:sz="0" w:space="0" w:color="auto"/>
        <w:right w:val="none" w:sz="0" w:space="0" w:color="auto"/>
      </w:divBdr>
    </w:div>
    <w:div w:id="1995645266">
      <w:bodyDiv w:val="1"/>
      <w:marLeft w:val="0"/>
      <w:marRight w:val="0"/>
      <w:marTop w:val="0"/>
      <w:marBottom w:val="0"/>
      <w:divBdr>
        <w:top w:val="none" w:sz="0" w:space="0" w:color="auto"/>
        <w:left w:val="none" w:sz="0" w:space="0" w:color="auto"/>
        <w:bottom w:val="none" w:sz="0" w:space="0" w:color="auto"/>
        <w:right w:val="none" w:sz="0" w:space="0" w:color="auto"/>
      </w:divBdr>
    </w:div>
    <w:div w:id="1996179259">
      <w:bodyDiv w:val="1"/>
      <w:marLeft w:val="0"/>
      <w:marRight w:val="0"/>
      <w:marTop w:val="0"/>
      <w:marBottom w:val="0"/>
      <w:divBdr>
        <w:top w:val="none" w:sz="0" w:space="0" w:color="auto"/>
        <w:left w:val="none" w:sz="0" w:space="0" w:color="auto"/>
        <w:bottom w:val="none" w:sz="0" w:space="0" w:color="auto"/>
        <w:right w:val="none" w:sz="0" w:space="0" w:color="auto"/>
      </w:divBdr>
    </w:div>
    <w:div w:id="1997564384">
      <w:bodyDiv w:val="1"/>
      <w:marLeft w:val="0"/>
      <w:marRight w:val="0"/>
      <w:marTop w:val="0"/>
      <w:marBottom w:val="0"/>
      <w:divBdr>
        <w:top w:val="none" w:sz="0" w:space="0" w:color="auto"/>
        <w:left w:val="none" w:sz="0" w:space="0" w:color="auto"/>
        <w:bottom w:val="none" w:sz="0" w:space="0" w:color="auto"/>
        <w:right w:val="none" w:sz="0" w:space="0" w:color="auto"/>
      </w:divBdr>
    </w:div>
    <w:div w:id="2000694554">
      <w:bodyDiv w:val="1"/>
      <w:marLeft w:val="0"/>
      <w:marRight w:val="0"/>
      <w:marTop w:val="0"/>
      <w:marBottom w:val="0"/>
      <w:divBdr>
        <w:top w:val="none" w:sz="0" w:space="0" w:color="auto"/>
        <w:left w:val="none" w:sz="0" w:space="0" w:color="auto"/>
        <w:bottom w:val="none" w:sz="0" w:space="0" w:color="auto"/>
        <w:right w:val="none" w:sz="0" w:space="0" w:color="auto"/>
      </w:divBdr>
    </w:div>
    <w:div w:id="2001080646">
      <w:bodyDiv w:val="1"/>
      <w:marLeft w:val="0"/>
      <w:marRight w:val="0"/>
      <w:marTop w:val="0"/>
      <w:marBottom w:val="0"/>
      <w:divBdr>
        <w:top w:val="none" w:sz="0" w:space="0" w:color="auto"/>
        <w:left w:val="none" w:sz="0" w:space="0" w:color="auto"/>
        <w:bottom w:val="none" w:sz="0" w:space="0" w:color="auto"/>
        <w:right w:val="none" w:sz="0" w:space="0" w:color="auto"/>
      </w:divBdr>
    </w:div>
    <w:div w:id="2002924682">
      <w:bodyDiv w:val="1"/>
      <w:marLeft w:val="0"/>
      <w:marRight w:val="0"/>
      <w:marTop w:val="0"/>
      <w:marBottom w:val="0"/>
      <w:divBdr>
        <w:top w:val="none" w:sz="0" w:space="0" w:color="auto"/>
        <w:left w:val="none" w:sz="0" w:space="0" w:color="auto"/>
        <w:bottom w:val="none" w:sz="0" w:space="0" w:color="auto"/>
        <w:right w:val="none" w:sz="0" w:space="0" w:color="auto"/>
      </w:divBdr>
    </w:div>
    <w:div w:id="2003779764">
      <w:bodyDiv w:val="1"/>
      <w:marLeft w:val="0"/>
      <w:marRight w:val="0"/>
      <w:marTop w:val="0"/>
      <w:marBottom w:val="0"/>
      <w:divBdr>
        <w:top w:val="none" w:sz="0" w:space="0" w:color="auto"/>
        <w:left w:val="none" w:sz="0" w:space="0" w:color="auto"/>
        <w:bottom w:val="none" w:sz="0" w:space="0" w:color="auto"/>
        <w:right w:val="none" w:sz="0" w:space="0" w:color="auto"/>
      </w:divBdr>
    </w:div>
    <w:div w:id="2008245020">
      <w:bodyDiv w:val="1"/>
      <w:marLeft w:val="0"/>
      <w:marRight w:val="0"/>
      <w:marTop w:val="0"/>
      <w:marBottom w:val="0"/>
      <w:divBdr>
        <w:top w:val="none" w:sz="0" w:space="0" w:color="auto"/>
        <w:left w:val="none" w:sz="0" w:space="0" w:color="auto"/>
        <w:bottom w:val="none" w:sz="0" w:space="0" w:color="auto"/>
        <w:right w:val="none" w:sz="0" w:space="0" w:color="auto"/>
      </w:divBdr>
    </w:div>
    <w:div w:id="2009863958">
      <w:bodyDiv w:val="1"/>
      <w:marLeft w:val="0"/>
      <w:marRight w:val="0"/>
      <w:marTop w:val="0"/>
      <w:marBottom w:val="0"/>
      <w:divBdr>
        <w:top w:val="none" w:sz="0" w:space="0" w:color="auto"/>
        <w:left w:val="none" w:sz="0" w:space="0" w:color="auto"/>
        <w:bottom w:val="none" w:sz="0" w:space="0" w:color="auto"/>
        <w:right w:val="none" w:sz="0" w:space="0" w:color="auto"/>
      </w:divBdr>
    </w:div>
    <w:div w:id="2010713024">
      <w:bodyDiv w:val="1"/>
      <w:marLeft w:val="0"/>
      <w:marRight w:val="0"/>
      <w:marTop w:val="0"/>
      <w:marBottom w:val="0"/>
      <w:divBdr>
        <w:top w:val="none" w:sz="0" w:space="0" w:color="auto"/>
        <w:left w:val="none" w:sz="0" w:space="0" w:color="auto"/>
        <w:bottom w:val="none" w:sz="0" w:space="0" w:color="auto"/>
        <w:right w:val="none" w:sz="0" w:space="0" w:color="auto"/>
      </w:divBdr>
    </w:div>
    <w:div w:id="2010787358">
      <w:bodyDiv w:val="1"/>
      <w:marLeft w:val="0"/>
      <w:marRight w:val="0"/>
      <w:marTop w:val="0"/>
      <w:marBottom w:val="0"/>
      <w:divBdr>
        <w:top w:val="none" w:sz="0" w:space="0" w:color="auto"/>
        <w:left w:val="none" w:sz="0" w:space="0" w:color="auto"/>
        <w:bottom w:val="none" w:sz="0" w:space="0" w:color="auto"/>
        <w:right w:val="none" w:sz="0" w:space="0" w:color="auto"/>
      </w:divBdr>
    </w:div>
    <w:div w:id="2011829096">
      <w:bodyDiv w:val="1"/>
      <w:marLeft w:val="0"/>
      <w:marRight w:val="0"/>
      <w:marTop w:val="0"/>
      <w:marBottom w:val="0"/>
      <w:divBdr>
        <w:top w:val="none" w:sz="0" w:space="0" w:color="auto"/>
        <w:left w:val="none" w:sz="0" w:space="0" w:color="auto"/>
        <w:bottom w:val="none" w:sz="0" w:space="0" w:color="auto"/>
        <w:right w:val="none" w:sz="0" w:space="0" w:color="auto"/>
      </w:divBdr>
    </w:div>
    <w:div w:id="2016110132">
      <w:bodyDiv w:val="1"/>
      <w:marLeft w:val="0"/>
      <w:marRight w:val="0"/>
      <w:marTop w:val="0"/>
      <w:marBottom w:val="0"/>
      <w:divBdr>
        <w:top w:val="none" w:sz="0" w:space="0" w:color="auto"/>
        <w:left w:val="none" w:sz="0" w:space="0" w:color="auto"/>
        <w:bottom w:val="none" w:sz="0" w:space="0" w:color="auto"/>
        <w:right w:val="none" w:sz="0" w:space="0" w:color="auto"/>
      </w:divBdr>
    </w:div>
    <w:div w:id="2017071423">
      <w:bodyDiv w:val="1"/>
      <w:marLeft w:val="0"/>
      <w:marRight w:val="0"/>
      <w:marTop w:val="0"/>
      <w:marBottom w:val="0"/>
      <w:divBdr>
        <w:top w:val="none" w:sz="0" w:space="0" w:color="auto"/>
        <w:left w:val="none" w:sz="0" w:space="0" w:color="auto"/>
        <w:bottom w:val="none" w:sz="0" w:space="0" w:color="auto"/>
        <w:right w:val="none" w:sz="0" w:space="0" w:color="auto"/>
      </w:divBdr>
    </w:div>
    <w:div w:id="2018729853">
      <w:bodyDiv w:val="1"/>
      <w:marLeft w:val="0"/>
      <w:marRight w:val="0"/>
      <w:marTop w:val="0"/>
      <w:marBottom w:val="0"/>
      <w:divBdr>
        <w:top w:val="none" w:sz="0" w:space="0" w:color="auto"/>
        <w:left w:val="none" w:sz="0" w:space="0" w:color="auto"/>
        <w:bottom w:val="none" w:sz="0" w:space="0" w:color="auto"/>
        <w:right w:val="none" w:sz="0" w:space="0" w:color="auto"/>
      </w:divBdr>
    </w:div>
    <w:div w:id="2019116572">
      <w:bodyDiv w:val="1"/>
      <w:marLeft w:val="0"/>
      <w:marRight w:val="0"/>
      <w:marTop w:val="0"/>
      <w:marBottom w:val="0"/>
      <w:divBdr>
        <w:top w:val="none" w:sz="0" w:space="0" w:color="auto"/>
        <w:left w:val="none" w:sz="0" w:space="0" w:color="auto"/>
        <w:bottom w:val="none" w:sz="0" w:space="0" w:color="auto"/>
        <w:right w:val="none" w:sz="0" w:space="0" w:color="auto"/>
      </w:divBdr>
    </w:div>
    <w:div w:id="2020426028">
      <w:bodyDiv w:val="1"/>
      <w:marLeft w:val="0"/>
      <w:marRight w:val="0"/>
      <w:marTop w:val="0"/>
      <w:marBottom w:val="0"/>
      <w:divBdr>
        <w:top w:val="none" w:sz="0" w:space="0" w:color="auto"/>
        <w:left w:val="none" w:sz="0" w:space="0" w:color="auto"/>
        <w:bottom w:val="none" w:sz="0" w:space="0" w:color="auto"/>
        <w:right w:val="none" w:sz="0" w:space="0" w:color="auto"/>
      </w:divBdr>
    </w:div>
    <w:div w:id="2023048491">
      <w:bodyDiv w:val="1"/>
      <w:marLeft w:val="0"/>
      <w:marRight w:val="0"/>
      <w:marTop w:val="0"/>
      <w:marBottom w:val="0"/>
      <w:divBdr>
        <w:top w:val="none" w:sz="0" w:space="0" w:color="auto"/>
        <w:left w:val="none" w:sz="0" w:space="0" w:color="auto"/>
        <w:bottom w:val="none" w:sz="0" w:space="0" w:color="auto"/>
        <w:right w:val="none" w:sz="0" w:space="0" w:color="auto"/>
      </w:divBdr>
    </w:div>
    <w:div w:id="2025014003">
      <w:bodyDiv w:val="1"/>
      <w:marLeft w:val="0"/>
      <w:marRight w:val="0"/>
      <w:marTop w:val="0"/>
      <w:marBottom w:val="0"/>
      <w:divBdr>
        <w:top w:val="none" w:sz="0" w:space="0" w:color="auto"/>
        <w:left w:val="none" w:sz="0" w:space="0" w:color="auto"/>
        <w:bottom w:val="none" w:sz="0" w:space="0" w:color="auto"/>
        <w:right w:val="none" w:sz="0" w:space="0" w:color="auto"/>
      </w:divBdr>
    </w:div>
    <w:div w:id="2025738370">
      <w:bodyDiv w:val="1"/>
      <w:marLeft w:val="0"/>
      <w:marRight w:val="0"/>
      <w:marTop w:val="0"/>
      <w:marBottom w:val="0"/>
      <w:divBdr>
        <w:top w:val="none" w:sz="0" w:space="0" w:color="auto"/>
        <w:left w:val="none" w:sz="0" w:space="0" w:color="auto"/>
        <w:bottom w:val="none" w:sz="0" w:space="0" w:color="auto"/>
        <w:right w:val="none" w:sz="0" w:space="0" w:color="auto"/>
      </w:divBdr>
    </w:div>
    <w:div w:id="2026519921">
      <w:bodyDiv w:val="1"/>
      <w:marLeft w:val="0"/>
      <w:marRight w:val="0"/>
      <w:marTop w:val="0"/>
      <w:marBottom w:val="0"/>
      <w:divBdr>
        <w:top w:val="none" w:sz="0" w:space="0" w:color="auto"/>
        <w:left w:val="none" w:sz="0" w:space="0" w:color="auto"/>
        <w:bottom w:val="none" w:sz="0" w:space="0" w:color="auto"/>
        <w:right w:val="none" w:sz="0" w:space="0" w:color="auto"/>
      </w:divBdr>
    </w:div>
    <w:div w:id="2027704788">
      <w:bodyDiv w:val="1"/>
      <w:marLeft w:val="0"/>
      <w:marRight w:val="0"/>
      <w:marTop w:val="0"/>
      <w:marBottom w:val="0"/>
      <w:divBdr>
        <w:top w:val="none" w:sz="0" w:space="0" w:color="auto"/>
        <w:left w:val="none" w:sz="0" w:space="0" w:color="auto"/>
        <w:bottom w:val="none" w:sz="0" w:space="0" w:color="auto"/>
        <w:right w:val="none" w:sz="0" w:space="0" w:color="auto"/>
      </w:divBdr>
    </w:div>
    <w:div w:id="2027903075">
      <w:bodyDiv w:val="1"/>
      <w:marLeft w:val="0"/>
      <w:marRight w:val="0"/>
      <w:marTop w:val="0"/>
      <w:marBottom w:val="0"/>
      <w:divBdr>
        <w:top w:val="none" w:sz="0" w:space="0" w:color="auto"/>
        <w:left w:val="none" w:sz="0" w:space="0" w:color="auto"/>
        <w:bottom w:val="none" w:sz="0" w:space="0" w:color="auto"/>
        <w:right w:val="none" w:sz="0" w:space="0" w:color="auto"/>
      </w:divBdr>
    </w:div>
    <w:div w:id="2029985135">
      <w:bodyDiv w:val="1"/>
      <w:marLeft w:val="0"/>
      <w:marRight w:val="0"/>
      <w:marTop w:val="0"/>
      <w:marBottom w:val="0"/>
      <w:divBdr>
        <w:top w:val="none" w:sz="0" w:space="0" w:color="auto"/>
        <w:left w:val="none" w:sz="0" w:space="0" w:color="auto"/>
        <w:bottom w:val="none" w:sz="0" w:space="0" w:color="auto"/>
        <w:right w:val="none" w:sz="0" w:space="0" w:color="auto"/>
      </w:divBdr>
    </w:div>
    <w:div w:id="2032411100">
      <w:bodyDiv w:val="1"/>
      <w:marLeft w:val="0"/>
      <w:marRight w:val="0"/>
      <w:marTop w:val="0"/>
      <w:marBottom w:val="0"/>
      <w:divBdr>
        <w:top w:val="none" w:sz="0" w:space="0" w:color="auto"/>
        <w:left w:val="none" w:sz="0" w:space="0" w:color="auto"/>
        <w:bottom w:val="none" w:sz="0" w:space="0" w:color="auto"/>
        <w:right w:val="none" w:sz="0" w:space="0" w:color="auto"/>
      </w:divBdr>
    </w:div>
    <w:div w:id="2033527011">
      <w:bodyDiv w:val="1"/>
      <w:marLeft w:val="0"/>
      <w:marRight w:val="0"/>
      <w:marTop w:val="0"/>
      <w:marBottom w:val="0"/>
      <w:divBdr>
        <w:top w:val="none" w:sz="0" w:space="0" w:color="auto"/>
        <w:left w:val="none" w:sz="0" w:space="0" w:color="auto"/>
        <w:bottom w:val="none" w:sz="0" w:space="0" w:color="auto"/>
        <w:right w:val="none" w:sz="0" w:space="0" w:color="auto"/>
      </w:divBdr>
    </w:div>
    <w:div w:id="2034304892">
      <w:bodyDiv w:val="1"/>
      <w:marLeft w:val="0"/>
      <w:marRight w:val="0"/>
      <w:marTop w:val="0"/>
      <w:marBottom w:val="0"/>
      <w:divBdr>
        <w:top w:val="none" w:sz="0" w:space="0" w:color="auto"/>
        <w:left w:val="none" w:sz="0" w:space="0" w:color="auto"/>
        <w:bottom w:val="none" w:sz="0" w:space="0" w:color="auto"/>
        <w:right w:val="none" w:sz="0" w:space="0" w:color="auto"/>
      </w:divBdr>
    </w:div>
    <w:div w:id="2035570713">
      <w:bodyDiv w:val="1"/>
      <w:marLeft w:val="0"/>
      <w:marRight w:val="0"/>
      <w:marTop w:val="0"/>
      <w:marBottom w:val="0"/>
      <w:divBdr>
        <w:top w:val="none" w:sz="0" w:space="0" w:color="auto"/>
        <w:left w:val="none" w:sz="0" w:space="0" w:color="auto"/>
        <w:bottom w:val="none" w:sz="0" w:space="0" w:color="auto"/>
        <w:right w:val="none" w:sz="0" w:space="0" w:color="auto"/>
      </w:divBdr>
    </w:div>
    <w:div w:id="2036417428">
      <w:bodyDiv w:val="1"/>
      <w:marLeft w:val="0"/>
      <w:marRight w:val="0"/>
      <w:marTop w:val="0"/>
      <w:marBottom w:val="0"/>
      <w:divBdr>
        <w:top w:val="none" w:sz="0" w:space="0" w:color="auto"/>
        <w:left w:val="none" w:sz="0" w:space="0" w:color="auto"/>
        <w:bottom w:val="none" w:sz="0" w:space="0" w:color="auto"/>
        <w:right w:val="none" w:sz="0" w:space="0" w:color="auto"/>
      </w:divBdr>
    </w:div>
    <w:div w:id="2036808624">
      <w:bodyDiv w:val="1"/>
      <w:marLeft w:val="0"/>
      <w:marRight w:val="0"/>
      <w:marTop w:val="0"/>
      <w:marBottom w:val="0"/>
      <w:divBdr>
        <w:top w:val="none" w:sz="0" w:space="0" w:color="auto"/>
        <w:left w:val="none" w:sz="0" w:space="0" w:color="auto"/>
        <w:bottom w:val="none" w:sz="0" w:space="0" w:color="auto"/>
        <w:right w:val="none" w:sz="0" w:space="0" w:color="auto"/>
      </w:divBdr>
    </w:div>
    <w:div w:id="2037274222">
      <w:bodyDiv w:val="1"/>
      <w:marLeft w:val="0"/>
      <w:marRight w:val="0"/>
      <w:marTop w:val="0"/>
      <w:marBottom w:val="0"/>
      <w:divBdr>
        <w:top w:val="none" w:sz="0" w:space="0" w:color="auto"/>
        <w:left w:val="none" w:sz="0" w:space="0" w:color="auto"/>
        <w:bottom w:val="none" w:sz="0" w:space="0" w:color="auto"/>
        <w:right w:val="none" w:sz="0" w:space="0" w:color="auto"/>
      </w:divBdr>
    </w:div>
    <w:div w:id="2038390810">
      <w:bodyDiv w:val="1"/>
      <w:marLeft w:val="0"/>
      <w:marRight w:val="0"/>
      <w:marTop w:val="0"/>
      <w:marBottom w:val="0"/>
      <w:divBdr>
        <w:top w:val="none" w:sz="0" w:space="0" w:color="auto"/>
        <w:left w:val="none" w:sz="0" w:space="0" w:color="auto"/>
        <w:bottom w:val="none" w:sz="0" w:space="0" w:color="auto"/>
        <w:right w:val="none" w:sz="0" w:space="0" w:color="auto"/>
      </w:divBdr>
    </w:div>
    <w:div w:id="2039114032">
      <w:bodyDiv w:val="1"/>
      <w:marLeft w:val="0"/>
      <w:marRight w:val="0"/>
      <w:marTop w:val="0"/>
      <w:marBottom w:val="0"/>
      <w:divBdr>
        <w:top w:val="none" w:sz="0" w:space="0" w:color="auto"/>
        <w:left w:val="none" w:sz="0" w:space="0" w:color="auto"/>
        <w:bottom w:val="none" w:sz="0" w:space="0" w:color="auto"/>
        <w:right w:val="none" w:sz="0" w:space="0" w:color="auto"/>
      </w:divBdr>
    </w:div>
    <w:div w:id="2040425247">
      <w:bodyDiv w:val="1"/>
      <w:marLeft w:val="0"/>
      <w:marRight w:val="0"/>
      <w:marTop w:val="0"/>
      <w:marBottom w:val="0"/>
      <w:divBdr>
        <w:top w:val="none" w:sz="0" w:space="0" w:color="auto"/>
        <w:left w:val="none" w:sz="0" w:space="0" w:color="auto"/>
        <w:bottom w:val="none" w:sz="0" w:space="0" w:color="auto"/>
        <w:right w:val="none" w:sz="0" w:space="0" w:color="auto"/>
      </w:divBdr>
    </w:div>
    <w:div w:id="2043548843">
      <w:bodyDiv w:val="1"/>
      <w:marLeft w:val="0"/>
      <w:marRight w:val="0"/>
      <w:marTop w:val="0"/>
      <w:marBottom w:val="0"/>
      <w:divBdr>
        <w:top w:val="none" w:sz="0" w:space="0" w:color="auto"/>
        <w:left w:val="none" w:sz="0" w:space="0" w:color="auto"/>
        <w:bottom w:val="none" w:sz="0" w:space="0" w:color="auto"/>
        <w:right w:val="none" w:sz="0" w:space="0" w:color="auto"/>
      </w:divBdr>
    </w:div>
    <w:div w:id="2044165345">
      <w:bodyDiv w:val="1"/>
      <w:marLeft w:val="0"/>
      <w:marRight w:val="0"/>
      <w:marTop w:val="0"/>
      <w:marBottom w:val="0"/>
      <w:divBdr>
        <w:top w:val="none" w:sz="0" w:space="0" w:color="auto"/>
        <w:left w:val="none" w:sz="0" w:space="0" w:color="auto"/>
        <w:bottom w:val="none" w:sz="0" w:space="0" w:color="auto"/>
        <w:right w:val="none" w:sz="0" w:space="0" w:color="auto"/>
      </w:divBdr>
    </w:div>
    <w:div w:id="2045210458">
      <w:bodyDiv w:val="1"/>
      <w:marLeft w:val="0"/>
      <w:marRight w:val="0"/>
      <w:marTop w:val="0"/>
      <w:marBottom w:val="0"/>
      <w:divBdr>
        <w:top w:val="none" w:sz="0" w:space="0" w:color="auto"/>
        <w:left w:val="none" w:sz="0" w:space="0" w:color="auto"/>
        <w:bottom w:val="none" w:sz="0" w:space="0" w:color="auto"/>
        <w:right w:val="none" w:sz="0" w:space="0" w:color="auto"/>
      </w:divBdr>
    </w:div>
    <w:div w:id="2046324983">
      <w:bodyDiv w:val="1"/>
      <w:marLeft w:val="0"/>
      <w:marRight w:val="0"/>
      <w:marTop w:val="0"/>
      <w:marBottom w:val="0"/>
      <w:divBdr>
        <w:top w:val="none" w:sz="0" w:space="0" w:color="auto"/>
        <w:left w:val="none" w:sz="0" w:space="0" w:color="auto"/>
        <w:bottom w:val="none" w:sz="0" w:space="0" w:color="auto"/>
        <w:right w:val="none" w:sz="0" w:space="0" w:color="auto"/>
      </w:divBdr>
    </w:div>
    <w:div w:id="2050253625">
      <w:bodyDiv w:val="1"/>
      <w:marLeft w:val="0"/>
      <w:marRight w:val="0"/>
      <w:marTop w:val="0"/>
      <w:marBottom w:val="0"/>
      <w:divBdr>
        <w:top w:val="none" w:sz="0" w:space="0" w:color="auto"/>
        <w:left w:val="none" w:sz="0" w:space="0" w:color="auto"/>
        <w:bottom w:val="none" w:sz="0" w:space="0" w:color="auto"/>
        <w:right w:val="none" w:sz="0" w:space="0" w:color="auto"/>
      </w:divBdr>
    </w:div>
    <w:div w:id="2050302099">
      <w:bodyDiv w:val="1"/>
      <w:marLeft w:val="0"/>
      <w:marRight w:val="0"/>
      <w:marTop w:val="0"/>
      <w:marBottom w:val="0"/>
      <w:divBdr>
        <w:top w:val="none" w:sz="0" w:space="0" w:color="auto"/>
        <w:left w:val="none" w:sz="0" w:space="0" w:color="auto"/>
        <w:bottom w:val="none" w:sz="0" w:space="0" w:color="auto"/>
        <w:right w:val="none" w:sz="0" w:space="0" w:color="auto"/>
      </w:divBdr>
    </w:div>
    <w:div w:id="2050377168">
      <w:bodyDiv w:val="1"/>
      <w:marLeft w:val="0"/>
      <w:marRight w:val="0"/>
      <w:marTop w:val="0"/>
      <w:marBottom w:val="0"/>
      <w:divBdr>
        <w:top w:val="none" w:sz="0" w:space="0" w:color="auto"/>
        <w:left w:val="none" w:sz="0" w:space="0" w:color="auto"/>
        <w:bottom w:val="none" w:sz="0" w:space="0" w:color="auto"/>
        <w:right w:val="none" w:sz="0" w:space="0" w:color="auto"/>
      </w:divBdr>
    </w:div>
    <w:div w:id="2050760388">
      <w:bodyDiv w:val="1"/>
      <w:marLeft w:val="0"/>
      <w:marRight w:val="0"/>
      <w:marTop w:val="0"/>
      <w:marBottom w:val="0"/>
      <w:divBdr>
        <w:top w:val="none" w:sz="0" w:space="0" w:color="auto"/>
        <w:left w:val="none" w:sz="0" w:space="0" w:color="auto"/>
        <w:bottom w:val="none" w:sz="0" w:space="0" w:color="auto"/>
        <w:right w:val="none" w:sz="0" w:space="0" w:color="auto"/>
      </w:divBdr>
    </w:div>
    <w:div w:id="2050836421">
      <w:bodyDiv w:val="1"/>
      <w:marLeft w:val="0"/>
      <w:marRight w:val="0"/>
      <w:marTop w:val="0"/>
      <w:marBottom w:val="0"/>
      <w:divBdr>
        <w:top w:val="none" w:sz="0" w:space="0" w:color="auto"/>
        <w:left w:val="none" w:sz="0" w:space="0" w:color="auto"/>
        <w:bottom w:val="none" w:sz="0" w:space="0" w:color="auto"/>
        <w:right w:val="none" w:sz="0" w:space="0" w:color="auto"/>
      </w:divBdr>
    </w:div>
    <w:div w:id="2051539087">
      <w:bodyDiv w:val="1"/>
      <w:marLeft w:val="0"/>
      <w:marRight w:val="0"/>
      <w:marTop w:val="0"/>
      <w:marBottom w:val="0"/>
      <w:divBdr>
        <w:top w:val="none" w:sz="0" w:space="0" w:color="auto"/>
        <w:left w:val="none" w:sz="0" w:space="0" w:color="auto"/>
        <w:bottom w:val="none" w:sz="0" w:space="0" w:color="auto"/>
        <w:right w:val="none" w:sz="0" w:space="0" w:color="auto"/>
      </w:divBdr>
    </w:div>
    <w:div w:id="2052219027">
      <w:bodyDiv w:val="1"/>
      <w:marLeft w:val="0"/>
      <w:marRight w:val="0"/>
      <w:marTop w:val="0"/>
      <w:marBottom w:val="0"/>
      <w:divBdr>
        <w:top w:val="none" w:sz="0" w:space="0" w:color="auto"/>
        <w:left w:val="none" w:sz="0" w:space="0" w:color="auto"/>
        <w:bottom w:val="none" w:sz="0" w:space="0" w:color="auto"/>
        <w:right w:val="none" w:sz="0" w:space="0" w:color="auto"/>
      </w:divBdr>
    </w:div>
    <w:div w:id="2052223510">
      <w:bodyDiv w:val="1"/>
      <w:marLeft w:val="0"/>
      <w:marRight w:val="0"/>
      <w:marTop w:val="0"/>
      <w:marBottom w:val="0"/>
      <w:divBdr>
        <w:top w:val="none" w:sz="0" w:space="0" w:color="auto"/>
        <w:left w:val="none" w:sz="0" w:space="0" w:color="auto"/>
        <w:bottom w:val="none" w:sz="0" w:space="0" w:color="auto"/>
        <w:right w:val="none" w:sz="0" w:space="0" w:color="auto"/>
      </w:divBdr>
    </w:div>
    <w:div w:id="2055306985">
      <w:bodyDiv w:val="1"/>
      <w:marLeft w:val="0"/>
      <w:marRight w:val="0"/>
      <w:marTop w:val="0"/>
      <w:marBottom w:val="0"/>
      <w:divBdr>
        <w:top w:val="none" w:sz="0" w:space="0" w:color="auto"/>
        <w:left w:val="none" w:sz="0" w:space="0" w:color="auto"/>
        <w:bottom w:val="none" w:sz="0" w:space="0" w:color="auto"/>
        <w:right w:val="none" w:sz="0" w:space="0" w:color="auto"/>
      </w:divBdr>
    </w:div>
    <w:div w:id="2057468152">
      <w:bodyDiv w:val="1"/>
      <w:marLeft w:val="0"/>
      <w:marRight w:val="0"/>
      <w:marTop w:val="0"/>
      <w:marBottom w:val="0"/>
      <w:divBdr>
        <w:top w:val="none" w:sz="0" w:space="0" w:color="auto"/>
        <w:left w:val="none" w:sz="0" w:space="0" w:color="auto"/>
        <w:bottom w:val="none" w:sz="0" w:space="0" w:color="auto"/>
        <w:right w:val="none" w:sz="0" w:space="0" w:color="auto"/>
      </w:divBdr>
    </w:div>
    <w:div w:id="2060743168">
      <w:bodyDiv w:val="1"/>
      <w:marLeft w:val="0"/>
      <w:marRight w:val="0"/>
      <w:marTop w:val="0"/>
      <w:marBottom w:val="0"/>
      <w:divBdr>
        <w:top w:val="none" w:sz="0" w:space="0" w:color="auto"/>
        <w:left w:val="none" w:sz="0" w:space="0" w:color="auto"/>
        <w:bottom w:val="none" w:sz="0" w:space="0" w:color="auto"/>
        <w:right w:val="none" w:sz="0" w:space="0" w:color="auto"/>
      </w:divBdr>
    </w:div>
    <w:div w:id="2060812164">
      <w:bodyDiv w:val="1"/>
      <w:marLeft w:val="0"/>
      <w:marRight w:val="0"/>
      <w:marTop w:val="0"/>
      <w:marBottom w:val="0"/>
      <w:divBdr>
        <w:top w:val="none" w:sz="0" w:space="0" w:color="auto"/>
        <w:left w:val="none" w:sz="0" w:space="0" w:color="auto"/>
        <w:bottom w:val="none" w:sz="0" w:space="0" w:color="auto"/>
        <w:right w:val="none" w:sz="0" w:space="0" w:color="auto"/>
      </w:divBdr>
    </w:div>
    <w:div w:id="2065564522">
      <w:bodyDiv w:val="1"/>
      <w:marLeft w:val="0"/>
      <w:marRight w:val="0"/>
      <w:marTop w:val="0"/>
      <w:marBottom w:val="0"/>
      <w:divBdr>
        <w:top w:val="none" w:sz="0" w:space="0" w:color="auto"/>
        <w:left w:val="none" w:sz="0" w:space="0" w:color="auto"/>
        <w:bottom w:val="none" w:sz="0" w:space="0" w:color="auto"/>
        <w:right w:val="none" w:sz="0" w:space="0" w:color="auto"/>
      </w:divBdr>
    </w:div>
    <w:div w:id="2066634945">
      <w:bodyDiv w:val="1"/>
      <w:marLeft w:val="0"/>
      <w:marRight w:val="0"/>
      <w:marTop w:val="0"/>
      <w:marBottom w:val="0"/>
      <w:divBdr>
        <w:top w:val="none" w:sz="0" w:space="0" w:color="auto"/>
        <w:left w:val="none" w:sz="0" w:space="0" w:color="auto"/>
        <w:bottom w:val="none" w:sz="0" w:space="0" w:color="auto"/>
        <w:right w:val="none" w:sz="0" w:space="0" w:color="auto"/>
      </w:divBdr>
    </w:div>
    <w:div w:id="2067489725">
      <w:bodyDiv w:val="1"/>
      <w:marLeft w:val="0"/>
      <w:marRight w:val="0"/>
      <w:marTop w:val="0"/>
      <w:marBottom w:val="0"/>
      <w:divBdr>
        <w:top w:val="none" w:sz="0" w:space="0" w:color="auto"/>
        <w:left w:val="none" w:sz="0" w:space="0" w:color="auto"/>
        <w:bottom w:val="none" w:sz="0" w:space="0" w:color="auto"/>
        <w:right w:val="none" w:sz="0" w:space="0" w:color="auto"/>
      </w:divBdr>
    </w:div>
    <w:div w:id="2067530249">
      <w:bodyDiv w:val="1"/>
      <w:marLeft w:val="0"/>
      <w:marRight w:val="0"/>
      <w:marTop w:val="0"/>
      <w:marBottom w:val="0"/>
      <w:divBdr>
        <w:top w:val="none" w:sz="0" w:space="0" w:color="auto"/>
        <w:left w:val="none" w:sz="0" w:space="0" w:color="auto"/>
        <w:bottom w:val="none" w:sz="0" w:space="0" w:color="auto"/>
        <w:right w:val="none" w:sz="0" w:space="0" w:color="auto"/>
      </w:divBdr>
    </w:div>
    <w:div w:id="2067798023">
      <w:bodyDiv w:val="1"/>
      <w:marLeft w:val="0"/>
      <w:marRight w:val="0"/>
      <w:marTop w:val="0"/>
      <w:marBottom w:val="0"/>
      <w:divBdr>
        <w:top w:val="none" w:sz="0" w:space="0" w:color="auto"/>
        <w:left w:val="none" w:sz="0" w:space="0" w:color="auto"/>
        <w:bottom w:val="none" w:sz="0" w:space="0" w:color="auto"/>
        <w:right w:val="none" w:sz="0" w:space="0" w:color="auto"/>
      </w:divBdr>
    </w:div>
    <w:div w:id="2067951417">
      <w:bodyDiv w:val="1"/>
      <w:marLeft w:val="0"/>
      <w:marRight w:val="0"/>
      <w:marTop w:val="0"/>
      <w:marBottom w:val="0"/>
      <w:divBdr>
        <w:top w:val="none" w:sz="0" w:space="0" w:color="auto"/>
        <w:left w:val="none" w:sz="0" w:space="0" w:color="auto"/>
        <w:bottom w:val="none" w:sz="0" w:space="0" w:color="auto"/>
        <w:right w:val="none" w:sz="0" w:space="0" w:color="auto"/>
      </w:divBdr>
    </w:div>
    <w:div w:id="2070110001">
      <w:bodyDiv w:val="1"/>
      <w:marLeft w:val="0"/>
      <w:marRight w:val="0"/>
      <w:marTop w:val="0"/>
      <w:marBottom w:val="0"/>
      <w:divBdr>
        <w:top w:val="none" w:sz="0" w:space="0" w:color="auto"/>
        <w:left w:val="none" w:sz="0" w:space="0" w:color="auto"/>
        <w:bottom w:val="none" w:sz="0" w:space="0" w:color="auto"/>
        <w:right w:val="none" w:sz="0" w:space="0" w:color="auto"/>
      </w:divBdr>
    </w:div>
    <w:div w:id="2070376042">
      <w:bodyDiv w:val="1"/>
      <w:marLeft w:val="0"/>
      <w:marRight w:val="0"/>
      <w:marTop w:val="0"/>
      <w:marBottom w:val="0"/>
      <w:divBdr>
        <w:top w:val="none" w:sz="0" w:space="0" w:color="auto"/>
        <w:left w:val="none" w:sz="0" w:space="0" w:color="auto"/>
        <w:bottom w:val="none" w:sz="0" w:space="0" w:color="auto"/>
        <w:right w:val="none" w:sz="0" w:space="0" w:color="auto"/>
      </w:divBdr>
    </w:div>
    <w:div w:id="2074347856">
      <w:bodyDiv w:val="1"/>
      <w:marLeft w:val="0"/>
      <w:marRight w:val="0"/>
      <w:marTop w:val="0"/>
      <w:marBottom w:val="0"/>
      <w:divBdr>
        <w:top w:val="none" w:sz="0" w:space="0" w:color="auto"/>
        <w:left w:val="none" w:sz="0" w:space="0" w:color="auto"/>
        <w:bottom w:val="none" w:sz="0" w:space="0" w:color="auto"/>
        <w:right w:val="none" w:sz="0" w:space="0" w:color="auto"/>
      </w:divBdr>
    </w:div>
    <w:div w:id="2075352578">
      <w:bodyDiv w:val="1"/>
      <w:marLeft w:val="0"/>
      <w:marRight w:val="0"/>
      <w:marTop w:val="0"/>
      <w:marBottom w:val="0"/>
      <w:divBdr>
        <w:top w:val="none" w:sz="0" w:space="0" w:color="auto"/>
        <w:left w:val="none" w:sz="0" w:space="0" w:color="auto"/>
        <w:bottom w:val="none" w:sz="0" w:space="0" w:color="auto"/>
        <w:right w:val="none" w:sz="0" w:space="0" w:color="auto"/>
      </w:divBdr>
    </w:div>
    <w:div w:id="2075422850">
      <w:bodyDiv w:val="1"/>
      <w:marLeft w:val="0"/>
      <w:marRight w:val="0"/>
      <w:marTop w:val="0"/>
      <w:marBottom w:val="0"/>
      <w:divBdr>
        <w:top w:val="none" w:sz="0" w:space="0" w:color="auto"/>
        <w:left w:val="none" w:sz="0" w:space="0" w:color="auto"/>
        <w:bottom w:val="none" w:sz="0" w:space="0" w:color="auto"/>
        <w:right w:val="none" w:sz="0" w:space="0" w:color="auto"/>
      </w:divBdr>
    </w:div>
    <w:div w:id="2077897462">
      <w:bodyDiv w:val="1"/>
      <w:marLeft w:val="0"/>
      <w:marRight w:val="0"/>
      <w:marTop w:val="0"/>
      <w:marBottom w:val="0"/>
      <w:divBdr>
        <w:top w:val="none" w:sz="0" w:space="0" w:color="auto"/>
        <w:left w:val="none" w:sz="0" w:space="0" w:color="auto"/>
        <w:bottom w:val="none" w:sz="0" w:space="0" w:color="auto"/>
        <w:right w:val="none" w:sz="0" w:space="0" w:color="auto"/>
      </w:divBdr>
    </w:div>
    <w:div w:id="2080248938">
      <w:bodyDiv w:val="1"/>
      <w:marLeft w:val="0"/>
      <w:marRight w:val="0"/>
      <w:marTop w:val="0"/>
      <w:marBottom w:val="0"/>
      <w:divBdr>
        <w:top w:val="none" w:sz="0" w:space="0" w:color="auto"/>
        <w:left w:val="none" w:sz="0" w:space="0" w:color="auto"/>
        <w:bottom w:val="none" w:sz="0" w:space="0" w:color="auto"/>
        <w:right w:val="none" w:sz="0" w:space="0" w:color="auto"/>
      </w:divBdr>
    </w:div>
    <w:div w:id="2081515122">
      <w:bodyDiv w:val="1"/>
      <w:marLeft w:val="0"/>
      <w:marRight w:val="0"/>
      <w:marTop w:val="0"/>
      <w:marBottom w:val="0"/>
      <w:divBdr>
        <w:top w:val="none" w:sz="0" w:space="0" w:color="auto"/>
        <w:left w:val="none" w:sz="0" w:space="0" w:color="auto"/>
        <w:bottom w:val="none" w:sz="0" w:space="0" w:color="auto"/>
        <w:right w:val="none" w:sz="0" w:space="0" w:color="auto"/>
      </w:divBdr>
    </w:div>
    <w:div w:id="2081754953">
      <w:bodyDiv w:val="1"/>
      <w:marLeft w:val="0"/>
      <w:marRight w:val="0"/>
      <w:marTop w:val="0"/>
      <w:marBottom w:val="0"/>
      <w:divBdr>
        <w:top w:val="none" w:sz="0" w:space="0" w:color="auto"/>
        <w:left w:val="none" w:sz="0" w:space="0" w:color="auto"/>
        <w:bottom w:val="none" w:sz="0" w:space="0" w:color="auto"/>
        <w:right w:val="none" w:sz="0" w:space="0" w:color="auto"/>
      </w:divBdr>
    </w:div>
    <w:div w:id="2083024813">
      <w:bodyDiv w:val="1"/>
      <w:marLeft w:val="0"/>
      <w:marRight w:val="0"/>
      <w:marTop w:val="0"/>
      <w:marBottom w:val="0"/>
      <w:divBdr>
        <w:top w:val="none" w:sz="0" w:space="0" w:color="auto"/>
        <w:left w:val="none" w:sz="0" w:space="0" w:color="auto"/>
        <w:bottom w:val="none" w:sz="0" w:space="0" w:color="auto"/>
        <w:right w:val="none" w:sz="0" w:space="0" w:color="auto"/>
      </w:divBdr>
    </w:div>
    <w:div w:id="2084637290">
      <w:bodyDiv w:val="1"/>
      <w:marLeft w:val="0"/>
      <w:marRight w:val="0"/>
      <w:marTop w:val="0"/>
      <w:marBottom w:val="0"/>
      <w:divBdr>
        <w:top w:val="none" w:sz="0" w:space="0" w:color="auto"/>
        <w:left w:val="none" w:sz="0" w:space="0" w:color="auto"/>
        <w:bottom w:val="none" w:sz="0" w:space="0" w:color="auto"/>
        <w:right w:val="none" w:sz="0" w:space="0" w:color="auto"/>
      </w:divBdr>
    </w:div>
    <w:div w:id="2085837196">
      <w:bodyDiv w:val="1"/>
      <w:marLeft w:val="0"/>
      <w:marRight w:val="0"/>
      <w:marTop w:val="0"/>
      <w:marBottom w:val="0"/>
      <w:divBdr>
        <w:top w:val="none" w:sz="0" w:space="0" w:color="auto"/>
        <w:left w:val="none" w:sz="0" w:space="0" w:color="auto"/>
        <w:bottom w:val="none" w:sz="0" w:space="0" w:color="auto"/>
        <w:right w:val="none" w:sz="0" w:space="0" w:color="auto"/>
      </w:divBdr>
    </w:div>
    <w:div w:id="2089496378">
      <w:bodyDiv w:val="1"/>
      <w:marLeft w:val="0"/>
      <w:marRight w:val="0"/>
      <w:marTop w:val="0"/>
      <w:marBottom w:val="0"/>
      <w:divBdr>
        <w:top w:val="none" w:sz="0" w:space="0" w:color="auto"/>
        <w:left w:val="none" w:sz="0" w:space="0" w:color="auto"/>
        <w:bottom w:val="none" w:sz="0" w:space="0" w:color="auto"/>
        <w:right w:val="none" w:sz="0" w:space="0" w:color="auto"/>
      </w:divBdr>
    </w:div>
    <w:div w:id="2090273809">
      <w:bodyDiv w:val="1"/>
      <w:marLeft w:val="0"/>
      <w:marRight w:val="0"/>
      <w:marTop w:val="0"/>
      <w:marBottom w:val="0"/>
      <w:divBdr>
        <w:top w:val="none" w:sz="0" w:space="0" w:color="auto"/>
        <w:left w:val="none" w:sz="0" w:space="0" w:color="auto"/>
        <w:bottom w:val="none" w:sz="0" w:space="0" w:color="auto"/>
        <w:right w:val="none" w:sz="0" w:space="0" w:color="auto"/>
      </w:divBdr>
    </w:div>
    <w:div w:id="2091198940">
      <w:bodyDiv w:val="1"/>
      <w:marLeft w:val="0"/>
      <w:marRight w:val="0"/>
      <w:marTop w:val="0"/>
      <w:marBottom w:val="0"/>
      <w:divBdr>
        <w:top w:val="none" w:sz="0" w:space="0" w:color="auto"/>
        <w:left w:val="none" w:sz="0" w:space="0" w:color="auto"/>
        <w:bottom w:val="none" w:sz="0" w:space="0" w:color="auto"/>
        <w:right w:val="none" w:sz="0" w:space="0" w:color="auto"/>
      </w:divBdr>
    </w:div>
    <w:div w:id="2092971443">
      <w:bodyDiv w:val="1"/>
      <w:marLeft w:val="0"/>
      <w:marRight w:val="0"/>
      <w:marTop w:val="0"/>
      <w:marBottom w:val="0"/>
      <w:divBdr>
        <w:top w:val="none" w:sz="0" w:space="0" w:color="auto"/>
        <w:left w:val="none" w:sz="0" w:space="0" w:color="auto"/>
        <w:bottom w:val="none" w:sz="0" w:space="0" w:color="auto"/>
        <w:right w:val="none" w:sz="0" w:space="0" w:color="auto"/>
      </w:divBdr>
    </w:div>
    <w:div w:id="2093548371">
      <w:bodyDiv w:val="1"/>
      <w:marLeft w:val="0"/>
      <w:marRight w:val="0"/>
      <w:marTop w:val="0"/>
      <w:marBottom w:val="0"/>
      <w:divBdr>
        <w:top w:val="none" w:sz="0" w:space="0" w:color="auto"/>
        <w:left w:val="none" w:sz="0" w:space="0" w:color="auto"/>
        <w:bottom w:val="none" w:sz="0" w:space="0" w:color="auto"/>
        <w:right w:val="none" w:sz="0" w:space="0" w:color="auto"/>
      </w:divBdr>
    </w:div>
    <w:div w:id="2095009154">
      <w:bodyDiv w:val="1"/>
      <w:marLeft w:val="0"/>
      <w:marRight w:val="0"/>
      <w:marTop w:val="0"/>
      <w:marBottom w:val="0"/>
      <w:divBdr>
        <w:top w:val="none" w:sz="0" w:space="0" w:color="auto"/>
        <w:left w:val="none" w:sz="0" w:space="0" w:color="auto"/>
        <w:bottom w:val="none" w:sz="0" w:space="0" w:color="auto"/>
        <w:right w:val="none" w:sz="0" w:space="0" w:color="auto"/>
      </w:divBdr>
    </w:div>
    <w:div w:id="2095320264">
      <w:bodyDiv w:val="1"/>
      <w:marLeft w:val="0"/>
      <w:marRight w:val="0"/>
      <w:marTop w:val="0"/>
      <w:marBottom w:val="0"/>
      <w:divBdr>
        <w:top w:val="none" w:sz="0" w:space="0" w:color="auto"/>
        <w:left w:val="none" w:sz="0" w:space="0" w:color="auto"/>
        <w:bottom w:val="none" w:sz="0" w:space="0" w:color="auto"/>
        <w:right w:val="none" w:sz="0" w:space="0" w:color="auto"/>
      </w:divBdr>
    </w:div>
    <w:div w:id="2096508275">
      <w:bodyDiv w:val="1"/>
      <w:marLeft w:val="0"/>
      <w:marRight w:val="0"/>
      <w:marTop w:val="0"/>
      <w:marBottom w:val="0"/>
      <w:divBdr>
        <w:top w:val="none" w:sz="0" w:space="0" w:color="auto"/>
        <w:left w:val="none" w:sz="0" w:space="0" w:color="auto"/>
        <w:bottom w:val="none" w:sz="0" w:space="0" w:color="auto"/>
        <w:right w:val="none" w:sz="0" w:space="0" w:color="auto"/>
      </w:divBdr>
    </w:div>
    <w:div w:id="2097092047">
      <w:bodyDiv w:val="1"/>
      <w:marLeft w:val="0"/>
      <w:marRight w:val="0"/>
      <w:marTop w:val="0"/>
      <w:marBottom w:val="0"/>
      <w:divBdr>
        <w:top w:val="none" w:sz="0" w:space="0" w:color="auto"/>
        <w:left w:val="none" w:sz="0" w:space="0" w:color="auto"/>
        <w:bottom w:val="none" w:sz="0" w:space="0" w:color="auto"/>
        <w:right w:val="none" w:sz="0" w:space="0" w:color="auto"/>
      </w:divBdr>
    </w:div>
    <w:div w:id="2098551904">
      <w:bodyDiv w:val="1"/>
      <w:marLeft w:val="0"/>
      <w:marRight w:val="0"/>
      <w:marTop w:val="0"/>
      <w:marBottom w:val="0"/>
      <w:divBdr>
        <w:top w:val="none" w:sz="0" w:space="0" w:color="auto"/>
        <w:left w:val="none" w:sz="0" w:space="0" w:color="auto"/>
        <w:bottom w:val="none" w:sz="0" w:space="0" w:color="auto"/>
        <w:right w:val="none" w:sz="0" w:space="0" w:color="auto"/>
      </w:divBdr>
    </w:div>
    <w:div w:id="2098670208">
      <w:bodyDiv w:val="1"/>
      <w:marLeft w:val="0"/>
      <w:marRight w:val="0"/>
      <w:marTop w:val="0"/>
      <w:marBottom w:val="0"/>
      <w:divBdr>
        <w:top w:val="none" w:sz="0" w:space="0" w:color="auto"/>
        <w:left w:val="none" w:sz="0" w:space="0" w:color="auto"/>
        <w:bottom w:val="none" w:sz="0" w:space="0" w:color="auto"/>
        <w:right w:val="none" w:sz="0" w:space="0" w:color="auto"/>
      </w:divBdr>
    </w:div>
    <w:div w:id="2099521925">
      <w:bodyDiv w:val="1"/>
      <w:marLeft w:val="0"/>
      <w:marRight w:val="0"/>
      <w:marTop w:val="0"/>
      <w:marBottom w:val="0"/>
      <w:divBdr>
        <w:top w:val="none" w:sz="0" w:space="0" w:color="auto"/>
        <w:left w:val="none" w:sz="0" w:space="0" w:color="auto"/>
        <w:bottom w:val="none" w:sz="0" w:space="0" w:color="auto"/>
        <w:right w:val="none" w:sz="0" w:space="0" w:color="auto"/>
      </w:divBdr>
    </w:div>
    <w:div w:id="2101027080">
      <w:bodyDiv w:val="1"/>
      <w:marLeft w:val="0"/>
      <w:marRight w:val="0"/>
      <w:marTop w:val="0"/>
      <w:marBottom w:val="0"/>
      <w:divBdr>
        <w:top w:val="none" w:sz="0" w:space="0" w:color="auto"/>
        <w:left w:val="none" w:sz="0" w:space="0" w:color="auto"/>
        <w:bottom w:val="none" w:sz="0" w:space="0" w:color="auto"/>
        <w:right w:val="none" w:sz="0" w:space="0" w:color="auto"/>
      </w:divBdr>
    </w:div>
    <w:div w:id="2101482684">
      <w:bodyDiv w:val="1"/>
      <w:marLeft w:val="0"/>
      <w:marRight w:val="0"/>
      <w:marTop w:val="0"/>
      <w:marBottom w:val="0"/>
      <w:divBdr>
        <w:top w:val="none" w:sz="0" w:space="0" w:color="auto"/>
        <w:left w:val="none" w:sz="0" w:space="0" w:color="auto"/>
        <w:bottom w:val="none" w:sz="0" w:space="0" w:color="auto"/>
        <w:right w:val="none" w:sz="0" w:space="0" w:color="auto"/>
      </w:divBdr>
    </w:div>
    <w:div w:id="2102140842">
      <w:bodyDiv w:val="1"/>
      <w:marLeft w:val="0"/>
      <w:marRight w:val="0"/>
      <w:marTop w:val="0"/>
      <w:marBottom w:val="0"/>
      <w:divBdr>
        <w:top w:val="none" w:sz="0" w:space="0" w:color="auto"/>
        <w:left w:val="none" w:sz="0" w:space="0" w:color="auto"/>
        <w:bottom w:val="none" w:sz="0" w:space="0" w:color="auto"/>
        <w:right w:val="none" w:sz="0" w:space="0" w:color="auto"/>
      </w:divBdr>
    </w:div>
    <w:div w:id="2102218620">
      <w:bodyDiv w:val="1"/>
      <w:marLeft w:val="0"/>
      <w:marRight w:val="0"/>
      <w:marTop w:val="0"/>
      <w:marBottom w:val="0"/>
      <w:divBdr>
        <w:top w:val="none" w:sz="0" w:space="0" w:color="auto"/>
        <w:left w:val="none" w:sz="0" w:space="0" w:color="auto"/>
        <w:bottom w:val="none" w:sz="0" w:space="0" w:color="auto"/>
        <w:right w:val="none" w:sz="0" w:space="0" w:color="auto"/>
      </w:divBdr>
    </w:div>
    <w:div w:id="2108385082">
      <w:bodyDiv w:val="1"/>
      <w:marLeft w:val="0"/>
      <w:marRight w:val="0"/>
      <w:marTop w:val="0"/>
      <w:marBottom w:val="0"/>
      <w:divBdr>
        <w:top w:val="none" w:sz="0" w:space="0" w:color="auto"/>
        <w:left w:val="none" w:sz="0" w:space="0" w:color="auto"/>
        <w:bottom w:val="none" w:sz="0" w:space="0" w:color="auto"/>
        <w:right w:val="none" w:sz="0" w:space="0" w:color="auto"/>
      </w:divBdr>
    </w:div>
    <w:div w:id="2109039262">
      <w:bodyDiv w:val="1"/>
      <w:marLeft w:val="0"/>
      <w:marRight w:val="0"/>
      <w:marTop w:val="0"/>
      <w:marBottom w:val="0"/>
      <w:divBdr>
        <w:top w:val="none" w:sz="0" w:space="0" w:color="auto"/>
        <w:left w:val="none" w:sz="0" w:space="0" w:color="auto"/>
        <w:bottom w:val="none" w:sz="0" w:space="0" w:color="auto"/>
        <w:right w:val="none" w:sz="0" w:space="0" w:color="auto"/>
      </w:divBdr>
    </w:div>
    <w:div w:id="2111662659">
      <w:bodyDiv w:val="1"/>
      <w:marLeft w:val="0"/>
      <w:marRight w:val="0"/>
      <w:marTop w:val="0"/>
      <w:marBottom w:val="0"/>
      <w:divBdr>
        <w:top w:val="none" w:sz="0" w:space="0" w:color="auto"/>
        <w:left w:val="none" w:sz="0" w:space="0" w:color="auto"/>
        <w:bottom w:val="none" w:sz="0" w:space="0" w:color="auto"/>
        <w:right w:val="none" w:sz="0" w:space="0" w:color="auto"/>
      </w:divBdr>
    </w:div>
    <w:div w:id="2114745494">
      <w:bodyDiv w:val="1"/>
      <w:marLeft w:val="0"/>
      <w:marRight w:val="0"/>
      <w:marTop w:val="0"/>
      <w:marBottom w:val="0"/>
      <w:divBdr>
        <w:top w:val="none" w:sz="0" w:space="0" w:color="auto"/>
        <w:left w:val="none" w:sz="0" w:space="0" w:color="auto"/>
        <w:bottom w:val="none" w:sz="0" w:space="0" w:color="auto"/>
        <w:right w:val="none" w:sz="0" w:space="0" w:color="auto"/>
      </w:divBdr>
    </w:div>
    <w:div w:id="2114813918">
      <w:bodyDiv w:val="1"/>
      <w:marLeft w:val="0"/>
      <w:marRight w:val="0"/>
      <w:marTop w:val="0"/>
      <w:marBottom w:val="0"/>
      <w:divBdr>
        <w:top w:val="none" w:sz="0" w:space="0" w:color="auto"/>
        <w:left w:val="none" w:sz="0" w:space="0" w:color="auto"/>
        <w:bottom w:val="none" w:sz="0" w:space="0" w:color="auto"/>
        <w:right w:val="none" w:sz="0" w:space="0" w:color="auto"/>
      </w:divBdr>
    </w:div>
    <w:div w:id="2114938850">
      <w:bodyDiv w:val="1"/>
      <w:marLeft w:val="0"/>
      <w:marRight w:val="0"/>
      <w:marTop w:val="0"/>
      <w:marBottom w:val="0"/>
      <w:divBdr>
        <w:top w:val="none" w:sz="0" w:space="0" w:color="auto"/>
        <w:left w:val="none" w:sz="0" w:space="0" w:color="auto"/>
        <w:bottom w:val="none" w:sz="0" w:space="0" w:color="auto"/>
        <w:right w:val="none" w:sz="0" w:space="0" w:color="auto"/>
      </w:divBdr>
    </w:div>
    <w:div w:id="2115205266">
      <w:bodyDiv w:val="1"/>
      <w:marLeft w:val="0"/>
      <w:marRight w:val="0"/>
      <w:marTop w:val="0"/>
      <w:marBottom w:val="0"/>
      <w:divBdr>
        <w:top w:val="none" w:sz="0" w:space="0" w:color="auto"/>
        <w:left w:val="none" w:sz="0" w:space="0" w:color="auto"/>
        <w:bottom w:val="none" w:sz="0" w:space="0" w:color="auto"/>
        <w:right w:val="none" w:sz="0" w:space="0" w:color="auto"/>
      </w:divBdr>
    </w:div>
    <w:div w:id="2116827382">
      <w:bodyDiv w:val="1"/>
      <w:marLeft w:val="0"/>
      <w:marRight w:val="0"/>
      <w:marTop w:val="0"/>
      <w:marBottom w:val="0"/>
      <w:divBdr>
        <w:top w:val="none" w:sz="0" w:space="0" w:color="auto"/>
        <w:left w:val="none" w:sz="0" w:space="0" w:color="auto"/>
        <w:bottom w:val="none" w:sz="0" w:space="0" w:color="auto"/>
        <w:right w:val="none" w:sz="0" w:space="0" w:color="auto"/>
      </w:divBdr>
    </w:div>
    <w:div w:id="2117475981">
      <w:bodyDiv w:val="1"/>
      <w:marLeft w:val="0"/>
      <w:marRight w:val="0"/>
      <w:marTop w:val="0"/>
      <w:marBottom w:val="0"/>
      <w:divBdr>
        <w:top w:val="none" w:sz="0" w:space="0" w:color="auto"/>
        <w:left w:val="none" w:sz="0" w:space="0" w:color="auto"/>
        <w:bottom w:val="none" w:sz="0" w:space="0" w:color="auto"/>
        <w:right w:val="none" w:sz="0" w:space="0" w:color="auto"/>
      </w:divBdr>
    </w:div>
    <w:div w:id="2117747590">
      <w:bodyDiv w:val="1"/>
      <w:marLeft w:val="0"/>
      <w:marRight w:val="0"/>
      <w:marTop w:val="0"/>
      <w:marBottom w:val="0"/>
      <w:divBdr>
        <w:top w:val="none" w:sz="0" w:space="0" w:color="auto"/>
        <w:left w:val="none" w:sz="0" w:space="0" w:color="auto"/>
        <w:bottom w:val="none" w:sz="0" w:space="0" w:color="auto"/>
        <w:right w:val="none" w:sz="0" w:space="0" w:color="auto"/>
      </w:divBdr>
    </w:div>
    <w:div w:id="2118788728">
      <w:bodyDiv w:val="1"/>
      <w:marLeft w:val="0"/>
      <w:marRight w:val="0"/>
      <w:marTop w:val="0"/>
      <w:marBottom w:val="0"/>
      <w:divBdr>
        <w:top w:val="none" w:sz="0" w:space="0" w:color="auto"/>
        <w:left w:val="none" w:sz="0" w:space="0" w:color="auto"/>
        <w:bottom w:val="none" w:sz="0" w:space="0" w:color="auto"/>
        <w:right w:val="none" w:sz="0" w:space="0" w:color="auto"/>
      </w:divBdr>
    </w:div>
    <w:div w:id="2121759717">
      <w:bodyDiv w:val="1"/>
      <w:marLeft w:val="0"/>
      <w:marRight w:val="0"/>
      <w:marTop w:val="0"/>
      <w:marBottom w:val="0"/>
      <w:divBdr>
        <w:top w:val="none" w:sz="0" w:space="0" w:color="auto"/>
        <w:left w:val="none" w:sz="0" w:space="0" w:color="auto"/>
        <w:bottom w:val="none" w:sz="0" w:space="0" w:color="auto"/>
        <w:right w:val="none" w:sz="0" w:space="0" w:color="auto"/>
      </w:divBdr>
    </w:div>
    <w:div w:id="2121990841">
      <w:bodyDiv w:val="1"/>
      <w:marLeft w:val="0"/>
      <w:marRight w:val="0"/>
      <w:marTop w:val="0"/>
      <w:marBottom w:val="0"/>
      <w:divBdr>
        <w:top w:val="none" w:sz="0" w:space="0" w:color="auto"/>
        <w:left w:val="none" w:sz="0" w:space="0" w:color="auto"/>
        <w:bottom w:val="none" w:sz="0" w:space="0" w:color="auto"/>
        <w:right w:val="none" w:sz="0" w:space="0" w:color="auto"/>
      </w:divBdr>
    </w:div>
    <w:div w:id="2122452865">
      <w:bodyDiv w:val="1"/>
      <w:marLeft w:val="0"/>
      <w:marRight w:val="0"/>
      <w:marTop w:val="0"/>
      <w:marBottom w:val="0"/>
      <w:divBdr>
        <w:top w:val="none" w:sz="0" w:space="0" w:color="auto"/>
        <w:left w:val="none" w:sz="0" w:space="0" w:color="auto"/>
        <w:bottom w:val="none" w:sz="0" w:space="0" w:color="auto"/>
        <w:right w:val="none" w:sz="0" w:space="0" w:color="auto"/>
      </w:divBdr>
    </w:div>
    <w:div w:id="2124307075">
      <w:bodyDiv w:val="1"/>
      <w:marLeft w:val="0"/>
      <w:marRight w:val="0"/>
      <w:marTop w:val="0"/>
      <w:marBottom w:val="0"/>
      <w:divBdr>
        <w:top w:val="none" w:sz="0" w:space="0" w:color="auto"/>
        <w:left w:val="none" w:sz="0" w:space="0" w:color="auto"/>
        <w:bottom w:val="none" w:sz="0" w:space="0" w:color="auto"/>
        <w:right w:val="none" w:sz="0" w:space="0" w:color="auto"/>
      </w:divBdr>
    </w:div>
    <w:div w:id="2124689897">
      <w:bodyDiv w:val="1"/>
      <w:marLeft w:val="0"/>
      <w:marRight w:val="0"/>
      <w:marTop w:val="0"/>
      <w:marBottom w:val="0"/>
      <w:divBdr>
        <w:top w:val="none" w:sz="0" w:space="0" w:color="auto"/>
        <w:left w:val="none" w:sz="0" w:space="0" w:color="auto"/>
        <w:bottom w:val="none" w:sz="0" w:space="0" w:color="auto"/>
        <w:right w:val="none" w:sz="0" w:space="0" w:color="auto"/>
      </w:divBdr>
    </w:div>
    <w:div w:id="2125036000">
      <w:bodyDiv w:val="1"/>
      <w:marLeft w:val="0"/>
      <w:marRight w:val="0"/>
      <w:marTop w:val="0"/>
      <w:marBottom w:val="0"/>
      <w:divBdr>
        <w:top w:val="none" w:sz="0" w:space="0" w:color="auto"/>
        <w:left w:val="none" w:sz="0" w:space="0" w:color="auto"/>
        <w:bottom w:val="none" w:sz="0" w:space="0" w:color="auto"/>
        <w:right w:val="none" w:sz="0" w:space="0" w:color="auto"/>
      </w:divBdr>
    </w:div>
    <w:div w:id="2125882556">
      <w:bodyDiv w:val="1"/>
      <w:marLeft w:val="0"/>
      <w:marRight w:val="0"/>
      <w:marTop w:val="0"/>
      <w:marBottom w:val="0"/>
      <w:divBdr>
        <w:top w:val="none" w:sz="0" w:space="0" w:color="auto"/>
        <w:left w:val="none" w:sz="0" w:space="0" w:color="auto"/>
        <w:bottom w:val="none" w:sz="0" w:space="0" w:color="auto"/>
        <w:right w:val="none" w:sz="0" w:space="0" w:color="auto"/>
      </w:divBdr>
    </w:div>
    <w:div w:id="2125884774">
      <w:bodyDiv w:val="1"/>
      <w:marLeft w:val="0"/>
      <w:marRight w:val="0"/>
      <w:marTop w:val="0"/>
      <w:marBottom w:val="0"/>
      <w:divBdr>
        <w:top w:val="none" w:sz="0" w:space="0" w:color="auto"/>
        <w:left w:val="none" w:sz="0" w:space="0" w:color="auto"/>
        <w:bottom w:val="none" w:sz="0" w:space="0" w:color="auto"/>
        <w:right w:val="none" w:sz="0" w:space="0" w:color="auto"/>
      </w:divBdr>
    </w:div>
    <w:div w:id="2126077417">
      <w:bodyDiv w:val="1"/>
      <w:marLeft w:val="0"/>
      <w:marRight w:val="0"/>
      <w:marTop w:val="0"/>
      <w:marBottom w:val="0"/>
      <w:divBdr>
        <w:top w:val="none" w:sz="0" w:space="0" w:color="auto"/>
        <w:left w:val="none" w:sz="0" w:space="0" w:color="auto"/>
        <w:bottom w:val="none" w:sz="0" w:space="0" w:color="auto"/>
        <w:right w:val="none" w:sz="0" w:space="0" w:color="auto"/>
      </w:divBdr>
    </w:div>
    <w:div w:id="2126195366">
      <w:bodyDiv w:val="1"/>
      <w:marLeft w:val="0"/>
      <w:marRight w:val="0"/>
      <w:marTop w:val="0"/>
      <w:marBottom w:val="0"/>
      <w:divBdr>
        <w:top w:val="none" w:sz="0" w:space="0" w:color="auto"/>
        <w:left w:val="none" w:sz="0" w:space="0" w:color="auto"/>
        <w:bottom w:val="none" w:sz="0" w:space="0" w:color="auto"/>
        <w:right w:val="none" w:sz="0" w:space="0" w:color="auto"/>
      </w:divBdr>
    </w:div>
    <w:div w:id="2126919262">
      <w:bodyDiv w:val="1"/>
      <w:marLeft w:val="0"/>
      <w:marRight w:val="0"/>
      <w:marTop w:val="0"/>
      <w:marBottom w:val="0"/>
      <w:divBdr>
        <w:top w:val="none" w:sz="0" w:space="0" w:color="auto"/>
        <w:left w:val="none" w:sz="0" w:space="0" w:color="auto"/>
        <w:bottom w:val="none" w:sz="0" w:space="0" w:color="auto"/>
        <w:right w:val="none" w:sz="0" w:space="0" w:color="auto"/>
      </w:divBdr>
    </w:div>
    <w:div w:id="2129739516">
      <w:bodyDiv w:val="1"/>
      <w:marLeft w:val="0"/>
      <w:marRight w:val="0"/>
      <w:marTop w:val="0"/>
      <w:marBottom w:val="0"/>
      <w:divBdr>
        <w:top w:val="none" w:sz="0" w:space="0" w:color="auto"/>
        <w:left w:val="none" w:sz="0" w:space="0" w:color="auto"/>
        <w:bottom w:val="none" w:sz="0" w:space="0" w:color="auto"/>
        <w:right w:val="none" w:sz="0" w:space="0" w:color="auto"/>
      </w:divBdr>
    </w:div>
    <w:div w:id="2130665049">
      <w:bodyDiv w:val="1"/>
      <w:marLeft w:val="0"/>
      <w:marRight w:val="0"/>
      <w:marTop w:val="0"/>
      <w:marBottom w:val="0"/>
      <w:divBdr>
        <w:top w:val="none" w:sz="0" w:space="0" w:color="auto"/>
        <w:left w:val="none" w:sz="0" w:space="0" w:color="auto"/>
        <w:bottom w:val="none" w:sz="0" w:space="0" w:color="auto"/>
        <w:right w:val="none" w:sz="0" w:space="0" w:color="auto"/>
      </w:divBdr>
    </w:div>
    <w:div w:id="2132091085">
      <w:bodyDiv w:val="1"/>
      <w:marLeft w:val="0"/>
      <w:marRight w:val="0"/>
      <w:marTop w:val="0"/>
      <w:marBottom w:val="0"/>
      <w:divBdr>
        <w:top w:val="none" w:sz="0" w:space="0" w:color="auto"/>
        <w:left w:val="none" w:sz="0" w:space="0" w:color="auto"/>
        <w:bottom w:val="none" w:sz="0" w:space="0" w:color="auto"/>
        <w:right w:val="none" w:sz="0" w:space="0" w:color="auto"/>
      </w:divBdr>
    </w:div>
    <w:div w:id="2136482555">
      <w:bodyDiv w:val="1"/>
      <w:marLeft w:val="0"/>
      <w:marRight w:val="0"/>
      <w:marTop w:val="0"/>
      <w:marBottom w:val="0"/>
      <w:divBdr>
        <w:top w:val="none" w:sz="0" w:space="0" w:color="auto"/>
        <w:left w:val="none" w:sz="0" w:space="0" w:color="auto"/>
        <w:bottom w:val="none" w:sz="0" w:space="0" w:color="auto"/>
        <w:right w:val="none" w:sz="0" w:space="0" w:color="auto"/>
      </w:divBdr>
    </w:div>
    <w:div w:id="2138986226">
      <w:bodyDiv w:val="1"/>
      <w:marLeft w:val="0"/>
      <w:marRight w:val="0"/>
      <w:marTop w:val="0"/>
      <w:marBottom w:val="0"/>
      <w:divBdr>
        <w:top w:val="none" w:sz="0" w:space="0" w:color="auto"/>
        <w:left w:val="none" w:sz="0" w:space="0" w:color="auto"/>
        <w:bottom w:val="none" w:sz="0" w:space="0" w:color="auto"/>
        <w:right w:val="none" w:sz="0" w:space="0" w:color="auto"/>
      </w:divBdr>
    </w:div>
    <w:div w:id="2140759427">
      <w:bodyDiv w:val="1"/>
      <w:marLeft w:val="0"/>
      <w:marRight w:val="0"/>
      <w:marTop w:val="0"/>
      <w:marBottom w:val="0"/>
      <w:divBdr>
        <w:top w:val="none" w:sz="0" w:space="0" w:color="auto"/>
        <w:left w:val="none" w:sz="0" w:space="0" w:color="auto"/>
        <w:bottom w:val="none" w:sz="0" w:space="0" w:color="auto"/>
        <w:right w:val="none" w:sz="0" w:space="0" w:color="auto"/>
      </w:divBdr>
    </w:div>
    <w:div w:id="2141217549">
      <w:bodyDiv w:val="1"/>
      <w:marLeft w:val="0"/>
      <w:marRight w:val="0"/>
      <w:marTop w:val="0"/>
      <w:marBottom w:val="0"/>
      <w:divBdr>
        <w:top w:val="none" w:sz="0" w:space="0" w:color="auto"/>
        <w:left w:val="none" w:sz="0" w:space="0" w:color="auto"/>
        <w:bottom w:val="none" w:sz="0" w:space="0" w:color="auto"/>
        <w:right w:val="none" w:sz="0" w:space="0" w:color="auto"/>
      </w:divBdr>
    </w:div>
    <w:div w:id="2141534615">
      <w:bodyDiv w:val="1"/>
      <w:marLeft w:val="0"/>
      <w:marRight w:val="0"/>
      <w:marTop w:val="0"/>
      <w:marBottom w:val="0"/>
      <w:divBdr>
        <w:top w:val="none" w:sz="0" w:space="0" w:color="auto"/>
        <w:left w:val="none" w:sz="0" w:space="0" w:color="auto"/>
        <w:bottom w:val="none" w:sz="0" w:space="0" w:color="auto"/>
        <w:right w:val="none" w:sz="0" w:space="0" w:color="auto"/>
      </w:divBdr>
    </w:div>
    <w:div w:id="2142575739">
      <w:bodyDiv w:val="1"/>
      <w:marLeft w:val="0"/>
      <w:marRight w:val="0"/>
      <w:marTop w:val="0"/>
      <w:marBottom w:val="0"/>
      <w:divBdr>
        <w:top w:val="none" w:sz="0" w:space="0" w:color="auto"/>
        <w:left w:val="none" w:sz="0" w:space="0" w:color="auto"/>
        <w:bottom w:val="none" w:sz="0" w:space="0" w:color="auto"/>
        <w:right w:val="none" w:sz="0" w:space="0" w:color="auto"/>
      </w:divBdr>
    </w:div>
    <w:div w:id="2146044263">
      <w:bodyDiv w:val="1"/>
      <w:marLeft w:val="0"/>
      <w:marRight w:val="0"/>
      <w:marTop w:val="0"/>
      <w:marBottom w:val="0"/>
      <w:divBdr>
        <w:top w:val="none" w:sz="0" w:space="0" w:color="auto"/>
        <w:left w:val="none" w:sz="0" w:space="0" w:color="auto"/>
        <w:bottom w:val="none" w:sz="0" w:space="0" w:color="auto"/>
        <w:right w:val="none" w:sz="0" w:space="0" w:color="auto"/>
      </w:divBdr>
    </w:div>
    <w:div w:id="21470451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microsoft.com/office/2007/relationships/diagramDrawing" Target="diagrams/drawing1.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image" Target="media/image2.png"/><Relationship Id="rId11" Type="http://schemas.microsoft.com/office/2007/relationships/hdphoto" Target="media/hdphoto1.wdp"/><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F24ED6-A361-E249-A385-1900BCA7CC4F}" type="doc">
      <dgm:prSet loTypeId="urn:microsoft.com/office/officeart/2008/layout/HalfCircleOrganizationChart" loCatId="" qsTypeId="urn:microsoft.com/office/officeart/2005/8/quickstyle/simple1" qsCatId="simple" csTypeId="urn:microsoft.com/office/officeart/2005/8/colors/accent0_1" csCatId="mainScheme" phldr="1"/>
      <dgm:spPr/>
      <dgm:t>
        <a:bodyPr/>
        <a:lstStyle/>
        <a:p>
          <a:endParaRPr lang="en-US"/>
        </a:p>
      </dgm:t>
    </dgm:pt>
    <dgm:pt modelId="{5225E768-544D-A242-8CD4-C6DA40F20A59}">
      <dgm:prSet phldrT="[Text]" custT="1"/>
      <dgm:spPr/>
      <dgm:t>
        <a:bodyPr/>
        <a:lstStyle/>
        <a:p>
          <a:pPr algn="ctr"/>
          <a:r>
            <a:rPr lang="en-US" sz="1000" b="0" i="0">
              <a:latin typeface="Arial Narrow" charset="0"/>
              <a:ea typeface="Arial Narrow" charset="0"/>
              <a:cs typeface="Arial Narrow" charset="0"/>
            </a:rPr>
            <a:t>INOVAÇÃO</a:t>
          </a:r>
        </a:p>
      </dgm:t>
    </dgm:pt>
    <dgm:pt modelId="{3FC628C4-50A3-2741-B042-648A4BE634DD}" type="parTrans" cxnId="{A7DD1E1C-6A97-F848-915E-26A4971FFDB4}">
      <dgm:prSet/>
      <dgm:spPr/>
      <dgm:t>
        <a:bodyPr/>
        <a:lstStyle/>
        <a:p>
          <a:pPr algn="ctr"/>
          <a:endParaRPr lang="en-US" sz="1000" b="0" i="0">
            <a:latin typeface="Arial Narrow" charset="0"/>
            <a:ea typeface="Arial Narrow" charset="0"/>
            <a:cs typeface="Arial Narrow" charset="0"/>
          </a:endParaRPr>
        </a:p>
      </dgm:t>
    </dgm:pt>
    <dgm:pt modelId="{AF8093DB-0AEE-EA41-9317-7AAE063E0F5F}" type="sibTrans" cxnId="{A7DD1E1C-6A97-F848-915E-26A4971FFDB4}">
      <dgm:prSet/>
      <dgm:spPr/>
      <dgm:t>
        <a:bodyPr/>
        <a:lstStyle/>
        <a:p>
          <a:pPr algn="ctr"/>
          <a:endParaRPr lang="en-US" sz="1000" b="0" i="0">
            <a:latin typeface="Arial Narrow" charset="0"/>
            <a:ea typeface="Arial Narrow" charset="0"/>
            <a:cs typeface="Arial Narrow" charset="0"/>
          </a:endParaRPr>
        </a:p>
      </dgm:t>
    </dgm:pt>
    <dgm:pt modelId="{4DC91E0B-2358-3544-8C93-C33C730474FD}">
      <dgm:prSet phldrT="[Text]" custT="1"/>
      <dgm:spPr/>
      <dgm:t>
        <a:bodyPr/>
        <a:lstStyle/>
        <a:p>
          <a:pPr algn="ctr"/>
          <a:r>
            <a:rPr lang="en-US" sz="1000" b="0" i="0">
              <a:latin typeface="Arial Narrow" charset="0"/>
              <a:ea typeface="Arial Narrow" charset="0"/>
              <a:cs typeface="Arial Narrow" charset="0"/>
            </a:rPr>
            <a:t>INOVAÇÃO TECNOLÓGICA</a:t>
          </a:r>
        </a:p>
      </dgm:t>
    </dgm:pt>
    <dgm:pt modelId="{29D5360B-9AE0-AA43-9DEF-B2ABBBDA9286}" type="parTrans" cxnId="{344C9F0E-5C2B-C843-AC65-D8D9CF02BC0F}">
      <dgm:prSet/>
      <dgm:spPr/>
      <dgm:t>
        <a:bodyPr/>
        <a:lstStyle/>
        <a:p>
          <a:pPr algn="ctr"/>
          <a:endParaRPr lang="en-US" sz="1000" b="0" i="0">
            <a:latin typeface="Arial Narrow" charset="0"/>
            <a:ea typeface="Arial Narrow" charset="0"/>
            <a:cs typeface="Arial Narrow" charset="0"/>
          </a:endParaRPr>
        </a:p>
      </dgm:t>
    </dgm:pt>
    <dgm:pt modelId="{D0937140-E61A-E54B-B6C4-AD550023A8B0}" type="sibTrans" cxnId="{344C9F0E-5C2B-C843-AC65-D8D9CF02BC0F}">
      <dgm:prSet/>
      <dgm:spPr/>
      <dgm:t>
        <a:bodyPr/>
        <a:lstStyle/>
        <a:p>
          <a:pPr algn="ctr"/>
          <a:endParaRPr lang="en-US" sz="1000" b="0" i="0">
            <a:latin typeface="Arial Narrow" charset="0"/>
            <a:ea typeface="Arial Narrow" charset="0"/>
            <a:cs typeface="Arial Narrow" charset="0"/>
          </a:endParaRPr>
        </a:p>
      </dgm:t>
    </dgm:pt>
    <dgm:pt modelId="{5878FD6B-BC5E-7742-A50A-9D83091ED0B5}">
      <dgm:prSet phldrT="[Text]" custT="1"/>
      <dgm:spPr/>
      <dgm:t>
        <a:bodyPr/>
        <a:lstStyle/>
        <a:p>
          <a:pPr algn="ctr"/>
          <a:r>
            <a:rPr lang="en-US" sz="1000" b="0" i="0">
              <a:latin typeface="Arial Narrow" charset="0"/>
              <a:ea typeface="Arial Narrow" charset="0"/>
              <a:cs typeface="Arial Narrow" charset="0"/>
            </a:rPr>
            <a:t>INOVAÇÃO BIOTECNOLÓGICA</a:t>
          </a:r>
        </a:p>
      </dgm:t>
    </dgm:pt>
    <dgm:pt modelId="{ADBCBF4B-0EC6-2E4F-96C9-F88E88F44D20}" type="parTrans" cxnId="{B84813C8-C7D3-9644-ADBB-EFCF47849AFF}">
      <dgm:prSet/>
      <dgm:spPr/>
      <dgm:t>
        <a:bodyPr/>
        <a:lstStyle/>
        <a:p>
          <a:pPr algn="ctr"/>
          <a:endParaRPr lang="en-US" sz="1000" b="0" i="0">
            <a:latin typeface="Arial Narrow" charset="0"/>
            <a:ea typeface="Arial Narrow" charset="0"/>
            <a:cs typeface="Arial Narrow" charset="0"/>
          </a:endParaRPr>
        </a:p>
      </dgm:t>
    </dgm:pt>
    <dgm:pt modelId="{EDBF5974-2F1E-3148-B6BD-4F58F5A4121F}" type="sibTrans" cxnId="{B84813C8-C7D3-9644-ADBB-EFCF47849AFF}">
      <dgm:prSet/>
      <dgm:spPr/>
      <dgm:t>
        <a:bodyPr/>
        <a:lstStyle/>
        <a:p>
          <a:pPr algn="ctr"/>
          <a:endParaRPr lang="en-US" sz="1000" b="0" i="0">
            <a:latin typeface="Arial Narrow" charset="0"/>
            <a:ea typeface="Arial Narrow" charset="0"/>
            <a:cs typeface="Arial Narrow" charset="0"/>
          </a:endParaRPr>
        </a:p>
      </dgm:t>
    </dgm:pt>
    <dgm:pt modelId="{0E962104-1C58-244C-93EB-C5783B01DBB1}" type="asst">
      <dgm:prSet custT="1"/>
      <dgm:spPr/>
      <dgm:t>
        <a:bodyPr/>
        <a:lstStyle/>
        <a:p>
          <a:pPr algn="ctr"/>
          <a:r>
            <a:rPr lang="en-US" sz="1000" b="0" i="0">
              <a:latin typeface="Arial Narrow" charset="0"/>
              <a:ea typeface="Arial Narrow" charset="0"/>
              <a:cs typeface="Arial Narrow" charset="0"/>
            </a:rPr>
            <a:t>BIOTECNOLOGIAS</a:t>
          </a:r>
        </a:p>
      </dgm:t>
    </dgm:pt>
    <dgm:pt modelId="{08C4D079-8A20-EA4E-A57F-D0FDC651D4EC}" type="parTrans" cxnId="{6D37A79E-65F9-724B-AC01-3A87197BA63A}">
      <dgm:prSet/>
      <dgm:spPr/>
      <dgm:t>
        <a:bodyPr/>
        <a:lstStyle/>
        <a:p>
          <a:pPr algn="ctr"/>
          <a:endParaRPr lang="en-US" sz="1000" b="0" i="0">
            <a:latin typeface="Arial Narrow" charset="0"/>
            <a:ea typeface="Arial Narrow" charset="0"/>
            <a:cs typeface="Arial Narrow" charset="0"/>
          </a:endParaRPr>
        </a:p>
      </dgm:t>
    </dgm:pt>
    <dgm:pt modelId="{80FE8E8D-9DC7-B44E-B3E7-9D31FCE10C3B}" type="sibTrans" cxnId="{6D37A79E-65F9-724B-AC01-3A87197BA63A}">
      <dgm:prSet/>
      <dgm:spPr/>
      <dgm:t>
        <a:bodyPr/>
        <a:lstStyle/>
        <a:p>
          <a:pPr algn="ctr"/>
          <a:endParaRPr lang="en-US" sz="1000" b="0" i="0">
            <a:latin typeface="Arial Narrow" charset="0"/>
            <a:ea typeface="Arial Narrow" charset="0"/>
            <a:cs typeface="Arial Narrow" charset="0"/>
          </a:endParaRPr>
        </a:p>
      </dgm:t>
    </dgm:pt>
    <dgm:pt modelId="{FE2632D2-79B1-D545-9052-8FC168155264}" type="asst">
      <dgm:prSet custT="1"/>
      <dgm:spPr/>
      <dgm:t>
        <a:bodyPr/>
        <a:lstStyle/>
        <a:p>
          <a:pPr algn="ctr"/>
          <a:r>
            <a:rPr lang="en-US" sz="1000" b="0" i="0">
              <a:latin typeface="Arial Narrow" charset="0"/>
              <a:ea typeface="Arial Narrow" charset="0"/>
              <a:cs typeface="Arial Narrow" charset="0"/>
            </a:rPr>
            <a:t>TECNOLOGIAS</a:t>
          </a:r>
        </a:p>
      </dgm:t>
    </dgm:pt>
    <dgm:pt modelId="{FDC80B91-BD57-C046-B758-BB55FEEF98DE}" type="sibTrans" cxnId="{663AE51E-55F6-E642-AD1E-3FD262F37A94}">
      <dgm:prSet/>
      <dgm:spPr/>
      <dgm:t>
        <a:bodyPr/>
        <a:lstStyle/>
        <a:p>
          <a:pPr algn="ctr"/>
          <a:endParaRPr lang="en-US" sz="1000" b="0" i="0">
            <a:latin typeface="Arial Narrow" charset="0"/>
            <a:ea typeface="Arial Narrow" charset="0"/>
            <a:cs typeface="Arial Narrow" charset="0"/>
          </a:endParaRPr>
        </a:p>
      </dgm:t>
    </dgm:pt>
    <dgm:pt modelId="{4C5E5898-478F-8146-AC6E-204C3CFC174E}" type="parTrans" cxnId="{663AE51E-55F6-E642-AD1E-3FD262F37A94}">
      <dgm:prSet/>
      <dgm:spPr/>
      <dgm:t>
        <a:bodyPr/>
        <a:lstStyle/>
        <a:p>
          <a:pPr algn="ctr"/>
          <a:endParaRPr lang="en-US" sz="1000" b="0" i="0">
            <a:latin typeface="Arial Narrow" charset="0"/>
            <a:ea typeface="Arial Narrow" charset="0"/>
            <a:cs typeface="Arial Narrow" charset="0"/>
          </a:endParaRPr>
        </a:p>
      </dgm:t>
    </dgm:pt>
    <dgm:pt modelId="{E0A0BE71-42D9-A647-9D38-F5133EFC8ED7}" type="asst">
      <dgm:prSet custT="1"/>
      <dgm:spPr/>
      <dgm:t>
        <a:bodyPr/>
        <a:lstStyle/>
        <a:p>
          <a:pPr algn="ctr"/>
          <a:r>
            <a:rPr lang="en-US" sz="1000" b="0" i="0">
              <a:latin typeface="Arial Narrow" charset="0"/>
              <a:ea typeface="Arial Narrow" charset="0"/>
              <a:cs typeface="Arial Narrow" charset="0"/>
            </a:rPr>
            <a:t>BIOTECNOLOGIA MICROBIANA</a:t>
          </a:r>
        </a:p>
      </dgm:t>
    </dgm:pt>
    <dgm:pt modelId="{B4CA2588-B17F-6B4E-B62A-284367D8D494}" type="parTrans" cxnId="{6E48D1E6-B35E-A548-9F85-64D03E1B6C5F}">
      <dgm:prSet/>
      <dgm:spPr/>
      <dgm:t>
        <a:bodyPr/>
        <a:lstStyle/>
        <a:p>
          <a:pPr algn="ctr"/>
          <a:endParaRPr lang="en-US" sz="1000" b="0" i="0">
            <a:latin typeface="Arial Narrow" charset="0"/>
            <a:ea typeface="Arial Narrow" charset="0"/>
            <a:cs typeface="Arial Narrow" charset="0"/>
          </a:endParaRPr>
        </a:p>
      </dgm:t>
    </dgm:pt>
    <dgm:pt modelId="{C447510B-54CD-5048-BBEA-BCE1F8FD4069}" type="sibTrans" cxnId="{6E48D1E6-B35E-A548-9F85-64D03E1B6C5F}">
      <dgm:prSet/>
      <dgm:spPr/>
      <dgm:t>
        <a:bodyPr/>
        <a:lstStyle/>
        <a:p>
          <a:pPr algn="ctr"/>
          <a:endParaRPr lang="en-US" sz="1000" b="0" i="0">
            <a:latin typeface="Arial Narrow" charset="0"/>
            <a:ea typeface="Arial Narrow" charset="0"/>
            <a:cs typeface="Arial Narrow" charset="0"/>
          </a:endParaRPr>
        </a:p>
      </dgm:t>
    </dgm:pt>
    <dgm:pt modelId="{96CEFDCD-B85C-BD41-80CB-071FD99B58B0}">
      <dgm:prSet custT="1"/>
      <dgm:spPr/>
      <dgm:t>
        <a:bodyPr/>
        <a:lstStyle/>
        <a:p>
          <a:r>
            <a:rPr lang="en-US" sz="1000" b="0" i="0">
              <a:latin typeface="Arial Narrow" charset="0"/>
              <a:ea typeface="Arial Narrow" charset="0"/>
              <a:cs typeface="Arial Narrow" charset="0"/>
            </a:rPr>
            <a:t>INOVAÇÃO </a:t>
          </a:r>
        </a:p>
        <a:p>
          <a:r>
            <a:rPr lang="en-US" sz="1000" b="0" i="0">
              <a:latin typeface="Arial Narrow" charset="0"/>
              <a:ea typeface="Arial Narrow" charset="0"/>
              <a:cs typeface="Arial Narrow" charset="0"/>
            </a:rPr>
            <a:t>HÍBRIDA</a:t>
          </a:r>
        </a:p>
      </dgm:t>
    </dgm:pt>
    <dgm:pt modelId="{372F5248-E8E1-B344-AC34-1B3BAEC5BBC8}" type="parTrans" cxnId="{9D4C0522-33E3-9A4D-B857-10ACC213C160}">
      <dgm:prSet/>
      <dgm:spPr/>
      <dgm:t>
        <a:bodyPr/>
        <a:lstStyle/>
        <a:p>
          <a:endParaRPr lang="en-US"/>
        </a:p>
      </dgm:t>
    </dgm:pt>
    <dgm:pt modelId="{9FC1C07D-115E-1C4C-AEDE-0F821B8ECF2A}" type="sibTrans" cxnId="{9D4C0522-33E3-9A4D-B857-10ACC213C160}">
      <dgm:prSet/>
      <dgm:spPr/>
      <dgm:t>
        <a:bodyPr/>
        <a:lstStyle/>
        <a:p>
          <a:endParaRPr lang="en-US"/>
        </a:p>
      </dgm:t>
    </dgm:pt>
    <dgm:pt modelId="{450105C1-095F-9E41-83D0-02D8DF105946}">
      <dgm:prSet custT="1"/>
      <dgm:spPr/>
      <dgm:t>
        <a:bodyPr/>
        <a:lstStyle/>
        <a:p>
          <a:r>
            <a:rPr lang="en-US" sz="1000">
              <a:latin typeface="Arial Narrow" charset="0"/>
              <a:ea typeface="Arial Narrow" charset="0"/>
              <a:cs typeface="Arial Narrow" charset="0"/>
            </a:rPr>
            <a:t>TECNOLOGIAS HIBRIDAS</a:t>
          </a:r>
        </a:p>
      </dgm:t>
    </dgm:pt>
    <dgm:pt modelId="{060F56FE-55F6-EF4E-803D-AB4EE7D6F0ED}" type="parTrans" cxnId="{B7F25513-82E1-E042-8BD3-75E581F6F764}">
      <dgm:prSet/>
      <dgm:spPr/>
      <dgm:t>
        <a:bodyPr/>
        <a:lstStyle/>
        <a:p>
          <a:endParaRPr lang="en-US"/>
        </a:p>
      </dgm:t>
    </dgm:pt>
    <dgm:pt modelId="{90EF505D-6B1B-554B-BBD0-E7E34A84D693}" type="sibTrans" cxnId="{B7F25513-82E1-E042-8BD3-75E581F6F764}">
      <dgm:prSet/>
      <dgm:spPr/>
      <dgm:t>
        <a:bodyPr/>
        <a:lstStyle/>
        <a:p>
          <a:endParaRPr lang="en-US"/>
        </a:p>
      </dgm:t>
    </dgm:pt>
    <dgm:pt modelId="{8CA46549-BA2E-5E41-9ABB-32F67B903679}" type="pres">
      <dgm:prSet presAssocID="{0FF24ED6-A361-E249-A385-1900BCA7CC4F}" presName="Name0" presStyleCnt="0">
        <dgm:presLayoutVars>
          <dgm:orgChart val="1"/>
          <dgm:chPref val="1"/>
          <dgm:dir/>
          <dgm:animOne val="branch"/>
          <dgm:animLvl val="lvl"/>
          <dgm:resizeHandles/>
        </dgm:presLayoutVars>
      </dgm:prSet>
      <dgm:spPr/>
      <dgm:t>
        <a:bodyPr/>
        <a:lstStyle/>
        <a:p>
          <a:endParaRPr lang="en-US"/>
        </a:p>
      </dgm:t>
    </dgm:pt>
    <dgm:pt modelId="{F276EC87-B70F-4F4B-A071-C113EB65F405}" type="pres">
      <dgm:prSet presAssocID="{5225E768-544D-A242-8CD4-C6DA40F20A59}" presName="hierRoot1" presStyleCnt="0">
        <dgm:presLayoutVars>
          <dgm:hierBranch val="init"/>
        </dgm:presLayoutVars>
      </dgm:prSet>
      <dgm:spPr/>
    </dgm:pt>
    <dgm:pt modelId="{52F6ADC8-6399-434A-9A83-0C9280BE6216}" type="pres">
      <dgm:prSet presAssocID="{5225E768-544D-A242-8CD4-C6DA40F20A59}" presName="rootComposite1" presStyleCnt="0"/>
      <dgm:spPr/>
    </dgm:pt>
    <dgm:pt modelId="{254DDA7D-68F8-714F-AF63-8EBDD329CE1D}" type="pres">
      <dgm:prSet presAssocID="{5225E768-544D-A242-8CD4-C6DA40F20A59}" presName="rootText1" presStyleLbl="alignAcc1" presStyleIdx="0" presStyleCnt="0" custLinFactNeighborX="5195">
        <dgm:presLayoutVars>
          <dgm:chPref val="3"/>
        </dgm:presLayoutVars>
      </dgm:prSet>
      <dgm:spPr/>
      <dgm:t>
        <a:bodyPr/>
        <a:lstStyle/>
        <a:p>
          <a:endParaRPr lang="en-US"/>
        </a:p>
      </dgm:t>
    </dgm:pt>
    <dgm:pt modelId="{EF68B7FF-B5EF-9C48-BA87-84BA7DDAEB58}" type="pres">
      <dgm:prSet presAssocID="{5225E768-544D-A242-8CD4-C6DA40F20A59}" presName="topArc1" presStyleLbl="parChTrans1D1" presStyleIdx="0" presStyleCnt="16"/>
      <dgm:spPr/>
    </dgm:pt>
    <dgm:pt modelId="{FD291622-AFF5-6546-8B38-9AEDF14DCC99}" type="pres">
      <dgm:prSet presAssocID="{5225E768-544D-A242-8CD4-C6DA40F20A59}" presName="bottomArc1" presStyleLbl="parChTrans1D1" presStyleIdx="1" presStyleCnt="16"/>
      <dgm:spPr/>
    </dgm:pt>
    <dgm:pt modelId="{C09EE864-0D18-5C4D-A1DB-2862929BAC98}" type="pres">
      <dgm:prSet presAssocID="{5225E768-544D-A242-8CD4-C6DA40F20A59}" presName="topConnNode1" presStyleLbl="node1" presStyleIdx="0" presStyleCnt="0"/>
      <dgm:spPr/>
      <dgm:t>
        <a:bodyPr/>
        <a:lstStyle/>
        <a:p>
          <a:endParaRPr lang="en-US"/>
        </a:p>
      </dgm:t>
    </dgm:pt>
    <dgm:pt modelId="{1A140668-432A-7544-ADE1-486DDC2D8C1F}" type="pres">
      <dgm:prSet presAssocID="{5225E768-544D-A242-8CD4-C6DA40F20A59}" presName="hierChild2" presStyleCnt="0"/>
      <dgm:spPr/>
    </dgm:pt>
    <dgm:pt modelId="{74BA32C8-1120-7C44-B5C8-DEAA47D9625A}" type="pres">
      <dgm:prSet presAssocID="{29D5360B-9AE0-AA43-9DEF-B2ABBBDA9286}" presName="Name28" presStyleLbl="parChTrans1D2" presStyleIdx="0" presStyleCnt="3"/>
      <dgm:spPr/>
      <dgm:t>
        <a:bodyPr/>
        <a:lstStyle/>
        <a:p>
          <a:endParaRPr lang="en-US"/>
        </a:p>
      </dgm:t>
    </dgm:pt>
    <dgm:pt modelId="{FE80F88E-EC60-4046-A1C9-ECABE6BD3CDB}" type="pres">
      <dgm:prSet presAssocID="{4DC91E0B-2358-3544-8C93-C33C730474FD}" presName="hierRoot2" presStyleCnt="0">
        <dgm:presLayoutVars>
          <dgm:hierBranch val="init"/>
        </dgm:presLayoutVars>
      </dgm:prSet>
      <dgm:spPr/>
    </dgm:pt>
    <dgm:pt modelId="{D5A59C01-328A-0A49-AF87-079094B55FB5}" type="pres">
      <dgm:prSet presAssocID="{4DC91E0B-2358-3544-8C93-C33C730474FD}" presName="rootComposite2" presStyleCnt="0"/>
      <dgm:spPr/>
    </dgm:pt>
    <dgm:pt modelId="{4418BAD2-1B5C-7A4A-9A1B-16E889C5A58E}" type="pres">
      <dgm:prSet presAssocID="{4DC91E0B-2358-3544-8C93-C33C730474FD}" presName="rootText2" presStyleLbl="alignAcc1" presStyleIdx="0" presStyleCnt="0" custLinFactNeighborX="-95960">
        <dgm:presLayoutVars>
          <dgm:chPref val="3"/>
        </dgm:presLayoutVars>
      </dgm:prSet>
      <dgm:spPr/>
      <dgm:t>
        <a:bodyPr/>
        <a:lstStyle/>
        <a:p>
          <a:endParaRPr lang="en-US"/>
        </a:p>
      </dgm:t>
    </dgm:pt>
    <dgm:pt modelId="{94E331E7-742A-5E40-A5D9-D333E7803F01}" type="pres">
      <dgm:prSet presAssocID="{4DC91E0B-2358-3544-8C93-C33C730474FD}" presName="topArc2" presStyleLbl="parChTrans1D1" presStyleIdx="2" presStyleCnt="16"/>
      <dgm:spPr/>
    </dgm:pt>
    <dgm:pt modelId="{C30E3620-19C3-2842-B1CB-390B9CBE2C3A}" type="pres">
      <dgm:prSet presAssocID="{4DC91E0B-2358-3544-8C93-C33C730474FD}" presName="bottomArc2" presStyleLbl="parChTrans1D1" presStyleIdx="3" presStyleCnt="16"/>
      <dgm:spPr/>
    </dgm:pt>
    <dgm:pt modelId="{2AB6EF42-AF43-7D49-96B0-B87E685A23BA}" type="pres">
      <dgm:prSet presAssocID="{4DC91E0B-2358-3544-8C93-C33C730474FD}" presName="topConnNode2" presStyleLbl="node2" presStyleIdx="0" presStyleCnt="0"/>
      <dgm:spPr/>
      <dgm:t>
        <a:bodyPr/>
        <a:lstStyle/>
        <a:p>
          <a:endParaRPr lang="en-US"/>
        </a:p>
      </dgm:t>
    </dgm:pt>
    <dgm:pt modelId="{3131C95F-CF59-9449-9EC3-7AE2407CFAB0}" type="pres">
      <dgm:prSet presAssocID="{4DC91E0B-2358-3544-8C93-C33C730474FD}" presName="hierChild4" presStyleCnt="0"/>
      <dgm:spPr/>
    </dgm:pt>
    <dgm:pt modelId="{8DD3F832-7D10-4343-A897-E2878FFE0C3F}" type="pres">
      <dgm:prSet presAssocID="{4DC91E0B-2358-3544-8C93-C33C730474FD}" presName="hierChild5" presStyleCnt="0"/>
      <dgm:spPr/>
    </dgm:pt>
    <dgm:pt modelId="{6F363A86-A46A-1349-9864-557957D47296}" type="pres">
      <dgm:prSet presAssocID="{4C5E5898-478F-8146-AC6E-204C3CFC174E}" presName="Name101" presStyleLbl="parChTrans1D3" presStyleIdx="0" presStyleCnt="3"/>
      <dgm:spPr/>
      <dgm:t>
        <a:bodyPr/>
        <a:lstStyle/>
        <a:p>
          <a:endParaRPr lang="en-US"/>
        </a:p>
      </dgm:t>
    </dgm:pt>
    <dgm:pt modelId="{5FCBE37D-D31C-AB43-9F7E-06341D2DA4E4}" type="pres">
      <dgm:prSet presAssocID="{FE2632D2-79B1-D545-9052-8FC168155264}" presName="hierRoot3" presStyleCnt="0">
        <dgm:presLayoutVars>
          <dgm:hierBranch val="init"/>
        </dgm:presLayoutVars>
      </dgm:prSet>
      <dgm:spPr/>
    </dgm:pt>
    <dgm:pt modelId="{88ABAFFB-4F9C-F745-830E-AB2C5AE91F94}" type="pres">
      <dgm:prSet presAssocID="{FE2632D2-79B1-D545-9052-8FC168155264}" presName="rootComposite3" presStyleCnt="0"/>
      <dgm:spPr/>
    </dgm:pt>
    <dgm:pt modelId="{41B8341E-5BF0-664A-8757-CB3920A692B1}" type="pres">
      <dgm:prSet presAssocID="{FE2632D2-79B1-D545-9052-8FC168155264}" presName="rootText3" presStyleLbl="alignAcc1" presStyleIdx="0" presStyleCnt="0" custLinFactNeighborX="36061">
        <dgm:presLayoutVars>
          <dgm:chPref val="3"/>
        </dgm:presLayoutVars>
      </dgm:prSet>
      <dgm:spPr/>
      <dgm:t>
        <a:bodyPr/>
        <a:lstStyle/>
        <a:p>
          <a:endParaRPr lang="en-US"/>
        </a:p>
      </dgm:t>
    </dgm:pt>
    <dgm:pt modelId="{5DCCE97A-6D22-6F49-89EE-0A2CEF6B610B}" type="pres">
      <dgm:prSet presAssocID="{FE2632D2-79B1-D545-9052-8FC168155264}" presName="topArc3" presStyleLbl="parChTrans1D1" presStyleIdx="4" presStyleCnt="16"/>
      <dgm:spPr/>
    </dgm:pt>
    <dgm:pt modelId="{A7EE60C4-A704-CE4A-9177-228E405A56A7}" type="pres">
      <dgm:prSet presAssocID="{FE2632D2-79B1-D545-9052-8FC168155264}" presName="bottomArc3" presStyleLbl="parChTrans1D1" presStyleIdx="5" presStyleCnt="16"/>
      <dgm:spPr/>
    </dgm:pt>
    <dgm:pt modelId="{3A20A7CD-FB2A-0143-B728-BA6F1EE7C228}" type="pres">
      <dgm:prSet presAssocID="{FE2632D2-79B1-D545-9052-8FC168155264}" presName="topConnNode3" presStyleLbl="asst2" presStyleIdx="0" presStyleCnt="0"/>
      <dgm:spPr/>
      <dgm:t>
        <a:bodyPr/>
        <a:lstStyle/>
        <a:p>
          <a:endParaRPr lang="en-US"/>
        </a:p>
      </dgm:t>
    </dgm:pt>
    <dgm:pt modelId="{F73E3CB2-AD33-4A42-9B15-3B9230382DCC}" type="pres">
      <dgm:prSet presAssocID="{FE2632D2-79B1-D545-9052-8FC168155264}" presName="hierChild6" presStyleCnt="0"/>
      <dgm:spPr/>
    </dgm:pt>
    <dgm:pt modelId="{AD83AAC5-5457-1B4D-9EEF-9684F4B42BCA}" type="pres">
      <dgm:prSet presAssocID="{FE2632D2-79B1-D545-9052-8FC168155264}" presName="hierChild7" presStyleCnt="0"/>
      <dgm:spPr/>
    </dgm:pt>
    <dgm:pt modelId="{512F1BCB-3C49-DD4C-A018-56369AC52957}" type="pres">
      <dgm:prSet presAssocID="{ADBCBF4B-0EC6-2E4F-96C9-F88E88F44D20}" presName="Name28" presStyleLbl="parChTrans1D2" presStyleIdx="1" presStyleCnt="3"/>
      <dgm:spPr/>
      <dgm:t>
        <a:bodyPr/>
        <a:lstStyle/>
        <a:p>
          <a:endParaRPr lang="en-US"/>
        </a:p>
      </dgm:t>
    </dgm:pt>
    <dgm:pt modelId="{615AD04B-F481-1B4E-9BB5-C403A03BA172}" type="pres">
      <dgm:prSet presAssocID="{5878FD6B-BC5E-7742-A50A-9D83091ED0B5}" presName="hierRoot2" presStyleCnt="0">
        <dgm:presLayoutVars>
          <dgm:hierBranch val="init"/>
        </dgm:presLayoutVars>
      </dgm:prSet>
      <dgm:spPr/>
    </dgm:pt>
    <dgm:pt modelId="{3F3E94DA-26C4-9449-BB81-60FE136A1548}" type="pres">
      <dgm:prSet presAssocID="{5878FD6B-BC5E-7742-A50A-9D83091ED0B5}" presName="rootComposite2" presStyleCnt="0"/>
      <dgm:spPr/>
    </dgm:pt>
    <dgm:pt modelId="{C612D55E-95EF-C841-9F20-8832FEE81FE9}" type="pres">
      <dgm:prSet presAssocID="{5878FD6B-BC5E-7742-A50A-9D83091ED0B5}" presName="rootText2" presStyleLbl="alignAcc1" presStyleIdx="0" presStyleCnt="0" custLinFactX="96001" custLinFactNeighborX="100000">
        <dgm:presLayoutVars>
          <dgm:chPref val="3"/>
        </dgm:presLayoutVars>
      </dgm:prSet>
      <dgm:spPr/>
      <dgm:t>
        <a:bodyPr/>
        <a:lstStyle/>
        <a:p>
          <a:endParaRPr lang="en-US"/>
        </a:p>
      </dgm:t>
    </dgm:pt>
    <dgm:pt modelId="{577B2CAB-E2C9-1043-A014-6A97FBB8777A}" type="pres">
      <dgm:prSet presAssocID="{5878FD6B-BC5E-7742-A50A-9D83091ED0B5}" presName="topArc2" presStyleLbl="parChTrans1D1" presStyleIdx="6" presStyleCnt="16"/>
      <dgm:spPr/>
    </dgm:pt>
    <dgm:pt modelId="{875CF00B-98B8-D84E-B9E6-8DB922A1750B}" type="pres">
      <dgm:prSet presAssocID="{5878FD6B-BC5E-7742-A50A-9D83091ED0B5}" presName="bottomArc2" presStyleLbl="parChTrans1D1" presStyleIdx="7" presStyleCnt="16"/>
      <dgm:spPr/>
    </dgm:pt>
    <dgm:pt modelId="{BA8814E6-C043-1740-A756-7995FB2C4197}" type="pres">
      <dgm:prSet presAssocID="{5878FD6B-BC5E-7742-A50A-9D83091ED0B5}" presName="topConnNode2" presStyleLbl="node2" presStyleIdx="0" presStyleCnt="0"/>
      <dgm:spPr/>
      <dgm:t>
        <a:bodyPr/>
        <a:lstStyle/>
        <a:p>
          <a:endParaRPr lang="en-US"/>
        </a:p>
      </dgm:t>
    </dgm:pt>
    <dgm:pt modelId="{C68F350D-ECE9-F748-96AA-A6FF185F046A}" type="pres">
      <dgm:prSet presAssocID="{5878FD6B-BC5E-7742-A50A-9D83091ED0B5}" presName="hierChild4" presStyleCnt="0"/>
      <dgm:spPr/>
    </dgm:pt>
    <dgm:pt modelId="{37A16307-8096-1143-817C-E3E10BA8B932}" type="pres">
      <dgm:prSet presAssocID="{5878FD6B-BC5E-7742-A50A-9D83091ED0B5}" presName="hierChild5" presStyleCnt="0"/>
      <dgm:spPr/>
    </dgm:pt>
    <dgm:pt modelId="{4A0EE3F1-F57D-944F-8405-291C4C40C97A}" type="pres">
      <dgm:prSet presAssocID="{08C4D079-8A20-EA4E-A57F-D0FDC651D4EC}" presName="Name101" presStyleLbl="parChTrans1D3" presStyleIdx="1" presStyleCnt="3"/>
      <dgm:spPr/>
      <dgm:t>
        <a:bodyPr/>
        <a:lstStyle/>
        <a:p>
          <a:endParaRPr lang="en-US"/>
        </a:p>
      </dgm:t>
    </dgm:pt>
    <dgm:pt modelId="{85901988-C347-9D4D-849E-872F48B91FDA}" type="pres">
      <dgm:prSet presAssocID="{0E962104-1C58-244C-93EB-C5783B01DBB1}" presName="hierRoot3" presStyleCnt="0">
        <dgm:presLayoutVars>
          <dgm:hierBranch val="init"/>
        </dgm:presLayoutVars>
      </dgm:prSet>
      <dgm:spPr/>
    </dgm:pt>
    <dgm:pt modelId="{9EC4A80B-FB83-EC47-BF67-44FC03B10D54}" type="pres">
      <dgm:prSet presAssocID="{0E962104-1C58-244C-93EB-C5783B01DBB1}" presName="rootComposite3" presStyleCnt="0"/>
      <dgm:spPr/>
    </dgm:pt>
    <dgm:pt modelId="{C1E7748D-CB30-A04D-825A-8494176F95D1}" type="pres">
      <dgm:prSet presAssocID="{0E962104-1C58-244C-93EB-C5783B01DBB1}" presName="rootText3" presStyleLbl="alignAcc1" presStyleIdx="0" presStyleCnt="0" custLinFactX="100000" custLinFactNeighborX="116332">
        <dgm:presLayoutVars>
          <dgm:chPref val="3"/>
        </dgm:presLayoutVars>
      </dgm:prSet>
      <dgm:spPr/>
      <dgm:t>
        <a:bodyPr/>
        <a:lstStyle/>
        <a:p>
          <a:endParaRPr lang="en-US"/>
        </a:p>
      </dgm:t>
    </dgm:pt>
    <dgm:pt modelId="{408CE1B1-1691-2C42-BBAB-FEE001E84A92}" type="pres">
      <dgm:prSet presAssocID="{0E962104-1C58-244C-93EB-C5783B01DBB1}" presName="topArc3" presStyleLbl="parChTrans1D1" presStyleIdx="8" presStyleCnt="16"/>
      <dgm:spPr/>
    </dgm:pt>
    <dgm:pt modelId="{F01DCA15-4B75-5141-A197-09BD37016E15}" type="pres">
      <dgm:prSet presAssocID="{0E962104-1C58-244C-93EB-C5783B01DBB1}" presName="bottomArc3" presStyleLbl="parChTrans1D1" presStyleIdx="9" presStyleCnt="16"/>
      <dgm:spPr/>
    </dgm:pt>
    <dgm:pt modelId="{82A611CA-C486-DF4B-88DF-A34FA97E7A08}" type="pres">
      <dgm:prSet presAssocID="{0E962104-1C58-244C-93EB-C5783B01DBB1}" presName="topConnNode3" presStyleLbl="asst2" presStyleIdx="0" presStyleCnt="0"/>
      <dgm:spPr/>
      <dgm:t>
        <a:bodyPr/>
        <a:lstStyle/>
        <a:p>
          <a:endParaRPr lang="en-US"/>
        </a:p>
      </dgm:t>
    </dgm:pt>
    <dgm:pt modelId="{189FA2F9-3823-7745-A2FE-55D934264951}" type="pres">
      <dgm:prSet presAssocID="{0E962104-1C58-244C-93EB-C5783B01DBB1}" presName="hierChild6" presStyleCnt="0"/>
      <dgm:spPr/>
    </dgm:pt>
    <dgm:pt modelId="{02A3C327-7D29-5F45-AA3B-8BF088AB2014}" type="pres">
      <dgm:prSet presAssocID="{0E962104-1C58-244C-93EB-C5783B01DBB1}" presName="hierChild7" presStyleCnt="0"/>
      <dgm:spPr/>
    </dgm:pt>
    <dgm:pt modelId="{861B6B2B-AA4E-B74C-A85B-F3C66303D2F4}" type="pres">
      <dgm:prSet presAssocID="{B4CA2588-B17F-6B4E-B62A-284367D8D494}" presName="Name101" presStyleLbl="parChTrans1D4" presStyleIdx="0" presStyleCnt="1"/>
      <dgm:spPr/>
      <dgm:t>
        <a:bodyPr/>
        <a:lstStyle/>
        <a:p>
          <a:endParaRPr lang="en-US"/>
        </a:p>
      </dgm:t>
    </dgm:pt>
    <dgm:pt modelId="{F55B695F-C76B-0A45-959D-93ED651C426B}" type="pres">
      <dgm:prSet presAssocID="{E0A0BE71-42D9-A647-9D38-F5133EFC8ED7}" presName="hierRoot3" presStyleCnt="0">
        <dgm:presLayoutVars>
          <dgm:hierBranch val="init"/>
        </dgm:presLayoutVars>
      </dgm:prSet>
      <dgm:spPr/>
    </dgm:pt>
    <dgm:pt modelId="{F6810D33-541C-C84C-8DD5-D48D4EDE4C62}" type="pres">
      <dgm:prSet presAssocID="{E0A0BE71-42D9-A647-9D38-F5133EFC8ED7}" presName="rootComposite3" presStyleCnt="0"/>
      <dgm:spPr/>
    </dgm:pt>
    <dgm:pt modelId="{19DB0864-CAC1-8046-ACD7-344D272EB62D}" type="pres">
      <dgm:prSet presAssocID="{E0A0BE71-42D9-A647-9D38-F5133EFC8ED7}" presName="rootText3" presStyleLbl="alignAcc1" presStyleIdx="0" presStyleCnt="0" custLinFactX="100000" custLinFactNeighborX="126612">
        <dgm:presLayoutVars>
          <dgm:chPref val="3"/>
        </dgm:presLayoutVars>
      </dgm:prSet>
      <dgm:spPr/>
      <dgm:t>
        <a:bodyPr/>
        <a:lstStyle/>
        <a:p>
          <a:endParaRPr lang="en-US"/>
        </a:p>
      </dgm:t>
    </dgm:pt>
    <dgm:pt modelId="{CCB5BB6B-39B9-E94B-8CC7-C1454FDEE4AC}" type="pres">
      <dgm:prSet presAssocID="{E0A0BE71-42D9-A647-9D38-F5133EFC8ED7}" presName="topArc3" presStyleLbl="parChTrans1D1" presStyleIdx="10" presStyleCnt="16"/>
      <dgm:spPr/>
    </dgm:pt>
    <dgm:pt modelId="{8F97B1F2-58AB-E642-BDEE-09284F35FBA2}" type="pres">
      <dgm:prSet presAssocID="{E0A0BE71-42D9-A647-9D38-F5133EFC8ED7}" presName="bottomArc3" presStyleLbl="parChTrans1D1" presStyleIdx="11" presStyleCnt="16"/>
      <dgm:spPr/>
    </dgm:pt>
    <dgm:pt modelId="{12B5349A-9C04-4F44-8E95-7373075E87D0}" type="pres">
      <dgm:prSet presAssocID="{E0A0BE71-42D9-A647-9D38-F5133EFC8ED7}" presName="topConnNode3" presStyleLbl="asst2" presStyleIdx="0" presStyleCnt="0"/>
      <dgm:spPr/>
      <dgm:t>
        <a:bodyPr/>
        <a:lstStyle/>
        <a:p>
          <a:endParaRPr lang="en-US"/>
        </a:p>
      </dgm:t>
    </dgm:pt>
    <dgm:pt modelId="{30BE18D8-3C03-874E-8A31-29F178C96CF7}" type="pres">
      <dgm:prSet presAssocID="{E0A0BE71-42D9-A647-9D38-F5133EFC8ED7}" presName="hierChild6" presStyleCnt="0"/>
      <dgm:spPr/>
    </dgm:pt>
    <dgm:pt modelId="{FE1727D7-9374-8346-85C1-92E1EDC969FA}" type="pres">
      <dgm:prSet presAssocID="{E0A0BE71-42D9-A647-9D38-F5133EFC8ED7}" presName="hierChild7" presStyleCnt="0"/>
      <dgm:spPr/>
    </dgm:pt>
    <dgm:pt modelId="{A877E526-F336-9746-BB55-F27F9DE24D0A}" type="pres">
      <dgm:prSet presAssocID="{372F5248-E8E1-B344-AC34-1B3BAEC5BBC8}" presName="Name28" presStyleLbl="parChTrans1D2" presStyleIdx="2" presStyleCnt="3"/>
      <dgm:spPr/>
      <dgm:t>
        <a:bodyPr/>
        <a:lstStyle/>
        <a:p>
          <a:endParaRPr lang="en-US"/>
        </a:p>
      </dgm:t>
    </dgm:pt>
    <dgm:pt modelId="{8352000D-5C16-3843-ADE5-CD84E982D840}" type="pres">
      <dgm:prSet presAssocID="{96CEFDCD-B85C-BD41-80CB-071FD99B58B0}" presName="hierRoot2" presStyleCnt="0">
        <dgm:presLayoutVars>
          <dgm:hierBranch val="init"/>
        </dgm:presLayoutVars>
      </dgm:prSet>
      <dgm:spPr/>
    </dgm:pt>
    <dgm:pt modelId="{CB5F11AB-BE13-0448-8C8A-FAA7E9473B12}" type="pres">
      <dgm:prSet presAssocID="{96CEFDCD-B85C-BD41-80CB-071FD99B58B0}" presName="rootComposite2" presStyleCnt="0"/>
      <dgm:spPr/>
    </dgm:pt>
    <dgm:pt modelId="{F589971E-CF50-F045-A17D-1BB40FBC7161}" type="pres">
      <dgm:prSet presAssocID="{96CEFDCD-B85C-BD41-80CB-071FD99B58B0}" presName="rootText2" presStyleLbl="alignAcc1" presStyleIdx="0" presStyleCnt="0" custLinFactX="-15805" custLinFactNeighborX="-100000">
        <dgm:presLayoutVars>
          <dgm:chPref val="3"/>
        </dgm:presLayoutVars>
      </dgm:prSet>
      <dgm:spPr/>
      <dgm:t>
        <a:bodyPr/>
        <a:lstStyle/>
        <a:p>
          <a:endParaRPr lang="en-US"/>
        </a:p>
      </dgm:t>
    </dgm:pt>
    <dgm:pt modelId="{87610730-D728-7244-88BD-F221F6238AB0}" type="pres">
      <dgm:prSet presAssocID="{96CEFDCD-B85C-BD41-80CB-071FD99B58B0}" presName="topArc2" presStyleLbl="parChTrans1D1" presStyleIdx="12" presStyleCnt="16"/>
      <dgm:spPr/>
    </dgm:pt>
    <dgm:pt modelId="{BBF6D4EF-3748-FD4D-8A76-14314B54598A}" type="pres">
      <dgm:prSet presAssocID="{96CEFDCD-B85C-BD41-80CB-071FD99B58B0}" presName="bottomArc2" presStyleLbl="parChTrans1D1" presStyleIdx="13" presStyleCnt="16"/>
      <dgm:spPr/>
      <dgm:t>
        <a:bodyPr/>
        <a:lstStyle/>
        <a:p>
          <a:endParaRPr lang="en-US"/>
        </a:p>
      </dgm:t>
    </dgm:pt>
    <dgm:pt modelId="{23089B2A-894C-CF41-93CE-CAF429C1E7C6}" type="pres">
      <dgm:prSet presAssocID="{96CEFDCD-B85C-BD41-80CB-071FD99B58B0}" presName="topConnNode2" presStyleLbl="node2" presStyleIdx="0" presStyleCnt="0"/>
      <dgm:spPr/>
      <dgm:t>
        <a:bodyPr/>
        <a:lstStyle/>
        <a:p>
          <a:endParaRPr lang="en-US"/>
        </a:p>
      </dgm:t>
    </dgm:pt>
    <dgm:pt modelId="{4F4B4501-C1D1-DD45-BCF4-0E6CB69AF53E}" type="pres">
      <dgm:prSet presAssocID="{96CEFDCD-B85C-BD41-80CB-071FD99B58B0}" presName="hierChild4" presStyleCnt="0"/>
      <dgm:spPr/>
    </dgm:pt>
    <dgm:pt modelId="{591D208D-ED4D-7741-B1BD-D73A7B0F385A}" type="pres">
      <dgm:prSet presAssocID="{060F56FE-55F6-EF4E-803D-AB4EE7D6F0ED}" presName="Name28" presStyleLbl="parChTrans1D3" presStyleIdx="2" presStyleCnt="3"/>
      <dgm:spPr/>
      <dgm:t>
        <a:bodyPr/>
        <a:lstStyle/>
        <a:p>
          <a:endParaRPr lang="en-US"/>
        </a:p>
      </dgm:t>
    </dgm:pt>
    <dgm:pt modelId="{A746F947-26D6-1846-8177-51E5C781A52E}" type="pres">
      <dgm:prSet presAssocID="{450105C1-095F-9E41-83D0-02D8DF105946}" presName="hierRoot2" presStyleCnt="0">
        <dgm:presLayoutVars>
          <dgm:hierBranch val="init"/>
        </dgm:presLayoutVars>
      </dgm:prSet>
      <dgm:spPr/>
    </dgm:pt>
    <dgm:pt modelId="{3BDE8A56-5FE0-BC44-9687-90682CBA0487}" type="pres">
      <dgm:prSet presAssocID="{450105C1-095F-9E41-83D0-02D8DF105946}" presName="rootComposite2" presStyleCnt="0"/>
      <dgm:spPr/>
    </dgm:pt>
    <dgm:pt modelId="{06307A8E-06B8-3D49-B9B0-A6BF60CDA654}" type="pres">
      <dgm:prSet presAssocID="{450105C1-095F-9E41-83D0-02D8DF105946}" presName="rootText2" presStyleLbl="alignAcc1" presStyleIdx="0" presStyleCnt="0" custLinFactX="-100000" custLinFactY="100000" custLinFactNeighborX="-100726" custLinFactNeighborY="112755">
        <dgm:presLayoutVars>
          <dgm:chPref val="3"/>
        </dgm:presLayoutVars>
      </dgm:prSet>
      <dgm:spPr/>
      <dgm:t>
        <a:bodyPr/>
        <a:lstStyle/>
        <a:p>
          <a:endParaRPr lang="en-US"/>
        </a:p>
      </dgm:t>
    </dgm:pt>
    <dgm:pt modelId="{CA746BDB-8BE1-DD4C-BC47-3C89E8D98DC6}" type="pres">
      <dgm:prSet presAssocID="{450105C1-095F-9E41-83D0-02D8DF105946}" presName="topArc2" presStyleLbl="parChTrans1D1" presStyleIdx="14" presStyleCnt="16"/>
      <dgm:spPr/>
    </dgm:pt>
    <dgm:pt modelId="{DAAF242B-8843-1A41-909D-C72FF793AB25}" type="pres">
      <dgm:prSet presAssocID="{450105C1-095F-9E41-83D0-02D8DF105946}" presName="bottomArc2" presStyleLbl="parChTrans1D1" presStyleIdx="15" presStyleCnt="16"/>
      <dgm:spPr/>
    </dgm:pt>
    <dgm:pt modelId="{E999B213-5FD4-BF4C-AD21-7127D6AFE16A}" type="pres">
      <dgm:prSet presAssocID="{450105C1-095F-9E41-83D0-02D8DF105946}" presName="topConnNode2" presStyleLbl="node3" presStyleIdx="0" presStyleCnt="0"/>
      <dgm:spPr/>
      <dgm:t>
        <a:bodyPr/>
        <a:lstStyle/>
        <a:p>
          <a:endParaRPr lang="en-US"/>
        </a:p>
      </dgm:t>
    </dgm:pt>
    <dgm:pt modelId="{38718D84-A158-7440-8BA3-F6F266592D8C}" type="pres">
      <dgm:prSet presAssocID="{450105C1-095F-9E41-83D0-02D8DF105946}" presName="hierChild4" presStyleCnt="0"/>
      <dgm:spPr/>
    </dgm:pt>
    <dgm:pt modelId="{DB3C70B6-3D42-5E41-AA4E-8B1E3C556CBB}" type="pres">
      <dgm:prSet presAssocID="{450105C1-095F-9E41-83D0-02D8DF105946}" presName="hierChild5" presStyleCnt="0"/>
      <dgm:spPr/>
    </dgm:pt>
    <dgm:pt modelId="{3068EB7A-A833-724B-BA6F-5786458927A2}" type="pres">
      <dgm:prSet presAssocID="{96CEFDCD-B85C-BD41-80CB-071FD99B58B0}" presName="hierChild5" presStyleCnt="0"/>
      <dgm:spPr/>
    </dgm:pt>
    <dgm:pt modelId="{E3FE37F1-01BA-5A4C-904E-C98A3BAF17D4}" type="pres">
      <dgm:prSet presAssocID="{5225E768-544D-A242-8CD4-C6DA40F20A59}" presName="hierChild3" presStyleCnt="0"/>
      <dgm:spPr/>
    </dgm:pt>
  </dgm:ptLst>
  <dgm:cxnLst>
    <dgm:cxn modelId="{9DD24459-8BCA-3543-B03E-F3C39C0055E9}" type="presOf" srcId="{060F56FE-55F6-EF4E-803D-AB4EE7D6F0ED}" destId="{591D208D-ED4D-7741-B1BD-D73A7B0F385A}" srcOrd="0" destOrd="0" presId="urn:microsoft.com/office/officeart/2008/layout/HalfCircleOrganizationChart"/>
    <dgm:cxn modelId="{4848AB03-319D-5845-B13E-BBB47CE9AF28}" type="presOf" srcId="{96CEFDCD-B85C-BD41-80CB-071FD99B58B0}" destId="{23089B2A-894C-CF41-93CE-CAF429C1E7C6}" srcOrd="1" destOrd="0" presId="urn:microsoft.com/office/officeart/2008/layout/HalfCircleOrganizationChart"/>
    <dgm:cxn modelId="{621F77ED-6F6B-2E4A-8F57-29BA85EB950A}" type="presOf" srcId="{4DC91E0B-2358-3544-8C93-C33C730474FD}" destId="{4418BAD2-1B5C-7A4A-9A1B-16E889C5A58E}" srcOrd="0" destOrd="0" presId="urn:microsoft.com/office/officeart/2008/layout/HalfCircleOrganizationChart"/>
    <dgm:cxn modelId="{9D4C0522-33E3-9A4D-B857-10ACC213C160}" srcId="{5225E768-544D-A242-8CD4-C6DA40F20A59}" destId="{96CEFDCD-B85C-BD41-80CB-071FD99B58B0}" srcOrd="2" destOrd="0" parTransId="{372F5248-E8E1-B344-AC34-1B3BAEC5BBC8}" sibTransId="{9FC1C07D-115E-1C4C-AEDE-0F821B8ECF2A}"/>
    <dgm:cxn modelId="{663AE51E-55F6-E642-AD1E-3FD262F37A94}" srcId="{4DC91E0B-2358-3544-8C93-C33C730474FD}" destId="{FE2632D2-79B1-D545-9052-8FC168155264}" srcOrd="0" destOrd="0" parTransId="{4C5E5898-478F-8146-AC6E-204C3CFC174E}" sibTransId="{FDC80B91-BD57-C046-B758-BB55FEEF98DE}"/>
    <dgm:cxn modelId="{AC9D7543-45C8-3C45-86AD-8608CCE2B9DC}" type="presOf" srcId="{4DC91E0B-2358-3544-8C93-C33C730474FD}" destId="{2AB6EF42-AF43-7D49-96B0-B87E685A23BA}" srcOrd="1" destOrd="0" presId="urn:microsoft.com/office/officeart/2008/layout/HalfCircleOrganizationChart"/>
    <dgm:cxn modelId="{1620CF15-59C4-D143-ACAA-4AA921DC7E88}" type="presOf" srcId="{450105C1-095F-9E41-83D0-02D8DF105946}" destId="{06307A8E-06B8-3D49-B9B0-A6BF60CDA654}" srcOrd="0" destOrd="0" presId="urn:microsoft.com/office/officeart/2008/layout/HalfCircleOrganizationChart"/>
    <dgm:cxn modelId="{AC31BEB2-DF64-9740-8BEE-E7E96580B678}" type="presOf" srcId="{372F5248-E8E1-B344-AC34-1B3BAEC5BBC8}" destId="{A877E526-F336-9746-BB55-F27F9DE24D0A}" srcOrd="0" destOrd="0" presId="urn:microsoft.com/office/officeart/2008/layout/HalfCircleOrganizationChart"/>
    <dgm:cxn modelId="{6BB9CA46-3744-E44E-82BF-E819058F5469}" type="presOf" srcId="{29D5360B-9AE0-AA43-9DEF-B2ABBBDA9286}" destId="{74BA32C8-1120-7C44-B5C8-DEAA47D9625A}" srcOrd="0" destOrd="0" presId="urn:microsoft.com/office/officeart/2008/layout/HalfCircleOrganizationChart"/>
    <dgm:cxn modelId="{0DE88429-1BD6-A54A-83E8-A7A768F9798B}" type="presOf" srcId="{E0A0BE71-42D9-A647-9D38-F5133EFC8ED7}" destId="{12B5349A-9C04-4F44-8E95-7373075E87D0}" srcOrd="1" destOrd="0" presId="urn:microsoft.com/office/officeart/2008/layout/HalfCircleOrganizationChart"/>
    <dgm:cxn modelId="{A7DD1E1C-6A97-F848-915E-26A4971FFDB4}" srcId="{0FF24ED6-A361-E249-A385-1900BCA7CC4F}" destId="{5225E768-544D-A242-8CD4-C6DA40F20A59}" srcOrd="0" destOrd="0" parTransId="{3FC628C4-50A3-2741-B042-648A4BE634DD}" sibTransId="{AF8093DB-0AEE-EA41-9317-7AAE063E0F5F}"/>
    <dgm:cxn modelId="{3E011671-4E82-E442-BC6F-2EDC299CC649}" type="presOf" srcId="{FE2632D2-79B1-D545-9052-8FC168155264}" destId="{3A20A7CD-FB2A-0143-B728-BA6F1EE7C228}" srcOrd="1" destOrd="0" presId="urn:microsoft.com/office/officeart/2008/layout/HalfCircleOrganizationChart"/>
    <dgm:cxn modelId="{7B58EF88-D68F-9D49-ABCA-DB490B0B3081}" type="presOf" srcId="{08C4D079-8A20-EA4E-A57F-D0FDC651D4EC}" destId="{4A0EE3F1-F57D-944F-8405-291C4C40C97A}" srcOrd="0" destOrd="0" presId="urn:microsoft.com/office/officeart/2008/layout/HalfCircleOrganizationChart"/>
    <dgm:cxn modelId="{DED14322-0EB2-0347-9F35-C454FF847843}" type="presOf" srcId="{5225E768-544D-A242-8CD4-C6DA40F20A59}" destId="{254DDA7D-68F8-714F-AF63-8EBDD329CE1D}" srcOrd="0" destOrd="0" presId="urn:microsoft.com/office/officeart/2008/layout/HalfCircleOrganizationChart"/>
    <dgm:cxn modelId="{9A4A885C-C174-744B-B2A1-8221EB3D9327}" type="presOf" srcId="{B4CA2588-B17F-6B4E-B62A-284367D8D494}" destId="{861B6B2B-AA4E-B74C-A85B-F3C66303D2F4}" srcOrd="0" destOrd="0" presId="urn:microsoft.com/office/officeart/2008/layout/HalfCircleOrganizationChart"/>
    <dgm:cxn modelId="{B84813C8-C7D3-9644-ADBB-EFCF47849AFF}" srcId="{5225E768-544D-A242-8CD4-C6DA40F20A59}" destId="{5878FD6B-BC5E-7742-A50A-9D83091ED0B5}" srcOrd="1" destOrd="0" parTransId="{ADBCBF4B-0EC6-2E4F-96C9-F88E88F44D20}" sibTransId="{EDBF5974-2F1E-3148-B6BD-4F58F5A4121F}"/>
    <dgm:cxn modelId="{5946B615-B20A-B14B-95CA-4EB0F7D45D72}" type="presOf" srcId="{5225E768-544D-A242-8CD4-C6DA40F20A59}" destId="{C09EE864-0D18-5C4D-A1DB-2862929BAC98}" srcOrd="1" destOrd="0" presId="urn:microsoft.com/office/officeart/2008/layout/HalfCircleOrganizationChart"/>
    <dgm:cxn modelId="{2EF2D18C-7C68-BF4D-9476-9F484216E0AA}" type="presOf" srcId="{FE2632D2-79B1-D545-9052-8FC168155264}" destId="{41B8341E-5BF0-664A-8757-CB3920A692B1}" srcOrd="0" destOrd="0" presId="urn:microsoft.com/office/officeart/2008/layout/HalfCircleOrganizationChart"/>
    <dgm:cxn modelId="{42D8CF83-AA94-E649-97B1-70ADA0768632}" type="presOf" srcId="{5878FD6B-BC5E-7742-A50A-9D83091ED0B5}" destId="{BA8814E6-C043-1740-A756-7995FB2C4197}" srcOrd="1" destOrd="0" presId="urn:microsoft.com/office/officeart/2008/layout/HalfCircleOrganizationChart"/>
    <dgm:cxn modelId="{6D37A79E-65F9-724B-AC01-3A87197BA63A}" srcId="{5878FD6B-BC5E-7742-A50A-9D83091ED0B5}" destId="{0E962104-1C58-244C-93EB-C5783B01DBB1}" srcOrd="0" destOrd="0" parTransId="{08C4D079-8A20-EA4E-A57F-D0FDC651D4EC}" sibTransId="{80FE8E8D-9DC7-B44E-B3E7-9D31FCE10C3B}"/>
    <dgm:cxn modelId="{27BF3C04-B205-E841-88D0-723D6B695A7C}" type="presOf" srcId="{0E962104-1C58-244C-93EB-C5783B01DBB1}" destId="{82A611CA-C486-DF4B-88DF-A34FA97E7A08}" srcOrd="1" destOrd="0" presId="urn:microsoft.com/office/officeart/2008/layout/HalfCircleOrganizationChart"/>
    <dgm:cxn modelId="{88A02550-4955-844A-8827-F20058E607C4}" type="presOf" srcId="{4C5E5898-478F-8146-AC6E-204C3CFC174E}" destId="{6F363A86-A46A-1349-9864-557957D47296}" srcOrd="0" destOrd="0" presId="urn:microsoft.com/office/officeart/2008/layout/HalfCircleOrganizationChart"/>
    <dgm:cxn modelId="{F2F468D6-A62D-2B46-87D9-2B0FD4B8A537}" type="presOf" srcId="{450105C1-095F-9E41-83D0-02D8DF105946}" destId="{E999B213-5FD4-BF4C-AD21-7127D6AFE16A}" srcOrd="1" destOrd="0" presId="urn:microsoft.com/office/officeart/2008/layout/HalfCircleOrganizationChart"/>
    <dgm:cxn modelId="{1C8A3623-6C8F-E346-9AC0-58225F8015B1}" type="presOf" srcId="{0E962104-1C58-244C-93EB-C5783B01DBB1}" destId="{C1E7748D-CB30-A04D-825A-8494176F95D1}" srcOrd="0" destOrd="0" presId="urn:microsoft.com/office/officeart/2008/layout/HalfCircleOrganizationChart"/>
    <dgm:cxn modelId="{18B9E8D9-AD01-8149-B2B8-37A8BF6F6B7C}" type="presOf" srcId="{5878FD6B-BC5E-7742-A50A-9D83091ED0B5}" destId="{C612D55E-95EF-C841-9F20-8832FEE81FE9}" srcOrd="0" destOrd="0" presId="urn:microsoft.com/office/officeart/2008/layout/HalfCircleOrganizationChart"/>
    <dgm:cxn modelId="{7E3D7780-98F4-BE4F-8638-C6B650494D38}" type="presOf" srcId="{E0A0BE71-42D9-A647-9D38-F5133EFC8ED7}" destId="{19DB0864-CAC1-8046-ACD7-344D272EB62D}" srcOrd="0" destOrd="0" presId="urn:microsoft.com/office/officeart/2008/layout/HalfCircleOrganizationChart"/>
    <dgm:cxn modelId="{2A5F4921-D6F8-D843-A099-B9C741FFDC52}" type="presOf" srcId="{ADBCBF4B-0EC6-2E4F-96C9-F88E88F44D20}" destId="{512F1BCB-3C49-DD4C-A018-56369AC52957}" srcOrd="0" destOrd="0" presId="urn:microsoft.com/office/officeart/2008/layout/HalfCircleOrganizationChart"/>
    <dgm:cxn modelId="{6E48D1E6-B35E-A548-9F85-64D03E1B6C5F}" srcId="{0E962104-1C58-244C-93EB-C5783B01DBB1}" destId="{E0A0BE71-42D9-A647-9D38-F5133EFC8ED7}" srcOrd="0" destOrd="0" parTransId="{B4CA2588-B17F-6B4E-B62A-284367D8D494}" sibTransId="{C447510B-54CD-5048-BBEA-BCE1F8FD4069}"/>
    <dgm:cxn modelId="{E15D16D3-4D64-7E42-B7A0-6C5733BC2328}" type="presOf" srcId="{0FF24ED6-A361-E249-A385-1900BCA7CC4F}" destId="{8CA46549-BA2E-5E41-9ABB-32F67B903679}" srcOrd="0" destOrd="0" presId="urn:microsoft.com/office/officeart/2008/layout/HalfCircleOrganizationChart"/>
    <dgm:cxn modelId="{B7F25513-82E1-E042-8BD3-75E581F6F764}" srcId="{96CEFDCD-B85C-BD41-80CB-071FD99B58B0}" destId="{450105C1-095F-9E41-83D0-02D8DF105946}" srcOrd="0" destOrd="0" parTransId="{060F56FE-55F6-EF4E-803D-AB4EE7D6F0ED}" sibTransId="{90EF505D-6B1B-554B-BBD0-E7E34A84D693}"/>
    <dgm:cxn modelId="{81BF9379-7460-E64B-99BF-5FF60B17E8AB}" type="presOf" srcId="{96CEFDCD-B85C-BD41-80CB-071FD99B58B0}" destId="{F589971E-CF50-F045-A17D-1BB40FBC7161}" srcOrd="0" destOrd="0" presId="urn:microsoft.com/office/officeart/2008/layout/HalfCircleOrganizationChart"/>
    <dgm:cxn modelId="{344C9F0E-5C2B-C843-AC65-D8D9CF02BC0F}" srcId="{5225E768-544D-A242-8CD4-C6DA40F20A59}" destId="{4DC91E0B-2358-3544-8C93-C33C730474FD}" srcOrd="0" destOrd="0" parTransId="{29D5360B-9AE0-AA43-9DEF-B2ABBBDA9286}" sibTransId="{D0937140-E61A-E54B-B6C4-AD550023A8B0}"/>
    <dgm:cxn modelId="{07D085F2-1F8D-CE4B-86A4-A11E35314B08}" type="presParOf" srcId="{8CA46549-BA2E-5E41-9ABB-32F67B903679}" destId="{F276EC87-B70F-4F4B-A071-C113EB65F405}" srcOrd="0" destOrd="0" presId="urn:microsoft.com/office/officeart/2008/layout/HalfCircleOrganizationChart"/>
    <dgm:cxn modelId="{FF623935-1AA8-E040-BDBF-CF80A4B6B754}" type="presParOf" srcId="{F276EC87-B70F-4F4B-A071-C113EB65F405}" destId="{52F6ADC8-6399-434A-9A83-0C9280BE6216}" srcOrd="0" destOrd="0" presId="urn:microsoft.com/office/officeart/2008/layout/HalfCircleOrganizationChart"/>
    <dgm:cxn modelId="{60C22AE5-646E-E648-A8E0-EAF7DC6AC68B}" type="presParOf" srcId="{52F6ADC8-6399-434A-9A83-0C9280BE6216}" destId="{254DDA7D-68F8-714F-AF63-8EBDD329CE1D}" srcOrd="0" destOrd="0" presId="urn:microsoft.com/office/officeart/2008/layout/HalfCircleOrganizationChart"/>
    <dgm:cxn modelId="{EAB36F4D-B95B-B540-8722-2BBAD71BE229}" type="presParOf" srcId="{52F6ADC8-6399-434A-9A83-0C9280BE6216}" destId="{EF68B7FF-B5EF-9C48-BA87-84BA7DDAEB58}" srcOrd="1" destOrd="0" presId="urn:microsoft.com/office/officeart/2008/layout/HalfCircleOrganizationChart"/>
    <dgm:cxn modelId="{D1F3CC81-E4D9-214A-BACA-D2AF5AC0CA6B}" type="presParOf" srcId="{52F6ADC8-6399-434A-9A83-0C9280BE6216}" destId="{FD291622-AFF5-6546-8B38-9AEDF14DCC99}" srcOrd="2" destOrd="0" presId="urn:microsoft.com/office/officeart/2008/layout/HalfCircleOrganizationChart"/>
    <dgm:cxn modelId="{422E982B-94F5-C240-9AD4-E724BAD9397B}" type="presParOf" srcId="{52F6ADC8-6399-434A-9A83-0C9280BE6216}" destId="{C09EE864-0D18-5C4D-A1DB-2862929BAC98}" srcOrd="3" destOrd="0" presId="urn:microsoft.com/office/officeart/2008/layout/HalfCircleOrganizationChart"/>
    <dgm:cxn modelId="{353518D1-6C9E-BD4C-8F95-2B5D41DABF3D}" type="presParOf" srcId="{F276EC87-B70F-4F4B-A071-C113EB65F405}" destId="{1A140668-432A-7544-ADE1-486DDC2D8C1F}" srcOrd="1" destOrd="0" presId="urn:microsoft.com/office/officeart/2008/layout/HalfCircleOrganizationChart"/>
    <dgm:cxn modelId="{5288EF91-1EF1-404F-94D9-AA7360E32107}" type="presParOf" srcId="{1A140668-432A-7544-ADE1-486DDC2D8C1F}" destId="{74BA32C8-1120-7C44-B5C8-DEAA47D9625A}" srcOrd="0" destOrd="0" presId="urn:microsoft.com/office/officeart/2008/layout/HalfCircleOrganizationChart"/>
    <dgm:cxn modelId="{0F1FB7AF-F67D-1C40-8332-F5975352702D}" type="presParOf" srcId="{1A140668-432A-7544-ADE1-486DDC2D8C1F}" destId="{FE80F88E-EC60-4046-A1C9-ECABE6BD3CDB}" srcOrd="1" destOrd="0" presId="urn:microsoft.com/office/officeart/2008/layout/HalfCircleOrganizationChart"/>
    <dgm:cxn modelId="{19141A9C-A6F6-2D45-958E-3190A380FEEF}" type="presParOf" srcId="{FE80F88E-EC60-4046-A1C9-ECABE6BD3CDB}" destId="{D5A59C01-328A-0A49-AF87-079094B55FB5}" srcOrd="0" destOrd="0" presId="urn:microsoft.com/office/officeart/2008/layout/HalfCircleOrganizationChart"/>
    <dgm:cxn modelId="{630BD083-9205-7040-864D-8C4E87FA5886}" type="presParOf" srcId="{D5A59C01-328A-0A49-AF87-079094B55FB5}" destId="{4418BAD2-1B5C-7A4A-9A1B-16E889C5A58E}" srcOrd="0" destOrd="0" presId="urn:microsoft.com/office/officeart/2008/layout/HalfCircleOrganizationChart"/>
    <dgm:cxn modelId="{D0D4D3C1-DDDF-6245-816F-76319B0111C8}" type="presParOf" srcId="{D5A59C01-328A-0A49-AF87-079094B55FB5}" destId="{94E331E7-742A-5E40-A5D9-D333E7803F01}" srcOrd="1" destOrd="0" presId="urn:microsoft.com/office/officeart/2008/layout/HalfCircleOrganizationChart"/>
    <dgm:cxn modelId="{AEDCFE35-CDE0-6D43-BAD0-E4CA66D49AB4}" type="presParOf" srcId="{D5A59C01-328A-0A49-AF87-079094B55FB5}" destId="{C30E3620-19C3-2842-B1CB-390B9CBE2C3A}" srcOrd="2" destOrd="0" presId="urn:microsoft.com/office/officeart/2008/layout/HalfCircleOrganizationChart"/>
    <dgm:cxn modelId="{481A265E-187F-A142-8EF7-5350CEE4379E}" type="presParOf" srcId="{D5A59C01-328A-0A49-AF87-079094B55FB5}" destId="{2AB6EF42-AF43-7D49-96B0-B87E685A23BA}" srcOrd="3" destOrd="0" presId="urn:microsoft.com/office/officeart/2008/layout/HalfCircleOrganizationChart"/>
    <dgm:cxn modelId="{2D1FDFA8-ABAA-DC46-BF12-1F84FE079D39}" type="presParOf" srcId="{FE80F88E-EC60-4046-A1C9-ECABE6BD3CDB}" destId="{3131C95F-CF59-9449-9EC3-7AE2407CFAB0}" srcOrd="1" destOrd="0" presId="urn:microsoft.com/office/officeart/2008/layout/HalfCircleOrganizationChart"/>
    <dgm:cxn modelId="{016C1B74-7E23-3A46-B303-A2B0987393E0}" type="presParOf" srcId="{FE80F88E-EC60-4046-A1C9-ECABE6BD3CDB}" destId="{8DD3F832-7D10-4343-A897-E2878FFE0C3F}" srcOrd="2" destOrd="0" presId="urn:microsoft.com/office/officeart/2008/layout/HalfCircleOrganizationChart"/>
    <dgm:cxn modelId="{E363C8EF-9F2F-FA46-9EEB-5102332D65E8}" type="presParOf" srcId="{8DD3F832-7D10-4343-A897-E2878FFE0C3F}" destId="{6F363A86-A46A-1349-9864-557957D47296}" srcOrd="0" destOrd="0" presId="urn:microsoft.com/office/officeart/2008/layout/HalfCircleOrganizationChart"/>
    <dgm:cxn modelId="{8F1D898F-68F6-B84B-8C40-2DC3A974C0C7}" type="presParOf" srcId="{8DD3F832-7D10-4343-A897-E2878FFE0C3F}" destId="{5FCBE37D-D31C-AB43-9F7E-06341D2DA4E4}" srcOrd="1" destOrd="0" presId="urn:microsoft.com/office/officeart/2008/layout/HalfCircleOrganizationChart"/>
    <dgm:cxn modelId="{99636FED-3E3A-9440-87A3-5506E6F5B693}" type="presParOf" srcId="{5FCBE37D-D31C-AB43-9F7E-06341D2DA4E4}" destId="{88ABAFFB-4F9C-F745-830E-AB2C5AE91F94}" srcOrd="0" destOrd="0" presId="urn:microsoft.com/office/officeart/2008/layout/HalfCircleOrganizationChart"/>
    <dgm:cxn modelId="{BA4E5F32-30D0-9A4F-BC6C-7E402CB44ADB}" type="presParOf" srcId="{88ABAFFB-4F9C-F745-830E-AB2C5AE91F94}" destId="{41B8341E-5BF0-664A-8757-CB3920A692B1}" srcOrd="0" destOrd="0" presId="urn:microsoft.com/office/officeart/2008/layout/HalfCircleOrganizationChart"/>
    <dgm:cxn modelId="{D6B2543D-7209-1441-B0A6-2CBFEFFB506D}" type="presParOf" srcId="{88ABAFFB-4F9C-F745-830E-AB2C5AE91F94}" destId="{5DCCE97A-6D22-6F49-89EE-0A2CEF6B610B}" srcOrd="1" destOrd="0" presId="urn:microsoft.com/office/officeart/2008/layout/HalfCircleOrganizationChart"/>
    <dgm:cxn modelId="{F8A73E95-2BE4-2642-AE99-D06B0EDD8F81}" type="presParOf" srcId="{88ABAFFB-4F9C-F745-830E-AB2C5AE91F94}" destId="{A7EE60C4-A704-CE4A-9177-228E405A56A7}" srcOrd="2" destOrd="0" presId="urn:microsoft.com/office/officeart/2008/layout/HalfCircleOrganizationChart"/>
    <dgm:cxn modelId="{FCE59F27-3DF5-3848-8F44-8C956C7C762A}" type="presParOf" srcId="{88ABAFFB-4F9C-F745-830E-AB2C5AE91F94}" destId="{3A20A7CD-FB2A-0143-B728-BA6F1EE7C228}" srcOrd="3" destOrd="0" presId="urn:microsoft.com/office/officeart/2008/layout/HalfCircleOrganizationChart"/>
    <dgm:cxn modelId="{17A01D20-8888-164D-84A5-4D762695C2C1}" type="presParOf" srcId="{5FCBE37D-D31C-AB43-9F7E-06341D2DA4E4}" destId="{F73E3CB2-AD33-4A42-9B15-3B9230382DCC}" srcOrd="1" destOrd="0" presId="urn:microsoft.com/office/officeart/2008/layout/HalfCircleOrganizationChart"/>
    <dgm:cxn modelId="{89917857-0D61-E440-B9F1-03FC8F771D5C}" type="presParOf" srcId="{5FCBE37D-D31C-AB43-9F7E-06341D2DA4E4}" destId="{AD83AAC5-5457-1B4D-9EEF-9684F4B42BCA}" srcOrd="2" destOrd="0" presId="urn:microsoft.com/office/officeart/2008/layout/HalfCircleOrganizationChart"/>
    <dgm:cxn modelId="{54A53F15-8CD6-B242-9D33-E3B365E61A3A}" type="presParOf" srcId="{1A140668-432A-7544-ADE1-486DDC2D8C1F}" destId="{512F1BCB-3C49-DD4C-A018-56369AC52957}" srcOrd="2" destOrd="0" presId="urn:microsoft.com/office/officeart/2008/layout/HalfCircleOrganizationChart"/>
    <dgm:cxn modelId="{BEA47658-8F77-0340-8BAC-21A905DA4BE5}" type="presParOf" srcId="{1A140668-432A-7544-ADE1-486DDC2D8C1F}" destId="{615AD04B-F481-1B4E-9BB5-C403A03BA172}" srcOrd="3" destOrd="0" presId="urn:microsoft.com/office/officeart/2008/layout/HalfCircleOrganizationChart"/>
    <dgm:cxn modelId="{004A5141-28E5-5447-9075-09D77D8AD441}" type="presParOf" srcId="{615AD04B-F481-1B4E-9BB5-C403A03BA172}" destId="{3F3E94DA-26C4-9449-BB81-60FE136A1548}" srcOrd="0" destOrd="0" presId="urn:microsoft.com/office/officeart/2008/layout/HalfCircleOrganizationChart"/>
    <dgm:cxn modelId="{9BF913CF-6D19-F04A-9522-C74D50DBB446}" type="presParOf" srcId="{3F3E94DA-26C4-9449-BB81-60FE136A1548}" destId="{C612D55E-95EF-C841-9F20-8832FEE81FE9}" srcOrd="0" destOrd="0" presId="urn:microsoft.com/office/officeart/2008/layout/HalfCircleOrganizationChart"/>
    <dgm:cxn modelId="{2F0DA241-5C28-184E-880A-DEAAE1DED4B2}" type="presParOf" srcId="{3F3E94DA-26C4-9449-BB81-60FE136A1548}" destId="{577B2CAB-E2C9-1043-A014-6A97FBB8777A}" srcOrd="1" destOrd="0" presId="urn:microsoft.com/office/officeart/2008/layout/HalfCircleOrganizationChart"/>
    <dgm:cxn modelId="{50BA5DD7-4457-9540-A5AE-B619BAC3EC1A}" type="presParOf" srcId="{3F3E94DA-26C4-9449-BB81-60FE136A1548}" destId="{875CF00B-98B8-D84E-B9E6-8DB922A1750B}" srcOrd="2" destOrd="0" presId="urn:microsoft.com/office/officeart/2008/layout/HalfCircleOrganizationChart"/>
    <dgm:cxn modelId="{EB5C0DFC-C5E0-D448-B335-DFAA4205FC28}" type="presParOf" srcId="{3F3E94DA-26C4-9449-BB81-60FE136A1548}" destId="{BA8814E6-C043-1740-A756-7995FB2C4197}" srcOrd="3" destOrd="0" presId="urn:microsoft.com/office/officeart/2008/layout/HalfCircleOrganizationChart"/>
    <dgm:cxn modelId="{0273702B-2904-554E-8619-AED48AE481C7}" type="presParOf" srcId="{615AD04B-F481-1B4E-9BB5-C403A03BA172}" destId="{C68F350D-ECE9-F748-96AA-A6FF185F046A}" srcOrd="1" destOrd="0" presId="urn:microsoft.com/office/officeart/2008/layout/HalfCircleOrganizationChart"/>
    <dgm:cxn modelId="{2C030CA5-56B4-5147-AA82-BE6BC4FB0A74}" type="presParOf" srcId="{615AD04B-F481-1B4E-9BB5-C403A03BA172}" destId="{37A16307-8096-1143-817C-E3E10BA8B932}" srcOrd="2" destOrd="0" presId="urn:microsoft.com/office/officeart/2008/layout/HalfCircleOrganizationChart"/>
    <dgm:cxn modelId="{5403845E-4BED-8A41-825E-6134C3FF0865}" type="presParOf" srcId="{37A16307-8096-1143-817C-E3E10BA8B932}" destId="{4A0EE3F1-F57D-944F-8405-291C4C40C97A}" srcOrd="0" destOrd="0" presId="urn:microsoft.com/office/officeart/2008/layout/HalfCircleOrganizationChart"/>
    <dgm:cxn modelId="{D311068D-AEC0-394A-AAB8-23DF43BCB669}" type="presParOf" srcId="{37A16307-8096-1143-817C-E3E10BA8B932}" destId="{85901988-C347-9D4D-849E-872F48B91FDA}" srcOrd="1" destOrd="0" presId="urn:microsoft.com/office/officeart/2008/layout/HalfCircleOrganizationChart"/>
    <dgm:cxn modelId="{4DCF88F2-917F-C247-B4D9-C907E2805E03}" type="presParOf" srcId="{85901988-C347-9D4D-849E-872F48B91FDA}" destId="{9EC4A80B-FB83-EC47-BF67-44FC03B10D54}" srcOrd="0" destOrd="0" presId="urn:microsoft.com/office/officeart/2008/layout/HalfCircleOrganizationChart"/>
    <dgm:cxn modelId="{7F6E063C-1495-DF46-9E0B-13057DF07B62}" type="presParOf" srcId="{9EC4A80B-FB83-EC47-BF67-44FC03B10D54}" destId="{C1E7748D-CB30-A04D-825A-8494176F95D1}" srcOrd="0" destOrd="0" presId="urn:microsoft.com/office/officeart/2008/layout/HalfCircleOrganizationChart"/>
    <dgm:cxn modelId="{A4A709C5-8835-C946-94B5-A4EA87DD3630}" type="presParOf" srcId="{9EC4A80B-FB83-EC47-BF67-44FC03B10D54}" destId="{408CE1B1-1691-2C42-BBAB-FEE001E84A92}" srcOrd="1" destOrd="0" presId="urn:microsoft.com/office/officeart/2008/layout/HalfCircleOrganizationChart"/>
    <dgm:cxn modelId="{BF7DA73E-5B62-CC49-9DB8-F1489942DD75}" type="presParOf" srcId="{9EC4A80B-FB83-EC47-BF67-44FC03B10D54}" destId="{F01DCA15-4B75-5141-A197-09BD37016E15}" srcOrd="2" destOrd="0" presId="urn:microsoft.com/office/officeart/2008/layout/HalfCircleOrganizationChart"/>
    <dgm:cxn modelId="{098C9CA9-4B9B-474E-BC8B-C8D6127EE538}" type="presParOf" srcId="{9EC4A80B-FB83-EC47-BF67-44FC03B10D54}" destId="{82A611CA-C486-DF4B-88DF-A34FA97E7A08}" srcOrd="3" destOrd="0" presId="urn:microsoft.com/office/officeart/2008/layout/HalfCircleOrganizationChart"/>
    <dgm:cxn modelId="{76B6C95D-64BF-5F40-A4A3-43E237627183}" type="presParOf" srcId="{85901988-C347-9D4D-849E-872F48B91FDA}" destId="{189FA2F9-3823-7745-A2FE-55D934264951}" srcOrd="1" destOrd="0" presId="urn:microsoft.com/office/officeart/2008/layout/HalfCircleOrganizationChart"/>
    <dgm:cxn modelId="{E2D96B26-4CA7-B741-A1D7-2C80A9435DD9}" type="presParOf" srcId="{85901988-C347-9D4D-849E-872F48B91FDA}" destId="{02A3C327-7D29-5F45-AA3B-8BF088AB2014}" srcOrd="2" destOrd="0" presId="urn:microsoft.com/office/officeart/2008/layout/HalfCircleOrganizationChart"/>
    <dgm:cxn modelId="{B535AAC2-23FF-6D40-B39A-1EE93D08099C}" type="presParOf" srcId="{02A3C327-7D29-5F45-AA3B-8BF088AB2014}" destId="{861B6B2B-AA4E-B74C-A85B-F3C66303D2F4}" srcOrd="0" destOrd="0" presId="urn:microsoft.com/office/officeart/2008/layout/HalfCircleOrganizationChart"/>
    <dgm:cxn modelId="{175B52A2-34CF-4F49-AFB5-336EB640125C}" type="presParOf" srcId="{02A3C327-7D29-5F45-AA3B-8BF088AB2014}" destId="{F55B695F-C76B-0A45-959D-93ED651C426B}" srcOrd="1" destOrd="0" presId="urn:microsoft.com/office/officeart/2008/layout/HalfCircleOrganizationChart"/>
    <dgm:cxn modelId="{3E3F33BE-27CD-8B41-9312-C5FBE454F78F}" type="presParOf" srcId="{F55B695F-C76B-0A45-959D-93ED651C426B}" destId="{F6810D33-541C-C84C-8DD5-D48D4EDE4C62}" srcOrd="0" destOrd="0" presId="urn:microsoft.com/office/officeart/2008/layout/HalfCircleOrganizationChart"/>
    <dgm:cxn modelId="{7E883AD5-AEE4-084E-8B1C-D51273224913}" type="presParOf" srcId="{F6810D33-541C-C84C-8DD5-D48D4EDE4C62}" destId="{19DB0864-CAC1-8046-ACD7-344D272EB62D}" srcOrd="0" destOrd="0" presId="urn:microsoft.com/office/officeart/2008/layout/HalfCircleOrganizationChart"/>
    <dgm:cxn modelId="{E6B2DACC-7F6E-9E4A-9140-155A9813681E}" type="presParOf" srcId="{F6810D33-541C-C84C-8DD5-D48D4EDE4C62}" destId="{CCB5BB6B-39B9-E94B-8CC7-C1454FDEE4AC}" srcOrd="1" destOrd="0" presId="urn:microsoft.com/office/officeart/2008/layout/HalfCircleOrganizationChart"/>
    <dgm:cxn modelId="{B6DB83E4-96F7-9A4A-8AB0-1686E5C22646}" type="presParOf" srcId="{F6810D33-541C-C84C-8DD5-D48D4EDE4C62}" destId="{8F97B1F2-58AB-E642-BDEE-09284F35FBA2}" srcOrd="2" destOrd="0" presId="urn:microsoft.com/office/officeart/2008/layout/HalfCircleOrganizationChart"/>
    <dgm:cxn modelId="{D0C9C64F-7CF4-4B45-A1DA-297A611BB8FE}" type="presParOf" srcId="{F6810D33-541C-C84C-8DD5-D48D4EDE4C62}" destId="{12B5349A-9C04-4F44-8E95-7373075E87D0}" srcOrd="3" destOrd="0" presId="urn:microsoft.com/office/officeart/2008/layout/HalfCircleOrganizationChart"/>
    <dgm:cxn modelId="{AF238C3A-74B2-E542-B483-FB8D1015F931}" type="presParOf" srcId="{F55B695F-C76B-0A45-959D-93ED651C426B}" destId="{30BE18D8-3C03-874E-8A31-29F178C96CF7}" srcOrd="1" destOrd="0" presId="urn:microsoft.com/office/officeart/2008/layout/HalfCircleOrganizationChart"/>
    <dgm:cxn modelId="{8E953AC1-A23E-7842-B4AE-55426281BE3E}" type="presParOf" srcId="{F55B695F-C76B-0A45-959D-93ED651C426B}" destId="{FE1727D7-9374-8346-85C1-92E1EDC969FA}" srcOrd="2" destOrd="0" presId="urn:microsoft.com/office/officeart/2008/layout/HalfCircleOrganizationChart"/>
    <dgm:cxn modelId="{7E0F6134-3FB9-D046-BC5D-1C2098D4982C}" type="presParOf" srcId="{1A140668-432A-7544-ADE1-486DDC2D8C1F}" destId="{A877E526-F336-9746-BB55-F27F9DE24D0A}" srcOrd="4" destOrd="0" presId="urn:microsoft.com/office/officeart/2008/layout/HalfCircleOrganizationChart"/>
    <dgm:cxn modelId="{6E37185E-47D7-0641-9C9E-FAC243E62C8D}" type="presParOf" srcId="{1A140668-432A-7544-ADE1-486DDC2D8C1F}" destId="{8352000D-5C16-3843-ADE5-CD84E982D840}" srcOrd="5" destOrd="0" presId="urn:microsoft.com/office/officeart/2008/layout/HalfCircleOrganizationChart"/>
    <dgm:cxn modelId="{875C6C02-F9C3-9C45-A3B7-46ACE9FD3404}" type="presParOf" srcId="{8352000D-5C16-3843-ADE5-CD84E982D840}" destId="{CB5F11AB-BE13-0448-8C8A-FAA7E9473B12}" srcOrd="0" destOrd="0" presId="urn:microsoft.com/office/officeart/2008/layout/HalfCircleOrganizationChart"/>
    <dgm:cxn modelId="{C72CA1B3-7804-0340-B0A0-430F92C173CE}" type="presParOf" srcId="{CB5F11AB-BE13-0448-8C8A-FAA7E9473B12}" destId="{F589971E-CF50-F045-A17D-1BB40FBC7161}" srcOrd="0" destOrd="0" presId="urn:microsoft.com/office/officeart/2008/layout/HalfCircleOrganizationChart"/>
    <dgm:cxn modelId="{72582704-9D71-984F-9AD1-2EF78EBD249F}" type="presParOf" srcId="{CB5F11AB-BE13-0448-8C8A-FAA7E9473B12}" destId="{87610730-D728-7244-88BD-F221F6238AB0}" srcOrd="1" destOrd="0" presId="urn:microsoft.com/office/officeart/2008/layout/HalfCircleOrganizationChart"/>
    <dgm:cxn modelId="{B50FBC12-DD44-CF41-B421-539A2F814DA2}" type="presParOf" srcId="{CB5F11AB-BE13-0448-8C8A-FAA7E9473B12}" destId="{BBF6D4EF-3748-FD4D-8A76-14314B54598A}" srcOrd="2" destOrd="0" presId="urn:microsoft.com/office/officeart/2008/layout/HalfCircleOrganizationChart"/>
    <dgm:cxn modelId="{BCAD97FC-B5F2-DD45-9D94-7188BC2DE45C}" type="presParOf" srcId="{CB5F11AB-BE13-0448-8C8A-FAA7E9473B12}" destId="{23089B2A-894C-CF41-93CE-CAF429C1E7C6}" srcOrd="3" destOrd="0" presId="urn:microsoft.com/office/officeart/2008/layout/HalfCircleOrganizationChart"/>
    <dgm:cxn modelId="{CD7776BE-C94A-EF47-BD83-02E53FB2B72C}" type="presParOf" srcId="{8352000D-5C16-3843-ADE5-CD84E982D840}" destId="{4F4B4501-C1D1-DD45-BCF4-0E6CB69AF53E}" srcOrd="1" destOrd="0" presId="urn:microsoft.com/office/officeart/2008/layout/HalfCircleOrganizationChart"/>
    <dgm:cxn modelId="{D53F09FB-2F57-A843-9BC6-4EF26C5ED71F}" type="presParOf" srcId="{4F4B4501-C1D1-DD45-BCF4-0E6CB69AF53E}" destId="{591D208D-ED4D-7741-B1BD-D73A7B0F385A}" srcOrd="0" destOrd="0" presId="urn:microsoft.com/office/officeart/2008/layout/HalfCircleOrganizationChart"/>
    <dgm:cxn modelId="{E89761B2-3751-B84C-B574-BF270816EB10}" type="presParOf" srcId="{4F4B4501-C1D1-DD45-BCF4-0E6CB69AF53E}" destId="{A746F947-26D6-1846-8177-51E5C781A52E}" srcOrd="1" destOrd="0" presId="urn:microsoft.com/office/officeart/2008/layout/HalfCircleOrganizationChart"/>
    <dgm:cxn modelId="{FE35303D-A780-7647-A13F-559362C4F394}" type="presParOf" srcId="{A746F947-26D6-1846-8177-51E5C781A52E}" destId="{3BDE8A56-5FE0-BC44-9687-90682CBA0487}" srcOrd="0" destOrd="0" presId="urn:microsoft.com/office/officeart/2008/layout/HalfCircleOrganizationChart"/>
    <dgm:cxn modelId="{5418CE20-E6D4-8E43-B7E3-0E58EC98CFF0}" type="presParOf" srcId="{3BDE8A56-5FE0-BC44-9687-90682CBA0487}" destId="{06307A8E-06B8-3D49-B9B0-A6BF60CDA654}" srcOrd="0" destOrd="0" presId="urn:microsoft.com/office/officeart/2008/layout/HalfCircleOrganizationChart"/>
    <dgm:cxn modelId="{FFD50210-C351-DF47-AEEA-4C3FBB7E3BA7}" type="presParOf" srcId="{3BDE8A56-5FE0-BC44-9687-90682CBA0487}" destId="{CA746BDB-8BE1-DD4C-BC47-3C89E8D98DC6}" srcOrd="1" destOrd="0" presId="urn:microsoft.com/office/officeart/2008/layout/HalfCircleOrganizationChart"/>
    <dgm:cxn modelId="{7CDBD8FC-8AC1-F24D-95C3-EE5B7B25EEE3}" type="presParOf" srcId="{3BDE8A56-5FE0-BC44-9687-90682CBA0487}" destId="{DAAF242B-8843-1A41-909D-C72FF793AB25}" srcOrd="2" destOrd="0" presId="urn:microsoft.com/office/officeart/2008/layout/HalfCircleOrganizationChart"/>
    <dgm:cxn modelId="{D7AAE47B-1FE3-0C4F-B502-6C944536868A}" type="presParOf" srcId="{3BDE8A56-5FE0-BC44-9687-90682CBA0487}" destId="{E999B213-5FD4-BF4C-AD21-7127D6AFE16A}" srcOrd="3" destOrd="0" presId="urn:microsoft.com/office/officeart/2008/layout/HalfCircleOrganizationChart"/>
    <dgm:cxn modelId="{0EAEA02C-6AF2-294A-B93C-8D7710901630}" type="presParOf" srcId="{A746F947-26D6-1846-8177-51E5C781A52E}" destId="{38718D84-A158-7440-8BA3-F6F266592D8C}" srcOrd="1" destOrd="0" presId="urn:microsoft.com/office/officeart/2008/layout/HalfCircleOrganizationChart"/>
    <dgm:cxn modelId="{B8F018AF-8C4B-E14A-8945-008B775C06FB}" type="presParOf" srcId="{A746F947-26D6-1846-8177-51E5C781A52E}" destId="{DB3C70B6-3D42-5E41-AA4E-8B1E3C556CBB}" srcOrd="2" destOrd="0" presId="urn:microsoft.com/office/officeart/2008/layout/HalfCircleOrganizationChart"/>
    <dgm:cxn modelId="{ADB382CA-6993-AA4B-8476-CF4CA9722DD0}" type="presParOf" srcId="{8352000D-5C16-3843-ADE5-CD84E982D840}" destId="{3068EB7A-A833-724B-BA6F-5786458927A2}" srcOrd="2" destOrd="0" presId="urn:microsoft.com/office/officeart/2008/layout/HalfCircleOrganizationChart"/>
    <dgm:cxn modelId="{6CF7148F-3652-EF46-9628-8AD5404F2BE3}" type="presParOf" srcId="{F276EC87-B70F-4F4B-A071-C113EB65F405}" destId="{E3FE37F1-01BA-5A4C-904E-C98A3BAF17D4}" srcOrd="2" destOrd="0" presId="urn:microsoft.com/office/officeart/2008/layout/HalfCircleOrganizationChart"/>
  </dgm:cxnLst>
  <dgm:bg/>
  <dgm:whole>
    <a:ln>
      <a:solidFill>
        <a:schemeClr val="tx1"/>
      </a:solidFill>
    </a:ln>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1D208D-ED4D-7741-B1BD-D73A7B0F385A}">
      <dsp:nvSpPr>
        <dsp:cNvPr id="0" name=""/>
        <dsp:cNvSpPr/>
      </dsp:nvSpPr>
      <dsp:spPr>
        <a:xfrm>
          <a:off x="2835922" y="1711499"/>
          <a:ext cx="91440" cy="1197198"/>
        </a:xfrm>
        <a:custGeom>
          <a:avLst/>
          <a:gdLst/>
          <a:ahLst/>
          <a:cxnLst/>
          <a:rect l="0" t="0" r="0" b="0"/>
          <a:pathLst>
            <a:path>
              <a:moveTo>
                <a:pt x="56961" y="0"/>
              </a:moveTo>
              <a:lnTo>
                <a:pt x="56961" y="1197198"/>
              </a:lnTo>
              <a:lnTo>
                <a:pt x="45720" y="119719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77E526-F336-9746-BB55-F27F9DE24D0A}">
      <dsp:nvSpPr>
        <dsp:cNvPr id="0" name=""/>
        <dsp:cNvSpPr/>
      </dsp:nvSpPr>
      <dsp:spPr>
        <a:xfrm>
          <a:off x="2847164" y="844863"/>
          <a:ext cx="91440" cy="256329"/>
        </a:xfrm>
        <a:custGeom>
          <a:avLst/>
          <a:gdLst/>
          <a:ahLst/>
          <a:cxnLst/>
          <a:rect l="0" t="0" r="0" b="0"/>
          <a:pathLst>
            <a:path>
              <a:moveTo>
                <a:pt x="45720" y="0"/>
              </a:moveTo>
              <a:lnTo>
                <a:pt x="45720" y="2563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1B6B2B-AA4E-B74C-A85B-F3C66303D2F4}">
      <dsp:nvSpPr>
        <dsp:cNvPr id="0" name=""/>
        <dsp:cNvSpPr/>
      </dsp:nvSpPr>
      <dsp:spPr>
        <a:xfrm>
          <a:off x="4350506" y="2578136"/>
          <a:ext cx="381076" cy="366184"/>
        </a:xfrm>
        <a:custGeom>
          <a:avLst/>
          <a:gdLst/>
          <a:ahLst/>
          <a:cxnLst/>
          <a:rect l="0" t="0" r="0" b="0"/>
          <a:pathLst>
            <a:path>
              <a:moveTo>
                <a:pt x="381076" y="0"/>
              </a:moveTo>
              <a:lnTo>
                <a:pt x="381076" y="366184"/>
              </a:lnTo>
              <a:lnTo>
                <a:pt x="0" y="36618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0EE3F1-F57D-944F-8405-291C4C40C97A}">
      <dsp:nvSpPr>
        <dsp:cNvPr id="0" name=""/>
        <dsp:cNvSpPr/>
      </dsp:nvSpPr>
      <dsp:spPr>
        <a:xfrm>
          <a:off x="4963499" y="1711499"/>
          <a:ext cx="140067" cy="366184"/>
        </a:xfrm>
        <a:custGeom>
          <a:avLst/>
          <a:gdLst/>
          <a:ahLst/>
          <a:cxnLst/>
          <a:rect l="0" t="0" r="0" b="0"/>
          <a:pathLst>
            <a:path>
              <a:moveTo>
                <a:pt x="140067" y="0"/>
              </a:moveTo>
              <a:lnTo>
                <a:pt x="140067" y="366184"/>
              </a:lnTo>
              <a:lnTo>
                <a:pt x="0" y="36618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F1BCB-3C49-DD4C-A018-56369AC52957}">
      <dsp:nvSpPr>
        <dsp:cNvPr id="0" name=""/>
        <dsp:cNvSpPr/>
      </dsp:nvSpPr>
      <dsp:spPr>
        <a:xfrm>
          <a:off x="2892884" y="844863"/>
          <a:ext cx="2210682" cy="256329"/>
        </a:xfrm>
        <a:custGeom>
          <a:avLst/>
          <a:gdLst/>
          <a:ahLst/>
          <a:cxnLst/>
          <a:rect l="0" t="0" r="0" b="0"/>
          <a:pathLst>
            <a:path>
              <a:moveTo>
                <a:pt x="0" y="0"/>
              </a:moveTo>
              <a:lnTo>
                <a:pt x="0" y="128164"/>
              </a:lnTo>
              <a:lnTo>
                <a:pt x="2210682" y="128164"/>
              </a:lnTo>
              <a:lnTo>
                <a:pt x="2210682" y="2563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363A86-A46A-1349-9864-557957D47296}">
      <dsp:nvSpPr>
        <dsp:cNvPr id="0" name=""/>
        <dsp:cNvSpPr/>
      </dsp:nvSpPr>
      <dsp:spPr>
        <a:xfrm>
          <a:off x="610307" y="1711499"/>
          <a:ext cx="211998" cy="366184"/>
        </a:xfrm>
        <a:custGeom>
          <a:avLst/>
          <a:gdLst/>
          <a:ahLst/>
          <a:cxnLst/>
          <a:rect l="0" t="0" r="0" b="0"/>
          <a:pathLst>
            <a:path>
              <a:moveTo>
                <a:pt x="0" y="0"/>
              </a:moveTo>
              <a:lnTo>
                <a:pt x="0" y="366184"/>
              </a:lnTo>
              <a:lnTo>
                <a:pt x="211998" y="36618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32C8-1120-7C44-B5C8-DEAA47D9625A}">
      <dsp:nvSpPr>
        <dsp:cNvPr id="0" name=""/>
        <dsp:cNvSpPr/>
      </dsp:nvSpPr>
      <dsp:spPr>
        <a:xfrm>
          <a:off x="610307" y="844863"/>
          <a:ext cx="2282576" cy="256329"/>
        </a:xfrm>
        <a:custGeom>
          <a:avLst/>
          <a:gdLst/>
          <a:ahLst/>
          <a:cxnLst/>
          <a:rect l="0" t="0" r="0" b="0"/>
          <a:pathLst>
            <a:path>
              <a:moveTo>
                <a:pt x="2282576" y="0"/>
              </a:moveTo>
              <a:lnTo>
                <a:pt x="2282576" y="128164"/>
              </a:lnTo>
              <a:lnTo>
                <a:pt x="0" y="128164"/>
              </a:lnTo>
              <a:lnTo>
                <a:pt x="0" y="2563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68B7FF-B5EF-9C48-BA87-84BA7DDAEB58}">
      <dsp:nvSpPr>
        <dsp:cNvPr id="0" name=""/>
        <dsp:cNvSpPr/>
      </dsp:nvSpPr>
      <dsp:spPr>
        <a:xfrm>
          <a:off x="2587730" y="234555"/>
          <a:ext cx="610307" cy="610307"/>
        </a:xfrm>
        <a:prstGeom prst="arc">
          <a:avLst>
            <a:gd name="adj1" fmla="val 13200000"/>
            <a:gd name="adj2" fmla="val 192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291622-AFF5-6546-8B38-9AEDF14DCC99}">
      <dsp:nvSpPr>
        <dsp:cNvPr id="0" name=""/>
        <dsp:cNvSpPr/>
      </dsp:nvSpPr>
      <dsp:spPr>
        <a:xfrm>
          <a:off x="2587730" y="234555"/>
          <a:ext cx="610307" cy="610307"/>
        </a:xfrm>
        <a:prstGeom prst="arc">
          <a:avLst>
            <a:gd name="adj1" fmla="val 2400000"/>
            <a:gd name="adj2" fmla="val 84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4DDA7D-68F8-714F-AF63-8EBDD329CE1D}">
      <dsp:nvSpPr>
        <dsp:cNvPr id="0" name=""/>
        <dsp:cNvSpPr/>
      </dsp:nvSpPr>
      <dsp:spPr>
        <a:xfrm>
          <a:off x="2282576" y="344410"/>
          <a:ext cx="1220615" cy="39059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i="0" kern="1200">
              <a:latin typeface="Arial Narrow" charset="0"/>
              <a:ea typeface="Arial Narrow" charset="0"/>
              <a:cs typeface="Arial Narrow" charset="0"/>
            </a:rPr>
            <a:t>INOVAÇÃO</a:t>
          </a:r>
        </a:p>
      </dsp:txBody>
      <dsp:txXfrm>
        <a:off x="2282576" y="344410"/>
        <a:ext cx="1220615" cy="390596"/>
      </dsp:txXfrm>
    </dsp:sp>
    <dsp:sp modelId="{94E331E7-742A-5E40-A5D9-D333E7803F01}">
      <dsp:nvSpPr>
        <dsp:cNvPr id="0" name=""/>
        <dsp:cNvSpPr/>
      </dsp:nvSpPr>
      <dsp:spPr>
        <a:xfrm>
          <a:off x="305153" y="1101192"/>
          <a:ext cx="610307" cy="610307"/>
        </a:xfrm>
        <a:prstGeom prst="arc">
          <a:avLst>
            <a:gd name="adj1" fmla="val 13200000"/>
            <a:gd name="adj2" fmla="val 192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0E3620-19C3-2842-B1CB-390B9CBE2C3A}">
      <dsp:nvSpPr>
        <dsp:cNvPr id="0" name=""/>
        <dsp:cNvSpPr/>
      </dsp:nvSpPr>
      <dsp:spPr>
        <a:xfrm>
          <a:off x="305153" y="1101192"/>
          <a:ext cx="610307" cy="610307"/>
        </a:xfrm>
        <a:prstGeom prst="arc">
          <a:avLst>
            <a:gd name="adj1" fmla="val 2400000"/>
            <a:gd name="adj2" fmla="val 84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18BAD2-1B5C-7A4A-9A1B-16E889C5A58E}">
      <dsp:nvSpPr>
        <dsp:cNvPr id="0" name=""/>
        <dsp:cNvSpPr/>
      </dsp:nvSpPr>
      <dsp:spPr>
        <a:xfrm>
          <a:off x="0" y="1211047"/>
          <a:ext cx="1220615" cy="39059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i="0" kern="1200">
              <a:latin typeface="Arial Narrow" charset="0"/>
              <a:ea typeface="Arial Narrow" charset="0"/>
              <a:cs typeface="Arial Narrow" charset="0"/>
            </a:rPr>
            <a:t>INOVAÇÃO TECNOLÓGICA</a:t>
          </a:r>
        </a:p>
      </dsp:txBody>
      <dsp:txXfrm>
        <a:off x="0" y="1211047"/>
        <a:ext cx="1220615" cy="390596"/>
      </dsp:txXfrm>
    </dsp:sp>
    <dsp:sp modelId="{5DCCE97A-6D22-6F49-89EE-0A2CEF6B610B}">
      <dsp:nvSpPr>
        <dsp:cNvPr id="0" name=""/>
        <dsp:cNvSpPr/>
      </dsp:nvSpPr>
      <dsp:spPr>
        <a:xfrm>
          <a:off x="749068" y="1967829"/>
          <a:ext cx="610307" cy="610307"/>
        </a:xfrm>
        <a:prstGeom prst="arc">
          <a:avLst>
            <a:gd name="adj1" fmla="val 13200000"/>
            <a:gd name="adj2" fmla="val 192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E60C4-A704-CE4A-9177-228E405A56A7}">
      <dsp:nvSpPr>
        <dsp:cNvPr id="0" name=""/>
        <dsp:cNvSpPr/>
      </dsp:nvSpPr>
      <dsp:spPr>
        <a:xfrm>
          <a:off x="749068" y="1967829"/>
          <a:ext cx="610307" cy="610307"/>
        </a:xfrm>
        <a:prstGeom prst="arc">
          <a:avLst>
            <a:gd name="adj1" fmla="val 2400000"/>
            <a:gd name="adj2" fmla="val 84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B8341E-5BF0-664A-8757-CB3920A692B1}">
      <dsp:nvSpPr>
        <dsp:cNvPr id="0" name=""/>
        <dsp:cNvSpPr/>
      </dsp:nvSpPr>
      <dsp:spPr>
        <a:xfrm>
          <a:off x="443915" y="2077684"/>
          <a:ext cx="1220615" cy="39059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i="0" kern="1200">
              <a:latin typeface="Arial Narrow" charset="0"/>
              <a:ea typeface="Arial Narrow" charset="0"/>
              <a:cs typeface="Arial Narrow" charset="0"/>
            </a:rPr>
            <a:t>TECNOLOGIAS</a:t>
          </a:r>
        </a:p>
      </dsp:txBody>
      <dsp:txXfrm>
        <a:off x="443915" y="2077684"/>
        <a:ext cx="1220615" cy="390596"/>
      </dsp:txXfrm>
    </dsp:sp>
    <dsp:sp modelId="{577B2CAB-E2C9-1043-A014-6A97FBB8777A}">
      <dsp:nvSpPr>
        <dsp:cNvPr id="0" name=""/>
        <dsp:cNvSpPr/>
      </dsp:nvSpPr>
      <dsp:spPr>
        <a:xfrm>
          <a:off x="4798412" y="1101192"/>
          <a:ext cx="610307" cy="610307"/>
        </a:xfrm>
        <a:prstGeom prst="arc">
          <a:avLst>
            <a:gd name="adj1" fmla="val 13200000"/>
            <a:gd name="adj2" fmla="val 192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CF00B-98B8-D84E-B9E6-8DB922A1750B}">
      <dsp:nvSpPr>
        <dsp:cNvPr id="0" name=""/>
        <dsp:cNvSpPr/>
      </dsp:nvSpPr>
      <dsp:spPr>
        <a:xfrm>
          <a:off x="4798412" y="1101192"/>
          <a:ext cx="610307" cy="610307"/>
        </a:xfrm>
        <a:prstGeom prst="arc">
          <a:avLst>
            <a:gd name="adj1" fmla="val 2400000"/>
            <a:gd name="adj2" fmla="val 84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2D55E-95EF-C841-9F20-8832FEE81FE9}">
      <dsp:nvSpPr>
        <dsp:cNvPr id="0" name=""/>
        <dsp:cNvSpPr/>
      </dsp:nvSpPr>
      <dsp:spPr>
        <a:xfrm>
          <a:off x="4493258" y="1211047"/>
          <a:ext cx="1220615" cy="39059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i="0" kern="1200">
              <a:latin typeface="Arial Narrow" charset="0"/>
              <a:ea typeface="Arial Narrow" charset="0"/>
              <a:cs typeface="Arial Narrow" charset="0"/>
            </a:rPr>
            <a:t>INOVAÇÃO BIOTECNOLÓGICA</a:t>
          </a:r>
        </a:p>
      </dsp:txBody>
      <dsp:txXfrm>
        <a:off x="4493258" y="1211047"/>
        <a:ext cx="1220615" cy="390596"/>
      </dsp:txXfrm>
    </dsp:sp>
    <dsp:sp modelId="{408CE1B1-1691-2C42-BBAB-FEE001E84A92}">
      <dsp:nvSpPr>
        <dsp:cNvPr id="0" name=""/>
        <dsp:cNvSpPr/>
      </dsp:nvSpPr>
      <dsp:spPr>
        <a:xfrm>
          <a:off x="4426428" y="1967829"/>
          <a:ext cx="610307" cy="610307"/>
        </a:xfrm>
        <a:prstGeom prst="arc">
          <a:avLst>
            <a:gd name="adj1" fmla="val 13200000"/>
            <a:gd name="adj2" fmla="val 192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1DCA15-4B75-5141-A197-09BD37016E15}">
      <dsp:nvSpPr>
        <dsp:cNvPr id="0" name=""/>
        <dsp:cNvSpPr/>
      </dsp:nvSpPr>
      <dsp:spPr>
        <a:xfrm>
          <a:off x="4426428" y="1967829"/>
          <a:ext cx="610307" cy="610307"/>
        </a:xfrm>
        <a:prstGeom prst="arc">
          <a:avLst>
            <a:gd name="adj1" fmla="val 2400000"/>
            <a:gd name="adj2" fmla="val 84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7748D-CB30-A04D-825A-8494176F95D1}">
      <dsp:nvSpPr>
        <dsp:cNvPr id="0" name=""/>
        <dsp:cNvSpPr/>
      </dsp:nvSpPr>
      <dsp:spPr>
        <a:xfrm>
          <a:off x="4121274" y="2077684"/>
          <a:ext cx="1220615" cy="39059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i="0" kern="1200">
              <a:latin typeface="Arial Narrow" charset="0"/>
              <a:ea typeface="Arial Narrow" charset="0"/>
              <a:cs typeface="Arial Narrow" charset="0"/>
            </a:rPr>
            <a:t>BIOTECNOLOGIAS</a:t>
          </a:r>
        </a:p>
      </dsp:txBody>
      <dsp:txXfrm>
        <a:off x="4121274" y="2077684"/>
        <a:ext cx="1220615" cy="390596"/>
      </dsp:txXfrm>
    </dsp:sp>
    <dsp:sp modelId="{CCB5BB6B-39B9-E94B-8CC7-C1454FDEE4AC}">
      <dsp:nvSpPr>
        <dsp:cNvPr id="0" name=""/>
        <dsp:cNvSpPr/>
      </dsp:nvSpPr>
      <dsp:spPr>
        <a:xfrm>
          <a:off x="3813435" y="2834465"/>
          <a:ext cx="610307" cy="610307"/>
        </a:xfrm>
        <a:prstGeom prst="arc">
          <a:avLst>
            <a:gd name="adj1" fmla="val 13200000"/>
            <a:gd name="adj2" fmla="val 192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97B1F2-58AB-E642-BDEE-09284F35FBA2}">
      <dsp:nvSpPr>
        <dsp:cNvPr id="0" name=""/>
        <dsp:cNvSpPr/>
      </dsp:nvSpPr>
      <dsp:spPr>
        <a:xfrm>
          <a:off x="3813435" y="2834465"/>
          <a:ext cx="610307" cy="610307"/>
        </a:xfrm>
        <a:prstGeom prst="arc">
          <a:avLst>
            <a:gd name="adj1" fmla="val 2400000"/>
            <a:gd name="adj2" fmla="val 84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DB0864-CAC1-8046-ACD7-344D272EB62D}">
      <dsp:nvSpPr>
        <dsp:cNvPr id="0" name=""/>
        <dsp:cNvSpPr/>
      </dsp:nvSpPr>
      <dsp:spPr>
        <a:xfrm>
          <a:off x="3508281" y="2944321"/>
          <a:ext cx="1220615" cy="39059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i="0" kern="1200">
              <a:latin typeface="Arial Narrow" charset="0"/>
              <a:ea typeface="Arial Narrow" charset="0"/>
              <a:cs typeface="Arial Narrow" charset="0"/>
            </a:rPr>
            <a:t>BIOTECNOLOGIA MICROBIANA</a:t>
          </a:r>
        </a:p>
      </dsp:txBody>
      <dsp:txXfrm>
        <a:off x="3508281" y="2944321"/>
        <a:ext cx="1220615" cy="390596"/>
      </dsp:txXfrm>
    </dsp:sp>
    <dsp:sp modelId="{87610730-D728-7244-88BD-F221F6238AB0}">
      <dsp:nvSpPr>
        <dsp:cNvPr id="0" name=""/>
        <dsp:cNvSpPr/>
      </dsp:nvSpPr>
      <dsp:spPr>
        <a:xfrm>
          <a:off x="2587730" y="1101192"/>
          <a:ext cx="610307" cy="610307"/>
        </a:xfrm>
        <a:prstGeom prst="arc">
          <a:avLst>
            <a:gd name="adj1" fmla="val 13200000"/>
            <a:gd name="adj2" fmla="val 192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F6D4EF-3748-FD4D-8A76-14314B54598A}">
      <dsp:nvSpPr>
        <dsp:cNvPr id="0" name=""/>
        <dsp:cNvSpPr/>
      </dsp:nvSpPr>
      <dsp:spPr>
        <a:xfrm>
          <a:off x="2587730" y="1101192"/>
          <a:ext cx="610307" cy="610307"/>
        </a:xfrm>
        <a:prstGeom prst="arc">
          <a:avLst>
            <a:gd name="adj1" fmla="val 2400000"/>
            <a:gd name="adj2" fmla="val 84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89971E-CF50-F045-A17D-1BB40FBC7161}">
      <dsp:nvSpPr>
        <dsp:cNvPr id="0" name=""/>
        <dsp:cNvSpPr/>
      </dsp:nvSpPr>
      <dsp:spPr>
        <a:xfrm>
          <a:off x="2282576" y="1211047"/>
          <a:ext cx="1220615" cy="39059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i="0" kern="1200">
              <a:latin typeface="Arial Narrow" charset="0"/>
              <a:ea typeface="Arial Narrow" charset="0"/>
              <a:cs typeface="Arial Narrow" charset="0"/>
            </a:rPr>
            <a:t>INOVAÇÃO </a:t>
          </a:r>
        </a:p>
        <a:p>
          <a:pPr lvl="0" algn="ctr" defTabSz="444500">
            <a:lnSpc>
              <a:spcPct val="90000"/>
            </a:lnSpc>
            <a:spcBef>
              <a:spcPct val="0"/>
            </a:spcBef>
            <a:spcAft>
              <a:spcPct val="35000"/>
            </a:spcAft>
          </a:pPr>
          <a:r>
            <a:rPr lang="en-US" sz="1000" b="0" i="0" kern="1200">
              <a:latin typeface="Arial Narrow" charset="0"/>
              <a:ea typeface="Arial Narrow" charset="0"/>
              <a:cs typeface="Arial Narrow" charset="0"/>
            </a:rPr>
            <a:t>HÍBRIDA</a:t>
          </a:r>
        </a:p>
      </dsp:txBody>
      <dsp:txXfrm>
        <a:off x="2282576" y="1211047"/>
        <a:ext cx="1220615" cy="390596"/>
      </dsp:txXfrm>
    </dsp:sp>
    <dsp:sp modelId="{CA746BDB-8BE1-DD4C-BC47-3C89E8D98DC6}">
      <dsp:nvSpPr>
        <dsp:cNvPr id="0" name=""/>
        <dsp:cNvSpPr/>
      </dsp:nvSpPr>
      <dsp:spPr>
        <a:xfrm>
          <a:off x="2344571" y="2798843"/>
          <a:ext cx="610307" cy="610307"/>
        </a:xfrm>
        <a:prstGeom prst="arc">
          <a:avLst>
            <a:gd name="adj1" fmla="val 13200000"/>
            <a:gd name="adj2" fmla="val 192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AF242B-8843-1A41-909D-C72FF793AB25}">
      <dsp:nvSpPr>
        <dsp:cNvPr id="0" name=""/>
        <dsp:cNvSpPr/>
      </dsp:nvSpPr>
      <dsp:spPr>
        <a:xfrm>
          <a:off x="2344571" y="2798843"/>
          <a:ext cx="610307" cy="610307"/>
        </a:xfrm>
        <a:prstGeom prst="arc">
          <a:avLst>
            <a:gd name="adj1" fmla="val 2400000"/>
            <a:gd name="adj2" fmla="val 840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307A8E-06B8-3D49-B9B0-A6BF60CDA654}">
      <dsp:nvSpPr>
        <dsp:cNvPr id="0" name=""/>
        <dsp:cNvSpPr/>
      </dsp:nvSpPr>
      <dsp:spPr>
        <a:xfrm>
          <a:off x="2039417" y="2908698"/>
          <a:ext cx="1220615" cy="39059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Arial Narrow" charset="0"/>
              <a:ea typeface="Arial Narrow" charset="0"/>
              <a:cs typeface="Arial Narrow" charset="0"/>
            </a:rPr>
            <a:t>TECNOLOGIAS HIBRIDAS</a:t>
          </a:r>
        </a:p>
      </dsp:txBody>
      <dsp:txXfrm>
        <a:off x="2039417" y="2908698"/>
        <a:ext cx="1220615" cy="390596"/>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xmlns:b="http://schemas.openxmlformats.org/officeDocument/2006/bibliography">
    <b:Tag>Mak15</b:Tag>
    <b:SourceType>Book</b:SourceType>
    <b:Guid>{ED5EE8D3-4AE3-7C44-A40F-3A16D4A9D270}</b:Guid>
    <b:Title>Introdução a Economia</b:Title>
    <b:City>São Paulo</b:City>
    <b:Publisher>Cenagage Learning</b:Publisher>
    <b:Year>2015</b:Year>
    <b:Edition>3. ed</b:Edition>
    <b:Author>
      <b:Author>
        <b:NameList>
          <b:Person>
            <b:Last>MANKIW</b:Last>
            <b:First>N.</b:First>
            <b:Middle>Gregory</b:Middle>
          </b:Person>
        </b:NameList>
      </b:Author>
    </b:Author>
    <b:RefOrder>29</b:RefOrder>
  </b:Source>
  <b:Source>
    <b:Tag>ENR13</b:Tag>
    <b:SourceType>BookSection</b:SourceType>
    <b:Guid>{F363E48D-0B23-A147-943B-17C68AA03BA8}</b:Guid>
    <b:Title>A economia emergente</b:Title>
    <b:BookTitle>Bioeconomia: uma agenda para o brasil </b:BookTitle>
    <b:City>Brasília</b:City>
    <b:Year>2013</b:Year>
    <b:Author>
      <b:Author>
        <b:NameList>
          <b:Person>
            <b:Last>ENRIQUEZ</b:Last>
            <b:First>Juan</b:First>
          </b:Person>
        </b:NameList>
      </b:Author>
      <b:BookAuthor>
        <b:NameList>
          <b:Person>
            <b:Last>BUSINESS</b:Last>
            <b:First>CNI</b:First>
            <b:Middle>/ HARVARD</b:Middle>
          </b:Person>
        </b:NameList>
      </b:BookAuthor>
    </b:Author>
    <b:RefOrder>20</b:RefOrder>
  </b:Source>
  <b:Source>
    <b:Tag>AND13</b:Tag>
    <b:SourceType>BookSection</b:SourceType>
    <b:Guid>{F20810E2-904C-5443-9A13-ED8022503ABE}</b:Guid>
    <b:Title>Introdução </b:Title>
    <b:BookTitle>Bioeconomia: uma agenda para o Brasil</b:BookTitle>
    <b:City>Brasília</b:City>
    <b:Publisher>CNI</b:Publisher>
    <b:Year>2013</b:Year>
    <b:Author>
      <b:Author>
        <b:NameList>
          <b:Person>
            <b:Last>ANDRADE</b:Last>
            <b:Middle>Braga de</b:Middle>
            <b:First>Robson </b:First>
          </b:Person>
        </b:NameList>
      </b:Author>
      <b:BookAuthor>
        <b:NameList>
          <b:Person>
            <b:Last>BUSINESS</b:Last>
            <b:First>CNI</b:First>
            <b:Middle>/ HAVERD</b:Middle>
          </b:Person>
        </b:NameList>
      </b:BookAuthor>
    </b:Author>
    <b:RefOrder>21</b:RefOrder>
  </b:Source>
  <b:Source>
    <b:Tag>Alm08</b:Tag>
    <b:SourceType>JournalArticle</b:SourceType>
    <b:Guid>{CBABD7BF-4B42-7247-803F-CBE6F25A88E7}</b:Guid>
    <b:Title>Monitoramento Tecnológico e Mercadológico de Biopolímeros</b:Title>
    <b:PeriodicalTitle>Polímeros: Ciência e Tecnologia</b:PeriodicalTitle>
    <b:Publisher>Escola de Química, UFRJ</b:Publisher>
    <b:Year>2008</b:Year>
    <b:Volume>18</b:Volume>
    <b:Issue>3</b:Issue>
    <b:Pages>256-261</b:Pages>
    <b:Author>
      <b:Author>
        <b:NameList>
          <b:Person>
            <b:Last>BORSCHIVER</b:Last>
            <b:First>Suzana</b:First>
          </b:Person>
          <b:Person>
            <b:Last>Almeida</b:Last>
            <b:First>Luiz</b:First>
            <b:Middle>F. M.</b:Middle>
          </b:Person>
          <b:Person>
            <b:Last>Roitman</b:Last>
            <b:First>Tamar</b:First>
          </b:Person>
        </b:NameList>
      </b:Author>
    </b:Author>
    <b:RefOrder>12</b:RefOrder>
  </b:Source>
  <b:Source>
    <b:Tag>Ern</b:Tag>
    <b:SourceType>JournalArticle</b:SourceType>
    <b:Guid>{71447381-5C90-0745-A16A-6AEF8023AAE7}</b:Guid>
    <b:Title>Análise dos parâmetros cinéticos para produção de levana por Zymomonas mobilis utilizando fermentação submersa.</b:Title>
    <b:JournalName>DOI</b:JournalName>
    <b:Volume>31</b:Volume>
    <b:Issue>1</b:Issue>
    <b:Comments>Universidade Estadual Paulista “Júlio de Mesquita Filho”, Rua Cristovão Colombo 2265, 15054-000, Jardim Nazareth, São José do Rio Preto, São Paulo, Brasil. *Autor para correspondência. E-mail: fernandaer@ig.com.br</b:Comments>
    <b:Author>
      <b:Author>
        <b:NameList>
          <b:Person>
            <b:Last>ERNANDES</b:Last>
            <b:First>Fernanda</b:First>
            <b:Middle>P. G.</b:Middle>
          </b:Person>
          <b:Person>
            <b:Last>CRUZ</b:Last>
            <b:First>Crispin</b:First>
            <b:Middle>H. G.</b:Middle>
          </b:Person>
        </b:NameList>
      </b:Author>
    </b:Author>
    <b:Year>2009</b:Year>
    <b:Pages>35041</b:Pages>
    <b:RefOrder>30</b:RefOrder>
  </b:Source>
  <b:Source>
    <b:Tag>NER</b:Tag>
    <b:SourceType>JournalArticle</b:SourceType>
    <b:Guid>{6DECE39B-D22A-814C-B1D6-2E7D95F7BD61}</b:Guid>
    <b:Author>
      <b:Author>
        <b:NameList>
          <b:Person>
            <b:Last>NERY</b:Last>
            <b:Middle>B. R.</b:Middle>
            <b:First>Tatiana</b:First>
          </b:Person>
          <b:Person>
            <b:Last>BRANDÃO </b:Last>
            <b:Middle>Vasconcellos </b:Middle>
            <b:First>Líllian</b:First>
          </b:Person>
          <b:Person>
            <b:Last>ESPERIDIÃO</b:Last>
            <b:Middle>Cecília A. </b:Middle>
            <b:First>Maria </b:First>
          </b:Person>
          <b:Person>
            <b:Last>DRUZIAN</b:Last>
            <b:Middle>Izabel </b:Middle>
            <b:First>Janice</b:First>
          </b:Person>
        </b:NameList>
      </b:Author>
    </b:Author>
    <b:Title>Biossíntese de goma xantana a partir da fermentação de soro de leite: rendimento e viscosidade.</b:Title>
    <b:JournalName>Quim. Nova</b:JournalName>
    <b:Year>2008</b:Year>
    <b:Volume>31</b:Volume>
    <b:Issue>8</b:Issue>
    <b:Pages>1937-1941</b:Pages>
    <b:RefOrder>13</b:RefOrder>
  </b:Source>
  <b:Source>
    <b:Tag>TRO16</b:Tag>
    <b:SourceType>JournalArticle</b:SourceType>
    <b:Guid>{69C5B619-3B08-8748-9200-C492F3586FA6}</b:Guid>
    <b:Title>Biopolímeros: aplicações farmacêutica e biomédica</b:Title>
    <b:JournalName>Eclética Química Journal</b:JournalName>
    <b:Year>2016</b:Year>
    <b:Volume>41</b:Volume>
    <b:Pages>1-31</b:Pages>
    <b:Author>
      <b:Author>
        <b:NameList>
          <b:Person>
            <b:Last>TROVATTI</b:Last>
            <b:First>Eliane</b:First>
          </b:Person>
          <b:Person>
            <b:Last>SANTOS</b:Last>
            <b:First>Aline</b:First>
            <b:Middle>M. dos</b:Middle>
          </b:Person>
          <b:Person>
            <b:Last>AMARAL</b:Last>
            <b:First>André</b:First>
            <b:Middle>C.</b:Middle>
          </b:Person>
        </b:NameList>
      </b:Author>
    </b:Author>
    <b:Comments>35-Article Text-192-1-10-20171005.pdf IN https://revista.iq.unesp.br/ojs/index.php/ecletica/article/download/35/13, https://revista.iq.unesp.br/ojs/index.php/ecletica/article/view/35</b:Comments>
    <b:RefOrder>31</b:RefOrder>
  </b:Source>
  <b:Source>
    <b:Tag>PMN</b:Tag>
    <b:SourceType>ArticleInAPeriodical</b:SourceType>
    <b:Guid>{55873550-E45D-4B44-9315-AAFB21117F15}</b:Guid>
    <b:Title>DESENVOLVIMENTO DE ROTA PARA PRODUÇÃO DE BIOPOLÍMEROS A PARTIR DE AÇÚCARES</b:Title>
    <b:Comments>Loteamento Vida Nova, Quadra 13 Caminho 14, Casa 06, Vida Nova, Lauro de Freitas-BA. priscila_mn92@hotmail.com SENAI CETIND, Lauro de Freitas-BA e UFBA, Salvador-BA</b:Comments>
    <b:Author>
      <b:Author>
        <b:NameList>
          <b:Person>
            <b:Last>Nogueira</b:Last>
            <b:First>P.</b:First>
            <b:Middle>M.</b:Middle>
          </b:Person>
          <b:Person>
            <b:Last>Oliveira</b:Last>
            <b:First>O.</b:First>
            <b:Middle>B. de, Medeiros F. F. de</b:Middle>
          </b:Person>
          <b:Person>
            <b:Last>A. S. Machado</b:Last>
            <b:First>E.</b:First>
            <b:Middle>D. Vieira, F. M. Torres, J. S. J. Carvalho, D. H. Guimarães</b:Middle>
          </b:Person>
        </b:NameList>
      </b:Author>
    </b:Author>
    <b:RefOrder>32</b:RefOrder>
  </b:Source>
  <b:Source>
    <b:Tag>BRI11</b:Tag>
    <b:SourceType>ArticleInAPeriodical</b:SourceType>
    <b:Guid>{A0300160-4102-8642-864E-5B9CC0142301}</b:Guid>
    <b:Author>
      <b:Author>
        <b:NameList>
          <b:Person>
            <b:Last>BRITO</b:Last>
            <b:First>G.</b:First>
            <b:Middle>F.</b:Middle>
          </b:Person>
          <b:Person>
            <b:Last>AGRAWAL</b:Last>
            <b:First>P.</b:First>
          </b:Person>
          <b:Person>
            <b:Last>ARAÚJO</b:Last>
            <b:First>E.</b:First>
            <b:Middle>M.</b:Middle>
          </b:Person>
          <b:Person>
            <b:Last>MÉLO</b:Last>
            <b:First>T.</b:First>
            <b:Middle>J. A.</b:Middle>
          </b:Person>
        </b:NameList>
      </b:Author>
    </b:Author>
    <b:Title>Biopolímeros, Polímeros Biodegradáveis e Polímeros Verdes</b:Title>
    <b:Publisher>Universidade Federal de Campina Grande</b:Publisher>
    <b:Year>2011</b:Year>
    <b:Volume>6.2</b:Volume>
    <b:Pages>127-139</b:Pages>
    <b:PeriodicalTitle>Revista Eletrônica de Materiais e Processos</b:PeriodicalTitle>
    <b:RefOrder>14</b:RefOrder>
  </b:Source>
  <b:Source>
    <b:Tag>DON10</b:Tag>
    <b:SourceType>JournalArticle</b:SourceType>
    <b:Guid>{73ED615F-7AC8-8049-82CC-56183D15F4DE}</b:Guid>
    <b:Title>Biossíntese e recentes avanços na produção de celulose bacteriana.</b:Title>
    <b:Year>2010</b:Year>
    <b:Volume>35</b:Volume>
    <b:JournalName>Eclética Química</b:JournalName>
    <b:Issue>4</b:Issue>
    <b:Author>
      <b:Author>
        <b:NameList>
          <b:Person>
            <b:Last>DONINI</b:Last>
            <b:Middle>A.N.</b:Middle>
            <b:First>Ígor</b:First>
          </b:Person>
          <b:Person>
            <b:Last>De Salvi</b:Last>
            <b:Middle>T.B.</b:Middle>
            <b:First>Denise</b:First>
          </b:Person>
          <b:Person>
            <b:Last>Fukumoto</b:Last>
            <b:Middle>K.</b:Middle>
            <b:First>Fabiana</b:First>
          </b:Person>
          <b:Person>
            <b:Last>Lustri</b:Last>
            <b:Middle>R. </b:Middle>
            <b:First>Wilton</b:First>
          </b:Person>
          <b:Person>
            <b:Last>Barud</b:Last>
            <b:Middle>S.</b:Middle>
            <b:First>Hernane</b:First>
          </b:Person>
          <b:Person>
            <b:Last>Marchetto</b:Last>
            <b:First>Reinaldo</b:First>
          </b:Person>
          <b:Person>
            <b:Last>Messaddeq</b:Last>
            <b:First>Younes</b:First>
          </b:Person>
          <b:Person>
            <b:Last>Ribeiro</b:Last>
            <b:Middle>J.L.</b:Middle>
            <b:First>Sidney</b:First>
          </b:Person>
        </b:NameList>
      </b:Author>
    </b:Author>
    <b:Pages>165-178</b:Pages>
    <b:RefOrder>33</b:RefOrder>
  </b:Source>
  <b:Source>
    <b:Tag>NOB09</b:Tag>
    <b:SourceType>Book</b:SourceType>
    <b:Guid>{E33096C0-9A34-1B4B-99AF-1C9BABEB7E5F}</b:Guid>
    <b:Author>
      <b:Author>
        <b:NameList>
          <b:Person>
            <b:Last>NOBRE</b:Last>
            <b:First>Farley</b:First>
            <b:Middle>Simon Mendes</b:Middle>
          </b:Person>
          <b:Person>
            <b:Last>ARAÚJO</b:Last>
          </b:Person>
        </b:NameList>
      </b:Author>
    </b:Author>
    <b:Publisher>Integração</b:Publisher>
    <b:Year>2009</b:Year>
    <b:Title>Mercosul e sustentabilidade: estudo exploratório.</b:Title>
    <b:RefOrder>18</b:RefOrder>
  </b:Source>
  <b:Source>
    <b:Tag>CAR08</b:Tag>
    <b:SourceType>Book</b:SourceType>
    <b:Guid>{2A8FCDCD-EFEF-6B4D-AE69-4FC457EF9E7B}</b:Guid>
    <b:Author>
      <b:Author>
        <b:NameList>
          <b:Person>
            <b:Last>CARVALHO</b:Last>
            <b:First>Paulo</b:First>
            <b:Middle>Gonzaga Mibielli de.</b:Middle>
          </b:Person>
        </b:NameList>
      </b:Author>
    </b:Author>
    <b:Title>Mensurando a sustentabilidade.</b:Title>
    <b:Publisher>Núcelo de Meio Ambiente do IBGE e ENCE</b:Publisher>
    <b:Year>2008</b:Year>
    <b:RefOrder>17</b:RefOrder>
  </b:Source>
  <b:Source>
    <b:Tag>ROD02</b:Tag>
    <b:SourceType>Book</b:SourceType>
    <b:Guid>{6A822D2D-BC17-1341-B3AB-886683884C98}</b:Guid>
    <b:Author>
      <b:Author>
        <b:NameList>
          <b:Person>
            <b:Last>RODRIGUEZ</b:Last>
            <b:First>Paulo</b:First>
            <b:Middle>Fernando</b:Middle>
          </b:Person>
          <b:Person>
            <b:Last>PAIS</b:Last>
            <b:First>André</b:First>
            <b:Middle>Augusto Vaz.</b:Middle>
          </b:Person>
        </b:NameList>
      </b:Author>
    </b:Author>
    <b:Title>Desenvolvimento Sustentável: A Problemática do Desenvolvimento Sustentável e a Cimeira de Joanesburgo de 2002</b:Title>
    <b:Year>2002</b:Year>
    <b:RefOrder>19</b:RefOrder>
  </b:Source>
  <b:Source>
    <b:Tag>TOR16</b:Tag>
    <b:SourceType>Report</b:SourceType>
    <b:Guid>{F9A2F2B3-4DBB-C54E-A9E3-C1C0509FAA40}</b:Guid>
    <b:Author>
      <b:Author>
        <b:NameList>
          <b:Person>
            <b:Last>TORRES</b:Last>
            <b:First>Jackson</b:First>
            <b:Middle>da Silva.</b:Middle>
          </b:Person>
        </b:NameList>
      </b:Author>
    </b:Author>
    <b:Year>2016</b:Year>
    <b:Title>Sistema tributário brasileiro: os efeitos da tributação no crescimento e  desenvolvimento econômico – 1995 a 2015 </b:Title>
    <b:Institution>Universidade Federal de Roraima</b:Institution>
    <b:Publisher>UFRR</b:Publisher>
    <b:RefOrder>34</b:RefOrder>
  </b:Source>
  <b:Source>
    <b:Tag>SPI09</b:Tag>
    <b:SourceType>JournalArticle</b:SourceType>
    <b:Guid>{01CD02E5-6551-8D45-8D34-1D09A4250262}</b:Guid>
    <b:Title>Micro cadeias produtivas e a nanoeconomia: repensando o trabalho decente.</b:Title>
    <b:Year>2009</b:Year>
    <b:Pages>227-241</b:Pages>
    <b:Author>
      <b:Author>
        <b:NameList>
          <b:Person>
            <b:Last>SPINK</b:Last>
            <b:Middle>Kevin</b:Middle>
            <b:First>Peter</b:First>
          </b:Person>
        </b:NameList>
      </b:Author>
    </b:Author>
    <b:JournalName>Cadernos de Psicologia Social do Trabalho</b:JournalName>
    <b:Volume>12</b:Volume>
    <b:Issue>2</b:Issue>
    <b:RefOrder>35</b:RefOrder>
  </b:Source>
  <b:Source>
    <b:Tag>ODA01</b:Tag>
    <b:SourceType>JournalArticle</b:SourceType>
    <b:Guid>{1FCAAB66-B014-934A-A5FC-E05C7073663F}</b:Guid>
    <b:Title>Biotecnologia no Brasil. Aceitabilidade pública e desenvolvimento econômico</b:Title>
    <b:JournalName>PARCERIAS ESTRATÉGICAS</b:JournalName>
    <b:Year>2001</b:Year>
    <b:Issue>10</b:Issue>
    <b:Pages>162-173</b:Pages>
    <b:Author>
      <b:Author>
        <b:NameList>
          <b:Person>
            <b:Last>ODA</b:Last>
            <b:Middle>Macedo</b:Middle>
            <b:First>Leila</b:First>
          </b:Person>
          <b:Person>
            <b:Last>SOARES</b:Last>
            <b:Middle>E.C.</b:Middle>
            <b:First>Bernardo</b:First>
          </b:Person>
        </b:NameList>
      </b:Author>
    </b:Author>
    <b:RefOrder>36</b:RefOrder>
  </b:Source>
  <b:Source>
    <b:Tag>CON00</b:Tag>
    <b:SourceType>JournalArticle</b:SourceType>
    <b:Guid>{C883CFC6-A8A5-A644-969B-73D425FC4EAE}</b:Guid>
    <b:Title>A centralidade do conceito de inovação tecnológica no proceso de mudança estrutural.</b:Title>
    <b:City>Porto Alegre</b:City>
    <b:Year>2000</b:Year>
    <b:Volume>21</b:Volume>
    <b:Pages>58-76</b:Pages>
    <b:Author>
      <b:Author>
        <b:NameList>
          <b:Person>
            <b:Last>CONCEIÇÃO</b:Last>
            <b:First>Octavio</b:First>
            <b:Middle>A.C.</b:Middle>
          </b:Person>
        </b:NameList>
      </b:Author>
    </b:Author>
    <b:JournalName>Ensaios FEE</b:JournalName>
    <b:Issue>2</b:Issue>
    <b:RefOrder>23</b:RefOrder>
  </b:Source>
  <b:Source>
    <b:Tag>NER13</b:Tag>
    <b:SourceType>BookSection</b:SourceType>
    <b:Guid>{EF87122D-B29A-144E-B0D3-198E91656DD3}</b:Guid>
    <b:Author>
      <b:Author>
        <b:NameList>
          <b:Person>
            <b:Last>NERI</b:Last>
            <b:First>Marcelo</b:First>
            <b:Middle>Côrtes.</b:Middle>
          </b:Person>
        </b:NameList>
      </b:Author>
      <b:Editor>
        <b:NameList>
          <b:Person>
            <b:Last>IPEA</b:Last>
          </b:Person>
        </b:NameList>
      </b:Editor>
    </b:Author>
    <b:Title>Apresentação</b:Title>
    <b:Publisher>IPEA</b:Publisher>
    <b:City>Rio de Janeiro </b:City>
    <b:Year>2013</b:Year>
    <b:Pages>240</b:Pages>
    <b:BookTitle>Propriedade intelectual e aspectos regulatórios em biotecnologia. </b:BookTitle>
    <b:RefOrder>28</b:RefOrder>
  </b:Source>
  <b:Source>
    <b:Tag>ZUC13</b:Tag>
    <b:SourceType>Book</b:SourceType>
    <b:Guid>{3007C2F6-E32A-1945-B139-2BD01F46557C}</b:Guid>
    <b:Title>Propriedade intelectual e aspectos regulatórios em biotecnologia.</b:Title>
    <b:City>Rio de Janeiro</b:City>
    <b:Publisher>IPEA</b:Publisher>
    <b:Year>2013</b:Year>
    <b:Pages>240</b:Pages>
    <b:Author>
      <b:Author>
        <b:NameList>
          <b:Person>
            <b:Last>ZUCOLOTO</b:Last>
            <b:First>Graziela</b:First>
            <b:Middle>Ferrero</b:Middle>
          </b:Person>
          <b:Person>
            <b:Last>FREITAS</b:Last>
            <b:First>Rogério</b:First>
            <b:Middle>Edivaldo</b:Middle>
          </b:Person>
        </b:NameList>
      </b:Author>
    </b:Author>
    <b:RefOrder>9</b:RefOrder>
  </b:Source>
  <b:Source>
    <b:Tag>BRA88</b:Tag>
    <b:SourceType>Book</b:SourceType>
    <b:Guid>{5EDAED57-9CD9-584A-A183-AC087EB95E2A}</b:Guid>
    <b:Author>
      <b:Author>
        <b:NameList>
          <b:Person>
            <b:Last>BRASIL</b:Last>
            <b:First>Constituição</b:First>
            <b:Middle>Federal do. 1988</b:Middle>
          </b:Person>
        </b:NameList>
      </b:Author>
    </b:Author>
    <b:Year>1988</b:Year>
    <b:RefOrder>37</b:RefOrder>
  </b:Source>
  <b:Source>
    <b:Tag>HIR02</b:Tag>
    <b:SourceType>Book</b:SourceType>
    <b:Guid>{F97EC6FE-B027-AA46-AB9E-17E840BDF74E}</b:Guid>
    <b:Title>Manual de Biossegurança </b:Title>
    <b:City>Barueri</b:City>
    <b:Publisher>Manole</b:Publisher>
    <b:Year>2002</b:Year>
    <b:Author>
      <b:Author>
        <b:NameList>
          <b:Person>
            <b:Last>HIRATA</b:Last>
            <b:Middle>Hiroiki</b:Middle>
            <b:First>Mario</b:First>
          </b:Person>
          <b:Person>
            <b:Last>FILHO</b:Last>
            <b:Middle>Mancini</b:Middle>
            <b:First>Jorge</b:First>
          </b:Person>
        </b:NameList>
      </b:Author>
    </b:Author>
    <b:RefOrder>10</b:RefOrder>
  </b:Source>
  <b:Source>
    <b:Tag>SIL04</b:Tag>
    <b:SourceType>Book</b:SourceType>
    <b:Guid>{BC56627D-7FAE-DA47-AB1E-A780AD23312E}</b:Guid>
    <b:Title>Biotecnologia e recursos genéticos: desafios e oportunidades para o Brasil</b:Title>
    <b:City>Campinas</b:City>
    <b:Publisher>Instituto de Economia/INEP</b:Publisher>
    <b:Year>2004</b:Year>
    <b:Pages>412</b:Pages>
    <b:Author>
      <b:Author>
        <b:NameList>
          <b:Person>
            <b:Last>SILVEIRA</b:Last>
            <b:First>José</b:First>
            <b:Middle>Maria F.J. da</b:Middle>
          </b:Person>
          <b:Person>
            <b:Last>POZ</b:Last>
            <b:First>Maria</b:First>
            <b:Middle>Ester Dal</b:Middle>
          </b:Person>
          <b:Person>
            <b:Last>ASSAD</b:Last>
            <b:First>Ana</b:First>
            <b:Middle>D.</b:Middle>
          </b:Person>
        </b:NameList>
      </b:Author>
    </b:Author>
    <b:RefOrder>8</b:RefOrder>
  </b:Source>
  <b:Source>
    <b:Tag>SIL041</b:Tag>
    <b:SourceType>BookSection</b:SourceType>
    <b:Guid>{C3E4F681-7A88-5F4C-8C99-6CB725FE2FE8}</b:Guid>
    <b:Title>Capítulo 1: Um panorama da Biotecnologia Moderna</b:Title>
    <b:City>Campinas</b:City>
    <b:Publisher>Instituto de Economia/FINEP</b:Publisher>
    <b:Year>2004</b:Year>
    <b:Pages>412</b:Pages>
    <b:Author>
      <b:Author>
        <b:NameList>
          <b:Person>
            <b:Last>SILVEIRA</b:Last>
            <b:Middle>Maria F. J.</b:Middle>
            <b:First>José</b:First>
          </b:Person>
          <b:Person>
            <b:Last>BORGES</b:Last>
            <b:Middle>de Carvalho</b:Middle>
            <b:First>Izaias </b:First>
          </b:Person>
        </b:NameList>
      </b:Author>
    </b:Author>
    <b:BookTitle>Biotecnologia e recursos genéticos: desafios e oportunidades para o Brasil</b:BookTitle>
    <b:RefOrder>7</b:RefOrder>
  </b:Source>
  <b:Source>
    <b:Tag>ASS04</b:Tag>
    <b:SourceType>BookSection</b:SourceType>
    <b:Guid>{7B5A0BA7-466B-B341-AF8F-A70C7B83F789}</b:Guid>
    <b:Title>Biotecnologia no Brasil – Recentes esforços </b:Title>
    <b:City>Campinas</b:City>
    <b:Publisher>Instituto de Economia/FINEP</b:Publisher>
    <b:Year>2004</b:Year>
    <b:Pages>412</b:Pages>
    <b:BookTitle>Biotecnolgia e recursos genéticos</b:BookTitle>
    <b:Author>
      <b:Author>
        <b:NameList>
          <b:Person>
            <b:Last>ASSAD</b:Last>
            <b:First>Ana</b:First>
            <b:Middle>Lúcia D.</b:Middle>
          </b:Person>
          <b:Person>
            <b:Last>AUCELIO</b:Last>
            <b:First>José</b:First>
            <b:Middle>Gilberto</b:Middle>
          </b:Person>
        </b:NameList>
      </b:Author>
      <b:Editor>
        <b:NameList>
          <b:Person>
            <b:Last>FINEP</b:Last>
          </b:Person>
        </b:NameList>
      </b:Editor>
    </b:Author>
    <b:RefOrder>38</b:RefOrder>
  </b:Source>
  <b:Source>
    <b:Tag>CAN04</b:Tag>
    <b:SourceType>BookSection</b:SourceType>
    <b:Guid>{ED6E3AC3-32E8-EE4C-BEDC-23BB7EDBB073}</b:Guid>
    <b:Title>Recusos microbiológicos para biotecnologia</b:Title>
    <b:BookTitle>Biotecnologia e recursos genéticos: desafios e oportunidades para o Brasil </b:BookTitle>
    <b:Publisher>Instituto de Economia/FINEP</b:Publisher>
    <b:Year>2004</b:Year>
    <b:Author>
      <b:Author>
        <b:NameList>
          <b:Person>
            <b:Last>CANHOS</b:Last>
            <b:Middle>Perez</b:Middle>
            <b:First>Wanderley</b:First>
          </b:Person>
          <b:Person>
            <b:Last>MANFIO</b:Last>
            <b:Middle>Paulo</b:Middle>
            <b:First>Gilson</b:First>
          </b:Person>
        </b:NameList>
      </b:Author>
    </b:Author>
    <b:RefOrder>6</b:RefOrder>
  </b:Source>
  <b:Source>
    <b:Tag>POZ</b:Tag>
    <b:SourceType>BookSection</b:SourceType>
    <b:Guid>{C8988620-3443-2C41-9BEE-85D07B9CF051}</b:Guid>
    <b:Title>Direitos de Propriedade Intelectual em Biotecnologia: um processo em construção</b:Title>
    <b:BookTitle>Biotecnolgia e recursos genéticos: desafios e oportunidade para o Brasil</b:BookTitle>
    <b:Author>
      <b:BookAuthor>
        <b:NameList>
          <b:Person>
            <b:Last>SILVEIRA</b:Last>
            <b:Middle>F. J. da</b:Middle>
            <b:First>Jose Maria</b:First>
          </b:Person>
        </b:NameList>
      </b:BookAuthor>
      <b:Author>
        <b:NameList>
          <b:Person>
            <b:Last>POZ</b:Last>
            <b:Middle>Dal</b:Middle>
            <b:First>Maria Ester</b:First>
          </b:Person>
          <b:Person>
            <b:Last>SILVEIRA</b:Last>
            <b:Middle>F.J da</b:Middle>
            <b:First>Jose Maria </b:First>
          </b:Person>
          <b:Person>
            <b:Last>FONSECA</b:Last>
            <b:Middle>da Graca D.</b:Middle>
            <b:First>Maria</b:First>
          </b:Person>
        </b:NameList>
      </b:Author>
    </b:Author>
    <b:City>Campinas</b:City>
    <b:Publisher>Instituto de Economia/FINEP </b:Publisher>
    <b:Year>2004</b:Year>
    <b:RefOrder>25</b:RefOrder>
  </b:Source>
  <b:Source>
    <b:Tag>MOR</b:Tag>
    <b:SourceType>ConferenceProceedings</b:SourceType>
    <b:Guid>{00FD20F4-65CC-3148-BD52-A3FEDDF921F8}</b:Guid>
    <b:Title>Inovações tecnológicas no sistema de embalagens da indústria de alimentos</b:Title>
    <b:Author>
      <b:Author>
        <b:NameList>
          <b:Person>
            <b:Last>MORAES</b:Last>
            <b:Middle>Colombo de</b:Middle>
            <b:First>Camila</b:First>
          </b:Person>
          <b:Person>
            <b:Last>JUNIOR</b:Last>
            <b:Middle>Alcides Gobbo</b:Middle>
            <b:First>José</b:First>
          </b:Person>
        </b:NameList>
      </b:Author>
    </b:Author>
    <b:ConferenceName>VIII Encontro de Engenharia Agroambiental</b:ConferenceName>
    <b:RefOrder>39</b:RefOrder>
  </b:Source>
  <b:Source>
    <b:Tag>OLI</b:Tag>
    <b:SourceType>ArticleInAPeriodical</b:SourceType>
    <b:Guid>{843E4CB8-ACCE-6240-A217-9D11BF29965B}</b:Guid>
    <b:Author>
      <b:Author>
        <b:NameList>
          <b:Person>
            <b:Last>OLIVEIRA</b:Last>
            <b:Middle>Alves de</b:Middle>
            <b:First>Saulo</b:First>
          </b:Person>
        </b:NameList>
      </b:Author>
    </b:Author>
    <b:Title>Dextrana: revisão sobre uso e possíveis aplicações industriais  </b:Title>
    <b:Publisher>UNIVERSIDADE ESTADUAL PAULISTA “JÚLIO DE MESQUITA FILHO”</b:Publisher>
    <b:City>Rio Claro</b:City>
    <b:Year>2013</b:Year>
    <b:RefOrder>40</b:RefOrder>
  </b:Source>
  <b:Source>
    <b:Tag>SAN14</b:Tag>
    <b:SourceType>ArticleInAPeriodical</b:SourceType>
    <b:Guid>{3AF6E135-2201-FB45-97A8-AAC64BC47CD2}</b:Guid>
    <b:Title>Produção de biopolímero por enterobacter sp. em condições associadas à utilização de resíduos gerados pela indústria petroquímica</b:Title>
    <b:Publisher>Universidade Federal da Bahia</b:Publisher>
    <b:City>Salvador</b:City>
    <b:Year>2014</b:Year>
    <b:Author>
      <b:Author>
        <b:NameList>
          <b:Person>
            <b:Last>SANTOS</b:Last>
            <b:Middle>Carvalho dos</b:Middle>
            <b:First>Sueli</b:First>
          </b:Person>
        </b:NameList>
      </b:Author>
    </b:Author>
    <b:RefOrder>41</b:RefOrder>
  </b:Source>
  <b:Source>
    <b:Tag>BER05</b:Tag>
    <b:SourceType>ArticleInAPeriodical</b:SourceType>
    <b:Guid>{48D42BE6-D6D0-5B4F-B6AB-7449FD8C3E5D}</b:Guid>
    <b:Title>Produção e caracterização de biopolímero sintetizado por sphingomonas capsulata</b:Title>
    <b:Publisher>Universidade Regional Integrada do Alto Uruguai e das Missões</b:Publisher>
    <b:Year>2005</b:Year>
    <b:Author>
      <b:Author>
        <b:NameList>
          <b:Person>
            <b:Last>BERWANGER</b:Last>
            <b:Middle>Luiza da Silva</b:Middle>
            <b:First>Ana</b:First>
          </b:Person>
        </b:NameList>
      </b:Author>
    </b:Author>
    <b:RefOrder>42</b:RefOrder>
  </b:Source>
  <b:Source>
    <b:Tag>ASS</b:Tag>
    <b:SourceType>ArticleInAPeriodical</b:SourceType>
    <b:Guid>{2BF59701-EE34-8344-AE5F-CBE7AF35594D}</b:Guid>
    <b:Title>Influência da aeração e agitação nas propriedades de gomas xantana produzidas por xanthomonas campestris mangiferaeindicae 2103 com glicerina residual do biodiesel: otimização e cinética do bioprocesso  </b:Title>
    <b:Author>
      <b:Author>
        <b:NameList>
          <b:Person>
            <b:Last>ASSIS</b:Last>
            <b:Middle>de Jusus</b:Middle>
            <b:First>Denilson</b:First>
          </b:Person>
        </b:NameList>
      </b:Author>
    </b:Author>
    <b:Publisher>UNIVERSIDADE FEDERAL DA BAHIA</b:Publisher>
    <b:Year>2013</b:Year>
    <b:RefOrder>43</b:RefOrder>
  </b:Source>
  <b:Source>
    <b:Tag>MAR</b:Tag>
    <b:SourceType>ArticleInAPeriodical</b:SourceType>
    <b:Guid>{4ABF0E98-945C-0B47-8BAC-01D532B2C8E0}</b:Guid>
    <b:Author>
      <b:Author>
        <b:NameList>
          <b:Person>
            <b:Last>MARTINS</b:Last>
            <b:Middle>Guimarães</b:Middle>
            <b:First>Roberta</b:First>
          </b:Person>
        </b:NameList>
      </b:Author>
    </b:Author>
    <b:Title>Síntese, extração e caracterização de biopolímeros de origem microalgal para desenvolvimento de nanofibras  </b:Title>
    <b:PeriodicalTitle>UNIVERSIDADE FEDERAL DO RIO GRANDE</b:PeriodicalTitle>
    <b:City>Rio Grande</b:City>
    <b:Year>2014</b:Year>
    <b:RefOrder>44</b:RefOrder>
  </b:Source>
  <b:Source>
    <b:Tag>HOB</b:Tag>
    <b:SourceType>Book</b:SourceType>
    <b:Guid>{350A02B5-5F3A-6646-84A0-9B0C90C0A662}</b:Guid>
    <b:Title>Era das Revoluções</b:Title>
    <b:Author>
      <b:Author>
        <b:NameList>
          <b:Person>
            <b:Last>HOBSBAWM</b:Last>
            <b:First>Eric</b:First>
            <b:Middle>J. A</b:Middle>
          </b:Person>
        </b:NameList>
      </b:Author>
    </b:Author>
    <b:RefOrder>45</b:RefOrder>
  </b:Source>
  <b:Source>
    <b:Tag>MOR02</b:Tag>
    <b:SourceType>Misc</b:SourceType>
    <b:Guid>{4DC6A1DD-91D7-C44A-A697-D99BDC9E4743}</b:Guid>
    <b:Author>
      <b:Author>
        <b:NameList>
          <b:Person>
            <b:Last>MOREIRA</b:Last>
            <b:First>Nunes</b:First>
            <b:Middle>Ângela.</b:Middle>
          </b:Person>
        </b:NameList>
      </b:Author>
    </b:Author>
    <b:Title>M.S., Universidade Federal de Pelotas, março de 2002. Estudo da viabilidade de produção do biopolímero da bactéria Beijerinckia sp. 7070 via enzimática. Professora Orientadora: Claire Tondo Vendruscolo. Co- orientador: Francisco Augusto Burkert Del Pino.</b:Title>
    <b:Year>2002</b:Year>
    <b:Comments>Dissertação apresentada à Universidade Federal de Pelotas, para obtenção do Título de Mestre em Ciências</b:Comments>
    <b:RefOrder>11</b:RefOrder>
  </b:Source>
  <b:Source>
    <b:Tag>FRE88</b:Tag>
    <b:SourceType>Book</b:SourceType>
    <b:Guid>{12E22000-B9C9-CB46-A5E6-F6D2FB8464FA}</b:Guid>
    <b:Title>A economia da inovação industrial.</b:Title>
    <b:Year>2008</b:Year>
    <b:City>Campinas</b:City>
    <b:StateProvince>SP</b:StateProvince>
    <b:Publisher>Editora da Unicamp</b:Publisher>
    <b:Author>
      <b:Author>
        <b:NameList>
          <b:Person>
            <b:Last>FREEMAN</b:Last>
            <b:First>Christopher</b:First>
          </b:Person>
          <b:Person>
            <b:Last>SOETE</b:Last>
            <b:First>Luc</b:First>
          </b:Person>
        </b:NameList>
      </b:Author>
      <b:Translator>
        <b:NameList>
          <b:Person>
            <b:Last>Costa</b:Last>
            <b:First>André</b:First>
            <b:Middle>Luiz Sica de Campos e Janaina Olieveira Pamplona da</b:Middle>
          </b:Person>
        </b:NameList>
      </b:Translator>
    </b:Author>
    <b:RefOrder>2</b:RefOrder>
  </b:Source>
  <b:Source>
    <b:Tag>SAN08</b:Tag>
    <b:SourceType>Book</b:SourceType>
    <b:Guid>{423EF9EF-7208-A14F-9DCB-922D3B7EC0D1}</b:Guid>
    <b:Title>Dicionário de Economia do Século XXI</b:Title>
    <b:City>Rio de Janeiro</b:City>
    <b:Publisher>Record</b:Publisher>
    <b:Year>2008</b:Year>
    <b:Edition>4</b:Edition>
    <b:Author>
      <b:Author>
        <b:NameList>
          <b:Person>
            <b:Last>SANDRONI</b:Last>
            <b:First>Paulo</b:First>
          </b:Person>
        </b:NameList>
      </b:Author>
    </b:Author>
    <b:RefOrder>46</b:RefOrder>
  </b:Source>
  <b:Source>
    <b:Tag>LOP15</b:Tag>
    <b:SourceType>Book</b:SourceType>
    <b:Guid>{27C9C19B-7624-8B42-8F54-B5A9CD697756}</b:Guid>
    <b:Author>
      <b:Author>
        <b:NameList>
          <b:Person>
            <b:Last>LOPES</b:Last>
            <b:First>Luiz</b:First>
            <b:Middle>Martins</b:Middle>
          </b:Person>
          <b:Person>
            <b:Last>VASCONCELLOS</b:Last>
            <b:First>Antonio</b:First>
            <b:Middle>Sandoval.</b:Middle>
          </b:Person>
        </b:NameList>
      </b:Author>
    </b:Author>
    <b:Title>Manual de macroeconomia: nível básico e intermediário.</b:Title>
    <b:City>São Paulo</b:City>
    <b:Publisher>Atlas</b:Publisher>
    <b:Year>2015</b:Year>
    <b:Edition>3</b:Edition>
    <b:RefOrder>22</b:RefOrder>
  </b:Source>
  <b:Source>
    <b:Tag>GIA16</b:Tag>
    <b:SourceType>Book</b:SourceType>
    <b:Guid>{292D6AC0-9707-BD4F-9D05-B8287C5C097C}</b:Guid>
    <b:Title>Finanças públicas: teoria e prática no Brasil</b:Title>
    <b:City>Rio de Janeiro</b:City>
    <b:Publisher>Elsevier</b:Publisher>
    <b:Year>2016</b:Year>
    <b:Edition>5</b:Edition>
    <b:Author>
      <b:Author>
        <b:NameList>
          <b:Person>
            <b:Last>GIAMBIAGI</b:Last>
            <b:First>Fábio</b:First>
          </b:Person>
        </b:NameList>
      </b:Author>
    </b:Author>
    <b:RefOrder>24</b:RefOrder>
  </b:Source>
  <b:Source>
    <b:Tag>VAS11</b:Tag>
    <b:SourceType>Book</b:SourceType>
    <b:Guid>{D57EC092-261B-654B-8C02-1D8AD40B9240}</b:Guid>
    <b:Title>Manal de Microeconomia</b:Title>
    <b:City>São Paulo</b:City>
    <b:Publisher>Atlas</b:Publisher>
    <b:Year>2011</b:Year>
    <b:Edition>3</b:Edition>
    <b:Author>
      <b:Author>
        <b:NameList>
          <b:Person>
            <b:Last>VASCONCELLOS</b:Last>
            <b:Middle>Antonio Sandoval de</b:Middle>
            <b:First>Marcos</b:First>
          </b:Person>
        </b:NameList>
      </b:Author>
    </b:Author>
    <b:RefOrder>26</b:RefOrder>
  </b:Source>
  <b:Source>
    <b:Tag>SAY</b:Tag>
    <b:SourceType>InternetSite</b:SourceType>
    <b:Guid>{A70B7BA0-76AD-D044-B3DF-864D19DA283D}</b:Guid>
    <b:Title>Jean-Baptiste Say, 1767-1832.</b:Title>
    <b:URL>https://web.archive.org/web/20110723172215/http://www.newschool.edu/nssr/het/profiles/say.htm#</b:URL>
    <b:Author>
      <b:Author>
        <b:NameList>
          <b:Person>
            <b:Last>SAY</b:Last>
            <b:Middle>B.</b:Middle>
            <b:First>J.</b:First>
          </b:Person>
        </b:NameList>
      </b:Author>
    </b:Author>
    <b:Year>1803</b:Year>
    <b:YearAccessed>2020</b:YearAccessed>
    <b:MonthAccessed>04</b:MonthAccessed>
    <b:DayAccessed>24</b:DayAccessed>
    <b:RefOrder>27</b:RefOrder>
  </b:Source>
  <b:Source>
    <b:Tag>NEL05</b:Tag>
    <b:SourceType>Book</b:SourceType>
    <b:Guid>{DACCF939-9DA8-BB4A-A3F0-5C3075A8C0A7}</b:Guid>
    <b:Title>Uma teoria evolucionária da mudança econômica. tradutor: Claudia Heller. </b:Title>
    <b:City>Campinas</b:City>
    <b:Publisher>Editora da UNICAMP</b:Publisher>
    <b:Year>2005</b:Year>
    <b:Author>
      <b:Author>
        <b:NameList>
          <b:Person>
            <b:Last>NELSON</b:Last>
            <b:Middle>R</b:Middle>
            <b:First>Richard</b:First>
          </b:Person>
        </b:NameList>
      </b:Author>
    </b:Author>
    <b:RefOrder>3</b:RefOrder>
  </b:Source>
  <b:Source>
    <b:Tag>SCH85</b:Tag>
    <b:SourceType>Book</b:SourceType>
    <b:Guid>{1EA05EE3-5A48-9545-A44D-C82886663544}</b:Guid>
    <b:Title>Teoria do Desenvolvimento Econômico.</b:Title>
    <b:City>São Paulo</b:City>
    <b:Publisher>Nova Cultural</b:Publisher>
    <b:Year>1985</b:Year>
    <b:Author>
      <b:Author>
        <b:NameList>
          <b:Person>
            <b:Last>SCHUMPETER</b:Last>
            <b:Middle>A.</b:Middle>
            <b:First>J.</b:First>
          </b:Person>
        </b:NameList>
      </b:Author>
    </b:Author>
    <b:RefOrder>1</b:RefOrder>
  </b:Source>
  <b:Source>
    <b:Tag>Con</b:Tag>
    <b:SourceType>Book</b:SourceType>
    <b:Guid>{C0B8E2F1-3286-0446-BA92-C5C1F23FE3A7}</b:Guid>
    <b:Author>
      <b:Author>
        <b:NameList>
          <b:Person>
            <b:Last>CNI-HARVARD</b:Last>
          </b:Person>
        </b:NameList>
      </b:Author>
    </b:Author>
    <b:Title>Bioeconomia: uma agenda para o Brasil.</b:Title>
    <b:City>Brasília</b:City>
    <b:Publisher>CNI</b:Publisher>
    <b:Pages>40</b:Pages>
    <b:Year>2013</b:Year>
    <b:RefOrder>5</b:RefOrder>
  </b:Source>
  <b:Source>
    <b:Tag>SOU14</b:Tag>
    <b:SourceType>ArticleInAPeriodical</b:SourceType>
    <b:Guid>{23FFDE4C-D643-B94D-974A-70E0D1307BED}</b:Guid>
    <b:Title>Câmbio, Inovação E Crescimento Em Uma Abordagem Evolucionária - Pós-Keynesiana</b:Title>
    <b:PeriodicalTitle>Tese de Mestrado</b:PeriodicalTitle>
    <b:Publisher>UFMG</b:Publisher>
    <b:Year>2014</b:Year>
    <b:Author>
      <b:Author>
        <b:NameList>
          <b:Person>
            <b:Last>SOUTO</b:Last>
            <b:Middle>Cândido de</b:Middle>
            <b:First>Keynis</b:First>
          </b:Person>
        </b:NameList>
      </b:Author>
    </b:Author>
    <b:RefOrder>4</b:RefOrder>
  </b:Source>
  <b:Source>
    <b:Tag>AGN07</b:Tag>
    <b:SourceType>JournalArticle</b:SourceType>
    <b:Guid>{1727997F-E971-F64D-85B8-E79B3EA32895}</b:Guid>
    <b:Title>Panorama Setorial e Perspectivas na Área de Polímeros Biodegradáveis</b:Title>
    <b:Year>2007</b:Year>
    <b:Volume>17</b:Volume>
    <b:Pages>5-9</b:Pages>
    <b:JournalName>Polímeros: Ciência e Tecnologia</b:JournalName>
    <b:Issue>1</b:Issue>
    <b:Author>
      <b:Author>
        <b:NameList>
          <b:Person>
            <b:Last>AGNELLI</b:Last>
            <b:First>José</b:First>
            <b:Middle>Augusto M.</b:Middle>
          </b:Person>
          <b:Person>
            <b:Last>FARIA</b:Last>
            <b:First>Leandro</b:First>
            <b:Middle>I. L.</b:Middle>
          </b:Person>
        </b:NameList>
      </b:Author>
    </b:Author>
    <b:RefOrder>15</b:RefOrder>
  </b:Source>
  <b:Source>
    <b:Tag>WOL05</b:Tag>
    <b:SourceType>Report</b:SourceType>
    <b:Guid>{87FC4660-3AD2-884E-B1E3-189C7DC15836}</b:Guid>
    <b:Title>Techno-economic Feasibility of Large- scale Production of Bio-based Polymers in Europe</b:Title>
    <b:City>Servilla</b:City>
    <b:Publisher>European Commission /</b:Publisher>
    <b:Year>2005</b:Year>
    <b:Institution>Institute for Prospective Technological Studies</b:Institution>
    <b:Author>
      <b:Author>
        <b:Corporate>WOLF, Oliver</b:Corporate>
      </b:Author>
    </b:Author>
    <b:RefOrder>16</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b:Source xmlns:b="http://schemas.openxmlformats.org/officeDocument/2006/bibliography">
    <b:Tag>Mak15</b:Tag>
    <b:SourceType>Book</b:SourceType>
    <b:Guid>{ED5EE8D3-4AE3-7C44-A40F-3A16D4A9D270}</b:Guid>
    <b:Title>Introdução a Economia</b:Title>
    <b:City>São Paulo</b:City>
    <b:Publisher>Cenagage Learning</b:Publisher>
    <b:Year>2015</b:Year>
    <b:Edition>3. ed</b:Edition>
    <b:Author>
      <b:Author>
        <b:NameList>
          <b:Person>
            <b:Last>MANKIW</b:Last>
            <b:First>N.</b:First>
            <b:Middle>Gregory</b:Middle>
          </b:Person>
        </b:NameList>
      </b:Author>
    </b:Author>
    <b:RefOrder>29</b:RefOrder>
  </b:Source>
  <b:Source>
    <b:Tag>ENR13</b:Tag>
    <b:SourceType>BookSection</b:SourceType>
    <b:Guid>{F363E48D-0B23-A147-943B-17C68AA03BA8}</b:Guid>
    <b:Title>A economia emergente</b:Title>
    <b:BookTitle>Bioeconomia: uma agenda para o brasil </b:BookTitle>
    <b:City>Brasília</b:City>
    <b:Year>2013</b:Year>
    <b:Author>
      <b:Author>
        <b:NameList>
          <b:Person>
            <b:Last>ENRIQUEZ</b:Last>
            <b:First>Juan</b:First>
          </b:Person>
        </b:NameList>
      </b:Author>
      <b:BookAuthor>
        <b:NameList>
          <b:Person>
            <b:Last>BUSINESS</b:Last>
            <b:First>CNI</b:First>
            <b:Middle>/ HARVARD</b:Middle>
          </b:Person>
        </b:NameList>
      </b:BookAuthor>
    </b:Author>
    <b:RefOrder>20</b:RefOrder>
  </b:Source>
  <b:Source>
    <b:Tag>AND13</b:Tag>
    <b:SourceType>BookSection</b:SourceType>
    <b:Guid>{F20810E2-904C-5443-9A13-ED8022503ABE}</b:Guid>
    <b:Title>Introdução </b:Title>
    <b:BookTitle>Bioeconomia: uma agenda para o Brasil</b:BookTitle>
    <b:City>Brasília</b:City>
    <b:Publisher>CNI</b:Publisher>
    <b:Year>2013</b:Year>
    <b:Author>
      <b:Author>
        <b:NameList>
          <b:Person>
            <b:Last>ANDRADE</b:Last>
            <b:Middle>Braga de</b:Middle>
            <b:First>Robson </b:First>
          </b:Person>
        </b:NameList>
      </b:Author>
      <b:BookAuthor>
        <b:NameList>
          <b:Person>
            <b:Last>BUSINESS</b:Last>
            <b:First>CNI</b:First>
            <b:Middle>/ HAVERD</b:Middle>
          </b:Person>
        </b:NameList>
      </b:BookAuthor>
    </b:Author>
    <b:RefOrder>21</b:RefOrder>
  </b:Source>
  <b:Source>
    <b:Tag>Alm08</b:Tag>
    <b:SourceType>JournalArticle</b:SourceType>
    <b:Guid>{CBABD7BF-4B42-7247-803F-CBE6F25A88E7}</b:Guid>
    <b:Title>Monitoramento Tecnológico e Mercadológico de Biopolímeros</b:Title>
    <b:PeriodicalTitle>Polímeros: Ciência e Tecnologia</b:PeriodicalTitle>
    <b:Publisher>Escola de Química, UFRJ</b:Publisher>
    <b:Year>2008</b:Year>
    <b:Volume>18</b:Volume>
    <b:Issue>3</b:Issue>
    <b:Pages>256-261</b:Pages>
    <b:Author>
      <b:Author>
        <b:NameList>
          <b:Person>
            <b:Last>BORSCHIVER</b:Last>
            <b:First>Suzana</b:First>
          </b:Person>
          <b:Person>
            <b:Last>Almeida</b:Last>
            <b:First>Luiz</b:First>
            <b:Middle>F. M.</b:Middle>
          </b:Person>
          <b:Person>
            <b:Last>Roitman</b:Last>
            <b:First>Tamar</b:First>
          </b:Person>
        </b:NameList>
      </b:Author>
    </b:Author>
    <b:RefOrder>12</b:RefOrder>
  </b:Source>
  <b:Source>
    <b:Tag>Ern</b:Tag>
    <b:SourceType>JournalArticle</b:SourceType>
    <b:Guid>{71447381-5C90-0745-A16A-6AEF8023AAE7}</b:Guid>
    <b:Title>Análise dos parâmetros cinéticos para produção de levana por Zymomonas mobilis utilizando fermentação submersa.</b:Title>
    <b:JournalName>DOI</b:JournalName>
    <b:Volume>31</b:Volume>
    <b:Issue>1</b:Issue>
    <b:Comments>Universidade Estadual Paulista “Júlio de Mesquita Filho”, Rua Cristovão Colombo 2265, 15054-000, Jardim Nazareth, São José do Rio Preto, São Paulo, Brasil. *Autor para correspondência. E-mail: fernandaer@ig.com.br</b:Comments>
    <b:Author>
      <b:Author>
        <b:NameList>
          <b:Person>
            <b:Last>ERNANDES</b:Last>
            <b:First>Fernanda</b:First>
            <b:Middle>P. G.</b:Middle>
          </b:Person>
          <b:Person>
            <b:Last>CRUZ</b:Last>
            <b:First>Crispin</b:First>
            <b:Middle>H. G.</b:Middle>
          </b:Person>
        </b:NameList>
      </b:Author>
    </b:Author>
    <b:Year>2009</b:Year>
    <b:Pages>35041</b:Pages>
    <b:RefOrder>30</b:RefOrder>
  </b:Source>
  <b:Source>
    <b:Tag>NER</b:Tag>
    <b:SourceType>JournalArticle</b:SourceType>
    <b:Guid>{6DECE39B-D22A-814C-B1D6-2E7D95F7BD61}</b:Guid>
    <b:Author>
      <b:Author>
        <b:NameList>
          <b:Person>
            <b:Last>NERY</b:Last>
            <b:Middle>B. R.</b:Middle>
            <b:First>Tatiana</b:First>
          </b:Person>
          <b:Person>
            <b:Last>BRANDÃO </b:Last>
            <b:Middle>Vasconcellos </b:Middle>
            <b:First>Líllian</b:First>
          </b:Person>
          <b:Person>
            <b:Last>ESPERIDIÃO</b:Last>
            <b:Middle>Cecília A. </b:Middle>
            <b:First>Maria </b:First>
          </b:Person>
          <b:Person>
            <b:Last>DRUZIAN</b:Last>
            <b:Middle>Izabel </b:Middle>
            <b:First>Janice</b:First>
          </b:Person>
        </b:NameList>
      </b:Author>
    </b:Author>
    <b:Title>Biossíntese de goma xantana a partir da fermentação de soro de leite: rendimento e viscosidade.</b:Title>
    <b:JournalName>Quim. Nova</b:JournalName>
    <b:Year>2008</b:Year>
    <b:Volume>31</b:Volume>
    <b:Issue>8</b:Issue>
    <b:Pages>1937-1941</b:Pages>
    <b:RefOrder>13</b:RefOrder>
  </b:Source>
  <b:Source>
    <b:Tag>TRO16</b:Tag>
    <b:SourceType>JournalArticle</b:SourceType>
    <b:Guid>{69C5B619-3B08-8748-9200-C492F3586FA6}</b:Guid>
    <b:Title>Biopolímeros: aplicações farmacêutica e biomédica</b:Title>
    <b:JournalName>Eclética Química Journal</b:JournalName>
    <b:Year>2016</b:Year>
    <b:Volume>41</b:Volume>
    <b:Pages>1-31</b:Pages>
    <b:Author>
      <b:Author>
        <b:NameList>
          <b:Person>
            <b:Last>TROVATTI</b:Last>
            <b:First>Eliane</b:First>
          </b:Person>
          <b:Person>
            <b:Last>SANTOS</b:Last>
            <b:First>Aline</b:First>
            <b:Middle>M. dos</b:Middle>
          </b:Person>
          <b:Person>
            <b:Last>AMARAL</b:Last>
            <b:First>André</b:First>
            <b:Middle>C.</b:Middle>
          </b:Person>
        </b:NameList>
      </b:Author>
    </b:Author>
    <b:Comments>35-Article Text-192-1-10-20171005.pdf IN https://revista.iq.unesp.br/ojs/index.php/ecletica/article/download/35/13, https://revista.iq.unesp.br/ojs/index.php/ecletica/article/view/35</b:Comments>
    <b:RefOrder>31</b:RefOrder>
  </b:Source>
  <b:Source>
    <b:Tag>PMN</b:Tag>
    <b:SourceType>ArticleInAPeriodical</b:SourceType>
    <b:Guid>{55873550-E45D-4B44-9315-AAFB21117F15}</b:Guid>
    <b:Title>DESENVOLVIMENTO DE ROTA PARA PRODUÇÃO DE BIOPOLÍMEROS A PARTIR DE AÇÚCARES</b:Title>
    <b:Comments>Loteamento Vida Nova, Quadra 13 Caminho 14, Casa 06, Vida Nova, Lauro de Freitas-BA. priscila_mn92@hotmail.com SENAI CETIND, Lauro de Freitas-BA e UFBA, Salvador-BA</b:Comments>
    <b:Author>
      <b:Author>
        <b:NameList>
          <b:Person>
            <b:Last>Nogueira</b:Last>
            <b:First>P.</b:First>
            <b:Middle>M.</b:Middle>
          </b:Person>
          <b:Person>
            <b:Last>Oliveira</b:Last>
            <b:First>O.</b:First>
            <b:Middle>B. de, Medeiros F. F. de</b:Middle>
          </b:Person>
          <b:Person>
            <b:Last>A. S. Machado</b:Last>
            <b:First>E.</b:First>
            <b:Middle>D. Vieira, F. M. Torres, J. S. J. Carvalho, D. H. Guimarães</b:Middle>
          </b:Person>
        </b:NameList>
      </b:Author>
    </b:Author>
    <b:RefOrder>32</b:RefOrder>
  </b:Source>
  <b:Source>
    <b:Tag>BRI11</b:Tag>
    <b:SourceType>ArticleInAPeriodical</b:SourceType>
    <b:Guid>{A0300160-4102-8642-864E-5B9CC0142301}</b:Guid>
    <b:Author>
      <b:Author>
        <b:NameList>
          <b:Person>
            <b:Last>BRITO</b:Last>
            <b:First>G.</b:First>
            <b:Middle>F.</b:Middle>
          </b:Person>
          <b:Person>
            <b:Last>AGRAWAL</b:Last>
            <b:First>P.</b:First>
          </b:Person>
          <b:Person>
            <b:Last>ARAÚJO</b:Last>
            <b:First>E.</b:First>
            <b:Middle>M.</b:Middle>
          </b:Person>
          <b:Person>
            <b:Last>MÉLO</b:Last>
            <b:First>T.</b:First>
            <b:Middle>J. A.</b:Middle>
          </b:Person>
        </b:NameList>
      </b:Author>
    </b:Author>
    <b:Title>Biopolímeros, Polímeros Biodegradáveis e Polímeros Verdes</b:Title>
    <b:Publisher>Universidade Federal de Campina Grande</b:Publisher>
    <b:Year>2011</b:Year>
    <b:Volume>6.2</b:Volume>
    <b:Pages>127-139</b:Pages>
    <b:PeriodicalTitle>Revista Eletrônica de Materiais e Processos</b:PeriodicalTitle>
    <b:RefOrder>14</b:RefOrder>
  </b:Source>
  <b:Source>
    <b:Tag>DON10</b:Tag>
    <b:SourceType>JournalArticle</b:SourceType>
    <b:Guid>{73ED615F-7AC8-8049-82CC-56183D15F4DE}</b:Guid>
    <b:Title>Biossíntese e recentes avanços na produção de celulose bacteriana.</b:Title>
    <b:Year>2010</b:Year>
    <b:Volume>35</b:Volume>
    <b:JournalName>Eclética Química</b:JournalName>
    <b:Issue>4</b:Issue>
    <b:Author>
      <b:Author>
        <b:NameList>
          <b:Person>
            <b:Last>DONINI</b:Last>
            <b:Middle>A.N.</b:Middle>
            <b:First>Ígor</b:First>
          </b:Person>
          <b:Person>
            <b:Last>De Salvi</b:Last>
            <b:Middle>T.B.</b:Middle>
            <b:First>Denise</b:First>
          </b:Person>
          <b:Person>
            <b:Last>Fukumoto</b:Last>
            <b:Middle>K.</b:Middle>
            <b:First>Fabiana</b:First>
          </b:Person>
          <b:Person>
            <b:Last>Lustri</b:Last>
            <b:Middle>R. </b:Middle>
            <b:First>Wilton</b:First>
          </b:Person>
          <b:Person>
            <b:Last>Barud</b:Last>
            <b:Middle>S.</b:Middle>
            <b:First>Hernane</b:First>
          </b:Person>
          <b:Person>
            <b:Last>Marchetto</b:Last>
            <b:First>Reinaldo</b:First>
          </b:Person>
          <b:Person>
            <b:Last>Messaddeq</b:Last>
            <b:First>Younes</b:First>
          </b:Person>
          <b:Person>
            <b:Last>Ribeiro</b:Last>
            <b:Middle>J.L.</b:Middle>
            <b:First>Sidney</b:First>
          </b:Person>
        </b:NameList>
      </b:Author>
    </b:Author>
    <b:Pages>165-178</b:Pages>
    <b:RefOrder>33</b:RefOrder>
  </b:Source>
  <b:Source>
    <b:Tag>NOB09</b:Tag>
    <b:SourceType>Book</b:SourceType>
    <b:Guid>{E33096C0-9A34-1B4B-99AF-1C9BABEB7E5F}</b:Guid>
    <b:Author>
      <b:Author>
        <b:NameList>
          <b:Person>
            <b:Last>NOBRE</b:Last>
            <b:First>Farley</b:First>
            <b:Middle>Simon Mendes</b:Middle>
          </b:Person>
          <b:Person>
            <b:Last>ARAÚJO</b:Last>
          </b:Person>
        </b:NameList>
      </b:Author>
    </b:Author>
    <b:Publisher>Integração</b:Publisher>
    <b:Year>2009</b:Year>
    <b:Title>Mercosul e sustentabilidade: estudo exploratório.</b:Title>
    <b:RefOrder>18</b:RefOrder>
  </b:Source>
  <b:Source>
    <b:Tag>CAR08</b:Tag>
    <b:SourceType>Book</b:SourceType>
    <b:Guid>{2A8FCDCD-EFEF-6B4D-AE69-4FC457EF9E7B}</b:Guid>
    <b:Author>
      <b:Author>
        <b:NameList>
          <b:Person>
            <b:Last>CARVALHO</b:Last>
            <b:First>Paulo</b:First>
            <b:Middle>Gonzaga Mibielli de.</b:Middle>
          </b:Person>
        </b:NameList>
      </b:Author>
    </b:Author>
    <b:Title>Mensurando a sustentabilidade.</b:Title>
    <b:Publisher>Núcelo de Meio Ambiente do IBGE e ENCE</b:Publisher>
    <b:Year>2008</b:Year>
    <b:RefOrder>17</b:RefOrder>
  </b:Source>
  <b:Source>
    <b:Tag>ROD02</b:Tag>
    <b:SourceType>Book</b:SourceType>
    <b:Guid>{6A822D2D-BC17-1341-B3AB-886683884C98}</b:Guid>
    <b:Author>
      <b:Author>
        <b:NameList>
          <b:Person>
            <b:Last>RODRIGUEZ</b:Last>
            <b:First>Paulo</b:First>
            <b:Middle>Fernando</b:Middle>
          </b:Person>
          <b:Person>
            <b:Last>PAIS</b:Last>
            <b:First>André</b:First>
            <b:Middle>Augusto Vaz.</b:Middle>
          </b:Person>
        </b:NameList>
      </b:Author>
    </b:Author>
    <b:Title>Desenvolvimento Sustentável: A Problemática do Desenvolvimento Sustentável e a Cimeira de Joanesburgo de 2002</b:Title>
    <b:Year>2002</b:Year>
    <b:RefOrder>19</b:RefOrder>
  </b:Source>
  <b:Source>
    <b:Tag>TOR16</b:Tag>
    <b:SourceType>Report</b:SourceType>
    <b:Guid>{F9A2F2B3-4DBB-C54E-A9E3-C1C0509FAA40}</b:Guid>
    <b:Author>
      <b:Author>
        <b:NameList>
          <b:Person>
            <b:Last>TORRES</b:Last>
            <b:First>Jackson</b:First>
            <b:Middle>da Silva.</b:Middle>
          </b:Person>
        </b:NameList>
      </b:Author>
    </b:Author>
    <b:Year>2016</b:Year>
    <b:Title>Sistema tributário brasileiro: os efeitos da tributação no crescimento e  desenvolvimento econômico – 1995 a 2015 </b:Title>
    <b:Institution>Universidade Federal de Roraima</b:Institution>
    <b:Publisher>UFRR</b:Publisher>
    <b:RefOrder>34</b:RefOrder>
  </b:Source>
  <b:Source>
    <b:Tag>SPI09</b:Tag>
    <b:SourceType>JournalArticle</b:SourceType>
    <b:Guid>{01CD02E5-6551-8D45-8D34-1D09A4250262}</b:Guid>
    <b:Title>Micro cadeias produtivas e a nanoeconomia: repensando o trabalho decente.</b:Title>
    <b:Year>2009</b:Year>
    <b:Pages>227-241</b:Pages>
    <b:Author>
      <b:Author>
        <b:NameList>
          <b:Person>
            <b:Last>SPINK</b:Last>
            <b:Middle>Kevin</b:Middle>
            <b:First>Peter</b:First>
          </b:Person>
        </b:NameList>
      </b:Author>
    </b:Author>
    <b:JournalName>Cadernos de Psicologia Social do Trabalho</b:JournalName>
    <b:Volume>12</b:Volume>
    <b:Issue>2</b:Issue>
    <b:RefOrder>35</b:RefOrder>
  </b:Source>
  <b:Source>
    <b:Tag>ODA01</b:Tag>
    <b:SourceType>JournalArticle</b:SourceType>
    <b:Guid>{1FCAAB66-B014-934A-A5FC-E05C7073663F}</b:Guid>
    <b:Title>Biotecnologia no Brasil. Aceitabilidade pública e desenvolvimento econômico</b:Title>
    <b:JournalName>PARCERIAS ESTRATÉGICAS</b:JournalName>
    <b:Year>2001</b:Year>
    <b:Issue>10</b:Issue>
    <b:Pages>162-173</b:Pages>
    <b:Author>
      <b:Author>
        <b:NameList>
          <b:Person>
            <b:Last>ODA</b:Last>
            <b:Middle>Macedo</b:Middle>
            <b:First>Leila</b:First>
          </b:Person>
          <b:Person>
            <b:Last>SOARES</b:Last>
            <b:Middle>E.C.</b:Middle>
            <b:First>Bernardo</b:First>
          </b:Person>
        </b:NameList>
      </b:Author>
    </b:Author>
    <b:RefOrder>36</b:RefOrder>
  </b:Source>
  <b:Source>
    <b:Tag>CON00</b:Tag>
    <b:SourceType>JournalArticle</b:SourceType>
    <b:Guid>{C883CFC6-A8A5-A644-969B-73D425FC4EAE}</b:Guid>
    <b:Title>A centralidade do conceito de inovação tecnológica no proceso de mudança estrutural.</b:Title>
    <b:City>Porto Alegre</b:City>
    <b:Year>2000</b:Year>
    <b:Volume>21</b:Volume>
    <b:Pages>58-76</b:Pages>
    <b:Author>
      <b:Author>
        <b:NameList>
          <b:Person>
            <b:Last>CONCEIÇÃO</b:Last>
            <b:First>Octavio</b:First>
            <b:Middle>A.C.</b:Middle>
          </b:Person>
        </b:NameList>
      </b:Author>
    </b:Author>
    <b:JournalName>Ensaios FEE</b:JournalName>
    <b:Issue>2</b:Issue>
    <b:RefOrder>23</b:RefOrder>
  </b:Source>
  <b:Source>
    <b:Tag>NER13</b:Tag>
    <b:SourceType>BookSection</b:SourceType>
    <b:Guid>{EF87122D-B29A-144E-B0D3-198E91656DD3}</b:Guid>
    <b:Author>
      <b:Author>
        <b:NameList>
          <b:Person>
            <b:Last>NERI</b:Last>
            <b:First>Marcelo</b:First>
            <b:Middle>Côrtes.</b:Middle>
          </b:Person>
        </b:NameList>
      </b:Author>
      <b:Editor>
        <b:NameList>
          <b:Person>
            <b:Last>IPEA</b:Last>
          </b:Person>
        </b:NameList>
      </b:Editor>
    </b:Author>
    <b:Title>Apresentação</b:Title>
    <b:Publisher>IPEA</b:Publisher>
    <b:City>Rio de Janeiro </b:City>
    <b:Year>2013</b:Year>
    <b:Pages>240</b:Pages>
    <b:BookTitle>Propriedade intelectual e aspectos regulatórios em biotecnologia. </b:BookTitle>
    <b:RefOrder>28</b:RefOrder>
  </b:Source>
  <b:Source>
    <b:Tag>ZUC13</b:Tag>
    <b:SourceType>Book</b:SourceType>
    <b:Guid>{3007C2F6-E32A-1945-B139-2BD01F46557C}</b:Guid>
    <b:Title>Propriedade intelectual e aspectos regulatórios em biotecnologia.</b:Title>
    <b:City>Rio de Janeiro</b:City>
    <b:Publisher>IPEA</b:Publisher>
    <b:Year>2013</b:Year>
    <b:Pages>240</b:Pages>
    <b:Author>
      <b:Author>
        <b:NameList>
          <b:Person>
            <b:Last>ZUCOLOTO</b:Last>
            <b:First>Graziela</b:First>
            <b:Middle>Ferrero</b:Middle>
          </b:Person>
          <b:Person>
            <b:Last>FREITAS</b:Last>
            <b:First>Rogério</b:First>
            <b:Middle>Edivaldo</b:Middle>
          </b:Person>
        </b:NameList>
      </b:Author>
    </b:Author>
    <b:RefOrder>9</b:RefOrder>
  </b:Source>
  <b:Source>
    <b:Tag>BRA88</b:Tag>
    <b:SourceType>Book</b:SourceType>
    <b:Guid>{5EDAED57-9CD9-584A-A183-AC087EB95E2A}</b:Guid>
    <b:Author>
      <b:Author>
        <b:NameList>
          <b:Person>
            <b:Last>BRASIL</b:Last>
            <b:First>Constituição</b:First>
            <b:Middle>Federal do. 1988</b:Middle>
          </b:Person>
        </b:NameList>
      </b:Author>
    </b:Author>
    <b:Year>1988</b:Year>
    <b:RefOrder>37</b:RefOrder>
  </b:Source>
  <b:Source>
    <b:Tag>HIR02</b:Tag>
    <b:SourceType>Book</b:SourceType>
    <b:Guid>{F97EC6FE-B027-AA46-AB9E-17E840BDF74E}</b:Guid>
    <b:Title>Manual de Biossegurança </b:Title>
    <b:City>Barueri</b:City>
    <b:Publisher>Manole</b:Publisher>
    <b:Year>2002</b:Year>
    <b:Author>
      <b:Author>
        <b:NameList>
          <b:Person>
            <b:Last>HIRATA</b:Last>
            <b:Middle>Hiroiki</b:Middle>
            <b:First>Mario</b:First>
          </b:Person>
          <b:Person>
            <b:Last>FILHO</b:Last>
            <b:Middle>Mancini</b:Middle>
            <b:First>Jorge</b:First>
          </b:Person>
        </b:NameList>
      </b:Author>
    </b:Author>
    <b:RefOrder>10</b:RefOrder>
  </b:Source>
  <b:Source>
    <b:Tag>SIL04</b:Tag>
    <b:SourceType>Book</b:SourceType>
    <b:Guid>{BC56627D-7FAE-DA47-AB1E-A780AD23312E}</b:Guid>
    <b:Title>Biotecnologia e recursos genéticos: desafios e oportunidades para o Brasil</b:Title>
    <b:City>Campinas</b:City>
    <b:Publisher>Instituto de Economia/INEP</b:Publisher>
    <b:Year>2004</b:Year>
    <b:Pages>412</b:Pages>
    <b:Author>
      <b:Author>
        <b:NameList>
          <b:Person>
            <b:Last>SILVEIRA</b:Last>
            <b:First>José</b:First>
            <b:Middle>Maria F.J. da</b:Middle>
          </b:Person>
          <b:Person>
            <b:Last>POZ</b:Last>
            <b:First>Maria</b:First>
            <b:Middle>Ester Dal</b:Middle>
          </b:Person>
          <b:Person>
            <b:Last>ASSAD</b:Last>
            <b:First>Ana</b:First>
            <b:Middle>D.</b:Middle>
          </b:Person>
        </b:NameList>
      </b:Author>
    </b:Author>
    <b:RefOrder>8</b:RefOrder>
  </b:Source>
  <b:Source>
    <b:Tag>SIL041</b:Tag>
    <b:SourceType>BookSection</b:SourceType>
    <b:Guid>{C3E4F681-7A88-5F4C-8C99-6CB725FE2FE8}</b:Guid>
    <b:Title>Capítulo 1: Um panorama da Biotecnologia Moderna</b:Title>
    <b:City>Campinas</b:City>
    <b:Publisher>Instituto de Economia/FINEP</b:Publisher>
    <b:Year>2004</b:Year>
    <b:Pages>412</b:Pages>
    <b:Author>
      <b:Author>
        <b:NameList>
          <b:Person>
            <b:Last>SILVEIRA</b:Last>
            <b:Middle>Maria F. J.</b:Middle>
            <b:First>José</b:First>
          </b:Person>
          <b:Person>
            <b:Last>BORGES</b:Last>
            <b:Middle>de Carvalho</b:Middle>
            <b:First>Izaias </b:First>
          </b:Person>
        </b:NameList>
      </b:Author>
    </b:Author>
    <b:BookTitle>Biotecnologia e recursos genéticos: desafios e oportunidades para o Brasil</b:BookTitle>
    <b:RefOrder>7</b:RefOrder>
  </b:Source>
  <b:Source>
    <b:Tag>ASS04</b:Tag>
    <b:SourceType>BookSection</b:SourceType>
    <b:Guid>{7B5A0BA7-466B-B341-AF8F-A70C7B83F789}</b:Guid>
    <b:Title>Biotecnologia no Brasil – Recentes esforços </b:Title>
    <b:City>Campinas</b:City>
    <b:Publisher>Instituto de Economia/FINEP</b:Publisher>
    <b:Year>2004</b:Year>
    <b:Pages>412</b:Pages>
    <b:BookTitle>Biotecnolgia e recursos genéticos</b:BookTitle>
    <b:Author>
      <b:Author>
        <b:NameList>
          <b:Person>
            <b:Last>ASSAD</b:Last>
            <b:First>Ana</b:First>
            <b:Middle>Lúcia D.</b:Middle>
          </b:Person>
          <b:Person>
            <b:Last>AUCELIO</b:Last>
            <b:First>José</b:First>
            <b:Middle>Gilberto</b:Middle>
          </b:Person>
        </b:NameList>
      </b:Author>
      <b:Editor>
        <b:NameList>
          <b:Person>
            <b:Last>FINEP</b:Last>
          </b:Person>
        </b:NameList>
      </b:Editor>
    </b:Author>
    <b:RefOrder>38</b:RefOrder>
  </b:Source>
  <b:Source>
    <b:Tag>CAN04</b:Tag>
    <b:SourceType>BookSection</b:SourceType>
    <b:Guid>{ED6E3AC3-32E8-EE4C-BEDC-23BB7EDBB073}</b:Guid>
    <b:Title>Recusos microbiológicos para biotecnologia</b:Title>
    <b:BookTitle>Biotecnologia e recursos genéticos: desafios e oportunidades para o Brasil </b:BookTitle>
    <b:Publisher>Instituto de Economia/FINEP</b:Publisher>
    <b:Year>2004</b:Year>
    <b:Author>
      <b:Author>
        <b:NameList>
          <b:Person>
            <b:Last>CANHOS</b:Last>
            <b:Middle>Perez</b:Middle>
            <b:First>Wanderley</b:First>
          </b:Person>
          <b:Person>
            <b:Last>MANFIO</b:Last>
            <b:Middle>Paulo</b:Middle>
            <b:First>Gilson</b:First>
          </b:Person>
        </b:NameList>
      </b:Author>
    </b:Author>
    <b:RefOrder>6</b:RefOrder>
  </b:Source>
  <b:Source>
    <b:Tag>POZ</b:Tag>
    <b:SourceType>BookSection</b:SourceType>
    <b:Guid>{C8988620-3443-2C41-9BEE-85D07B9CF051}</b:Guid>
    <b:Title>Direitos de Propriedade Intelectual em Biotecnologia: um processo em construção</b:Title>
    <b:BookTitle>Biotecnolgia e recursos genéticos: desafios e oportunidade para o Brasil</b:BookTitle>
    <b:Author>
      <b:BookAuthor>
        <b:NameList>
          <b:Person>
            <b:Last>SILVEIRA</b:Last>
            <b:Middle>F. J. da</b:Middle>
            <b:First>Jose Maria</b:First>
          </b:Person>
        </b:NameList>
      </b:BookAuthor>
      <b:Author>
        <b:NameList>
          <b:Person>
            <b:Last>POZ</b:Last>
            <b:Middle>Dal</b:Middle>
            <b:First>Maria Ester</b:First>
          </b:Person>
          <b:Person>
            <b:Last>SILVEIRA</b:Last>
            <b:Middle>F.J da</b:Middle>
            <b:First>Jose Maria </b:First>
          </b:Person>
          <b:Person>
            <b:Last>FONSECA</b:Last>
            <b:Middle>da Graca D.</b:Middle>
            <b:First>Maria</b:First>
          </b:Person>
        </b:NameList>
      </b:Author>
    </b:Author>
    <b:City>Campinas</b:City>
    <b:Publisher>Instituto de Economia/FINEP </b:Publisher>
    <b:Year>2004</b:Year>
    <b:RefOrder>25</b:RefOrder>
  </b:Source>
  <b:Source>
    <b:Tag>MOR</b:Tag>
    <b:SourceType>ConferenceProceedings</b:SourceType>
    <b:Guid>{00FD20F4-65CC-3148-BD52-A3FEDDF921F8}</b:Guid>
    <b:Title>Inovações tecnológicas no sistema de embalagens da indústria de alimentos</b:Title>
    <b:Author>
      <b:Author>
        <b:NameList>
          <b:Person>
            <b:Last>MORAES</b:Last>
            <b:Middle>Colombo de</b:Middle>
            <b:First>Camila</b:First>
          </b:Person>
          <b:Person>
            <b:Last>JUNIOR</b:Last>
            <b:Middle>Alcides Gobbo</b:Middle>
            <b:First>José</b:First>
          </b:Person>
        </b:NameList>
      </b:Author>
    </b:Author>
    <b:ConferenceName>VIII Encontro de Engenharia Agroambiental</b:ConferenceName>
    <b:RefOrder>39</b:RefOrder>
  </b:Source>
  <b:Source>
    <b:Tag>OLI</b:Tag>
    <b:SourceType>ArticleInAPeriodical</b:SourceType>
    <b:Guid>{843E4CB8-ACCE-6240-A217-9D11BF29965B}</b:Guid>
    <b:Author>
      <b:Author>
        <b:NameList>
          <b:Person>
            <b:Last>OLIVEIRA</b:Last>
            <b:Middle>Alves de</b:Middle>
            <b:First>Saulo</b:First>
          </b:Person>
        </b:NameList>
      </b:Author>
    </b:Author>
    <b:Title>Dextrana: revisão sobre uso e possíveis aplicações industriais  </b:Title>
    <b:Publisher>UNIVERSIDADE ESTADUAL PAULISTA “JÚLIO DE MESQUITA FILHO”</b:Publisher>
    <b:City>Rio Claro</b:City>
    <b:Year>2013</b:Year>
    <b:RefOrder>40</b:RefOrder>
  </b:Source>
  <b:Source>
    <b:Tag>SAN14</b:Tag>
    <b:SourceType>ArticleInAPeriodical</b:SourceType>
    <b:Guid>{3AF6E135-2201-FB45-97A8-AAC64BC47CD2}</b:Guid>
    <b:Title>Produção de biopolímero por enterobacter sp. em condições associadas à utilização de resíduos gerados pela indústria petroquímica</b:Title>
    <b:Publisher>Universidade Federal da Bahia</b:Publisher>
    <b:City>Salvador</b:City>
    <b:Year>2014</b:Year>
    <b:Author>
      <b:Author>
        <b:NameList>
          <b:Person>
            <b:Last>SANTOS</b:Last>
            <b:Middle>Carvalho dos</b:Middle>
            <b:First>Sueli</b:First>
          </b:Person>
        </b:NameList>
      </b:Author>
    </b:Author>
    <b:RefOrder>41</b:RefOrder>
  </b:Source>
  <b:Source>
    <b:Tag>BER05</b:Tag>
    <b:SourceType>ArticleInAPeriodical</b:SourceType>
    <b:Guid>{48D42BE6-D6D0-5B4F-B6AB-7449FD8C3E5D}</b:Guid>
    <b:Title>Produção e caracterização de biopolímero sintetizado por sphingomonas capsulata</b:Title>
    <b:Publisher>Universidade Regional Integrada do Alto Uruguai e das Missões</b:Publisher>
    <b:Year>2005</b:Year>
    <b:Author>
      <b:Author>
        <b:NameList>
          <b:Person>
            <b:Last>BERWANGER</b:Last>
            <b:Middle>Luiza da Silva</b:Middle>
            <b:First>Ana</b:First>
          </b:Person>
        </b:NameList>
      </b:Author>
    </b:Author>
    <b:RefOrder>42</b:RefOrder>
  </b:Source>
  <b:Source>
    <b:Tag>ASS</b:Tag>
    <b:SourceType>ArticleInAPeriodical</b:SourceType>
    <b:Guid>{2BF59701-EE34-8344-AE5F-CBE7AF35594D}</b:Guid>
    <b:Title>Influência da aeração e agitação nas propriedades de gomas xantana produzidas por xanthomonas campestris mangiferaeindicae 2103 com glicerina residual do biodiesel: otimização e cinética do bioprocesso  </b:Title>
    <b:Author>
      <b:Author>
        <b:NameList>
          <b:Person>
            <b:Last>ASSIS</b:Last>
            <b:Middle>de Jusus</b:Middle>
            <b:First>Denilson</b:First>
          </b:Person>
        </b:NameList>
      </b:Author>
    </b:Author>
    <b:Publisher>UNIVERSIDADE FEDERAL DA BAHIA</b:Publisher>
    <b:Year>2013</b:Year>
    <b:RefOrder>43</b:RefOrder>
  </b:Source>
  <b:Source>
    <b:Tag>MAR</b:Tag>
    <b:SourceType>ArticleInAPeriodical</b:SourceType>
    <b:Guid>{4ABF0E98-945C-0B47-8BAC-01D532B2C8E0}</b:Guid>
    <b:Author>
      <b:Author>
        <b:NameList>
          <b:Person>
            <b:Last>MARTINS</b:Last>
            <b:Middle>Guimarães</b:Middle>
            <b:First>Roberta</b:First>
          </b:Person>
        </b:NameList>
      </b:Author>
    </b:Author>
    <b:Title>Síntese, extração e caracterização de biopolímeros de origem microalgal para desenvolvimento de nanofibras  </b:Title>
    <b:PeriodicalTitle>UNIVERSIDADE FEDERAL DO RIO GRANDE</b:PeriodicalTitle>
    <b:City>Rio Grande</b:City>
    <b:Year>2014</b:Year>
    <b:RefOrder>44</b:RefOrder>
  </b:Source>
  <b:Source>
    <b:Tag>HOB</b:Tag>
    <b:SourceType>Book</b:SourceType>
    <b:Guid>{350A02B5-5F3A-6646-84A0-9B0C90C0A662}</b:Guid>
    <b:Title>Era das Revoluções</b:Title>
    <b:Author>
      <b:Author>
        <b:NameList>
          <b:Person>
            <b:Last>HOBSBAWM</b:Last>
            <b:First>Eric</b:First>
            <b:Middle>J. A</b:Middle>
          </b:Person>
        </b:NameList>
      </b:Author>
    </b:Author>
    <b:RefOrder>45</b:RefOrder>
  </b:Source>
  <b:Source>
    <b:Tag>MOR02</b:Tag>
    <b:SourceType>Misc</b:SourceType>
    <b:Guid>{4DC6A1DD-91D7-C44A-A697-D99BDC9E4743}</b:Guid>
    <b:Author>
      <b:Author>
        <b:NameList>
          <b:Person>
            <b:Last>MOREIRA</b:Last>
            <b:First>Nunes</b:First>
            <b:Middle>Ângela.</b:Middle>
          </b:Person>
        </b:NameList>
      </b:Author>
    </b:Author>
    <b:Title>M.S., Universidade Federal de Pelotas, março de 2002. Estudo da viabilidade de produção do biopolímero da bactéria Beijerinckia sp. 7070 via enzimática. Professora Orientadora: Claire Tondo Vendruscolo. Co- orientador: Francisco Augusto Burkert Del Pino.</b:Title>
    <b:Year>2002</b:Year>
    <b:Comments>Dissertação apresentada à Universidade Federal de Pelotas, para obtenção do Título de Mestre em Ciências</b:Comments>
    <b:RefOrder>11</b:RefOrder>
  </b:Source>
  <b:Source>
    <b:Tag>FRE88</b:Tag>
    <b:SourceType>Book</b:SourceType>
    <b:Guid>{12E22000-B9C9-CB46-A5E6-F6D2FB8464FA}</b:Guid>
    <b:Title>A economia da inovação industrial.</b:Title>
    <b:Year>2008</b:Year>
    <b:City>Campinas</b:City>
    <b:StateProvince>SP</b:StateProvince>
    <b:Publisher>Editora da Unicamp</b:Publisher>
    <b:Author>
      <b:Author>
        <b:NameList>
          <b:Person>
            <b:Last>FREEMAN</b:Last>
            <b:First>Christopher</b:First>
          </b:Person>
          <b:Person>
            <b:Last>SOETE</b:Last>
            <b:First>Luc</b:First>
          </b:Person>
        </b:NameList>
      </b:Author>
      <b:Translator>
        <b:NameList>
          <b:Person>
            <b:Last>Costa</b:Last>
            <b:First>André</b:First>
            <b:Middle>Luiz Sica de Campos e Janaina Olieveira Pamplona da</b:Middle>
          </b:Person>
        </b:NameList>
      </b:Translator>
    </b:Author>
    <b:RefOrder>2</b:RefOrder>
  </b:Source>
  <b:Source>
    <b:Tag>SAN08</b:Tag>
    <b:SourceType>Book</b:SourceType>
    <b:Guid>{423EF9EF-7208-A14F-9DCB-922D3B7EC0D1}</b:Guid>
    <b:Title>Dicionário de Economia do Século XXI</b:Title>
    <b:City>Rio de Janeiro</b:City>
    <b:Publisher>Record</b:Publisher>
    <b:Year>2008</b:Year>
    <b:Edition>4</b:Edition>
    <b:Author>
      <b:Author>
        <b:NameList>
          <b:Person>
            <b:Last>SANDRONI</b:Last>
            <b:First>Paulo</b:First>
          </b:Person>
        </b:NameList>
      </b:Author>
    </b:Author>
    <b:RefOrder>46</b:RefOrder>
  </b:Source>
  <b:Source>
    <b:Tag>LOP15</b:Tag>
    <b:SourceType>Book</b:SourceType>
    <b:Guid>{27C9C19B-7624-8B42-8F54-B5A9CD697756}</b:Guid>
    <b:Author>
      <b:Author>
        <b:NameList>
          <b:Person>
            <b:Last>LOPES</b:Last>
            <b:First>Luiz</b:First>
            <b:Middle>Martins</b:Middle>
          </b:Person>
          <b:Person>
            <b:Last>VASCONCELLOS</b:Last>
            <b:First>Antonio</b:First>
            <b:Middle>Sandoval.</b:Middle>
          </b:Person>
        </b:NameList>
      </b:Author>
    </b:Author>
    <b:Title>Manual de macroeconomia: nível básico e intermediário.</b:Title>
    <b:City>São Paulo</b:City>
    <b:Publisher>Atlas</b:Publisher>
    <b:Year>2015</b:Year>
    <b:Edition>3</b:Edition>
    <b:RefOrder>22</b:RefOrder>
  </b:Source>
  <b:Source>
    <b:Tag>GIA16</b:Tag>
    <b:SourceType>Book</b:SourceType>
    <b:Guid>{292D6AC0-9707-BD4F-9D05-B8287C5C097C}</b:Guid>
    <b:Title>Finanças públicas: teoria e prática no Brasil</b:Title>
    <b:City>Rio de Janeiro</b:City>
    <b:Publisher>Elsevier</b:Publisher>
    <b:Year>2016</b:Year>
    <b:Edition>5</b:Edition>
    <b:Author>
      <b:Author>
        <b:NameList>
          <b:Person>
            <b:Last>GIAMBIAGI</b:Last>
            <b:First>Fábio</b:First>
          </b:Person>
        </b:NameList>
      </b:Author>
    </b:Author>
    <b:RefOrder>24</b:RefOrder>
  </b:Source>
  <b:Source>
    <b:Tag>VAS11</b:Tag>
    <b:SourceType>Book</b:SourceType>
    <b:Guid>{D57EC092-261B-654B-8C02-1D8AD40B9240}</b:Guid>
    <b:Title>Manal de Microeconomia</b:Title>
    <b:City>São Paulo</b:City>
    <b:Publisher>Atlas</b:Publisher>
    <b:Year>2011</b:Year>
    <b:Edition>3</b:Edition>
    <b:Author>
      <b:Author>
        <b:NameList>
          <b:Person>
            <b:Last>VASCONCELLOS</b:Last>
            <b:Middle>Antonio Sandoval de</b:Middle>
            <b:First>Marcos</b:First>
          </b:Person>
        </b:NameList>
      </b:Author>
    </b:Author>
    <b:RefOrder>26</b:RefOrder>
  </b:Source>
  <b:Source>
    <b:Tag>SAY</b:Tag>
    <b:SourceType>InternetSite</b:SourceType>
    <b:Guid>{A70B7BA0-76AD-D044-B3DF-864D19DA283D}</b:Guid>
    <b:Title>Jean-Baptiste Say, 1767-1832.</b:Title>
    <b:URL>https://web.archive.org/web/20110723172215/http://www.newschool.edu/nssr/het/profiles/say.htm#</b:URL>
    <b:Author>
      <b:Author>
        <b:NameList>
          <b:Person>
            <b:Last>SAY</b:Last>
            <b:Middle>B.</b:Middle>
            <b:First>J.</b:First>
          </b:Person>
        </b:NameList>
      </b:Author>
    </b:Author>
    <b:Year>1803</b:Year>
    <b:YearAccessed>2020</b:YearAccessed>
    <b:MonthAccessed>04</b:MonthAccessed>
    <b:DayAccessed>24</b:DayAccessed>
    <b:RefOrder>27</b:RefOrder>
  </b:Source>
  <b:Source>
    <b:Tag>NEL05</b:Tag>
    <b:SourceType>Book</b:SourceType>
    <b:Guid>{DACCF939-9DA8-BB4A-A3F0-5C3075A8C0A7}</b:Guid>
    <b:Title>Uma teoria evolucionária da mudança econômica. tradutor: Claudia Heller. </b:Title>
    <b:City>Campinas</b:City>
    <b:Publisher>Editora da UNICAMP</b:Publisher>
    <b:Year>2005</b:Year>
    <b:Author>
      <b:Author>
        <b:NameList>
          <b:Person>
            <b:Last>NELSON</b:Last>
            <b:Middle>R</b:Middle>
            <b:First>Richard</b:First>
          </b:Person>
        </b:NameList>
      </b:Author>
    </b:Author>
    <b:RefOrder>3</b:RefOrder>
  </b:Source>
  <b:Source>
    <b:Tag>SCH85</b:Tag>
    <b:SourceType>Book</b:SourceType>
    <b:Guid>{1EA05EE3-5A48-9545-A44D-C82886663544}</b:Guid>
    <b:Title>Teoria do Desenvolvimento Econômico.</b:Title>
    <b:City>São Paulo</b:City>
    <b:Publisher>Nova Cultural</b:Publisher>
    <b:Year>1985</b:Year>
    <b:Author>
      <b:Author>
        <b:NameList>
          <b:Person>
            <b:Last>SCHUMPETER</b:Last>
            <b:Middle>A.</b:Middle>
            <b:First>J.</b:First>
          </b:Person>
        </b:NameList>
      </b:Author>
    </b:Author>
    <b:RefOrder>1</b:RefOrder>
  </b:Source>
  <b:Source>
    <b:Tag>Con</b:Tag>
    <b:SourceType>Book</b:SourceType>
    <b:Guid>{C0B8E2F1-3286-0446-BA92-C5C1F23FE3A7}</b:Guid>
    <b:Author>
      <b:Author>
        <b:NameList>
          <b:Person>
            <b:Last>CNI-HARVARD</b:Last>
          </b:Person>
        </b:NameList>
      </b:Author>
    </b:Author>
    <b:Title>Bioeconomia: uma agenda para o Brasil.</b:Title>
    <b:City>Brasília</b:City>
    <b:Publisher>CNI</b:Publisher>
    <b:Pages>40</b:Pages>
    <b:Year>2013</b:Year>
    <b:RefOrder>5</b:RefOrder>
  </b:Source>
  <b:Source>
    <b:Tag>SOU14</b:Tag>
    <b:SourceType>ArticleInAPeriodical</b:SourceType>
    <b:Guid>{23FFDE4C-D643-B94D-974A-70E0D1307BED}</b:Guid>
    <b:Title>Câmbio, Inovação E Crescimento Em Uma Abordagem Evolucionária - Pós-Keynesiana</b:Title>
    <b:PeriodicalTitle>Tese de Mestrado</b:PeriodicalTitle>
    <b:Publisher>UFMG</b:Publisher>
    <b:Year>2014</b:Year>
    <b:Author>
      <b:Author>
        <b:NameList>
          <b:Person>
            <b:Last>SOUTO</b:Last>
            <b:Middle>Cândido de</b:Middle>
            <b:First>Keynis</b:First>
          </b:Person>
        </b:NameList>
      </b:Author>
    </b:Author>
    <b:RefOrder>4</b:RefOrder>
  </b:Source>
  <b:Source>
    <b:Tag>AGN07</b:Tag>
    <b:SourceType>JournalArticle</b:SourceType>
    <b:Guid>{1727997F-E971-F64D-85B8-E79B3EA32895}</b:Guid>
    <b:Title>Panorama Setorial e Perspectivas na Área de Polímeros Biodegradáveis</b:Title>
    <b:Year>2007</b:Year>
    <b:Volume>17</b:Volume>
    <b:Pages>5-9</b:Pages>
    <b:JournalName>Polímeros: Ciência e Tecnologia</b:JournalName>
    <b:Issue>1</b:Issue>
    <b:Author>
      <b:Author>
        <b:NameList>
          <b:Person>
            <b:Last>AGNELLI</b:Last>
            <b:First>José</b:First>
            <b:Middle>Augusto M.</b:Middle>
          </b:Person>
          <b:Person>
            <b:Last>FARIA</b:Last>
            <b:First>Leandro</b:First>
            <b:Middle>I. L.</b:Middle>
          </b:Person>
        </b:NameList>
      </b:Author>
    </b:Author>
    <b:RefOrder>15</b:RefOrder>
  </b:Source>
  <b:Source>
    <b:Tag>WOL05</b:Tag>
    <b:SourceType>Report</b:SourceType>
    <b:Guid>{87FC4660-3AD2-884E-B1E3-189C7DC15836}</b:Guid>
    <b:Title>Techno-economic Feasibility of Large- scale Production of Bio-based Polymers in Europe</b:Title>
    <b:City>Servilla</b:City>
    <b:Publisher>European Commission /</b:Publisher>
    <b:Year>2005</b:Year>
    <b:Institution>Institute for Prospective Technological Studies</b:Institution>
    <b:Author>
      <b:Author>
        <b:Corporate>WOLF, Oliver</b:Corporate>
      </b:Author>
    </b:Author>
    <b:RefOrder>16</b:RefOrder>
  </b:Source>
</b:Sources>
</file>

<file path=customXml/itemProps1.xml><?xml version="1.0" encoding="utf-8"?>
<ds:datastoreItem xmlns:ds="http://schemas.openxmlformats.org/officeDocument/2006/customXml" ds:itemID="{CA974A37-70BF-AF49-982F-115E7CF03AA3}">
  <ds:schemaRefs>
    <ds:schemaRef ds:uri="http://schemas.openxmlformats.org/officeDocument/2006/bibliography"/>
  </ds:schemaRefs>
</ds:datastoreItem>
</file>

<file path=customXml/itemProps2.xml><?xml version="1.0" encoding="utf-8"?>
<ds:datastoreItem xmlns:ds="http://schemas.openxmlformats.org/officeDocument/2006/customXml" ds:itemID="{28A5E346-B4DE-F643-BB73-9E8C08EAD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65</Pages>
  <Words>18002</Words>
  <Characters>102618</Characters>
  <Application>Microsoft Macintosh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dc:creator>
  <cp:keywords/>
  <dc:description/>
  <cp:lastModifiedBy>Microsoft Office User</cp:lastModifiedBy>
  <cp:revision>304</cp:revision>
  <cp:lastPrinted>2016-09-01T21:42:00Z</cp:lastPrinted>
  <dcterms:created xsi:type="dcterms:W3CDTF">2020-07-09T13:00:00Z</dcterms:created>
  <dcterms:modified xsi:type="dcterms:W3CDTF">2020-08-22T19:44:00Z</dcterms:modified>
</cp:coreProperties>
</file>